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B98" w:rsidRPr="00242E3C" w:rsidRDefault="00734B98" w:rsidP="005F678D">
      <w:pPr>
        <w:pStyle w:val="SubttuloTesisEPG"/>
        <w:tabs>
          <w:tab w:val="left" w:pos="8503"/>
        </w:tabs>
        <w:ind w:left="340" w:right="-2" w:hanging="340"/>
      </w:pPr>
      <w:r w:rsidRPr="00242E3C">
        <w:rPr>
          <w:noProof/>
          <w:lang w:val="es-PE" w:eastAsia="es-PE"/>
        </w:rPr>
        <w:drawing>
          <wp:inline distT="0" distB="0" distL="0" distR="0" wp14:anchorId="00FB7289" wp14:editId="49659C8E">
            <wp:extent cx="1649321" cy="1620000"/>
            <wp:effectExtent l="0" t="0" r="8255" b="0"/>
            <wp:docPr id="5" name="Imagen 4" descr="LogoUPE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PE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9321" cy="1620000"/>
                    </a:xfrm>
                    <a:prstGeom prst="rect">
                      <a:avLst/>
                    </a:prstGeom>
                    <a:noFill/>
                    <a:ln>
                      <a:noFill/>
                    </a:ln>
                  </pic:spPr>
                </pic:pic>
              </a:graphicData>
            </a:graphic>
          </wp:inline>
        </w:drawing>
      </w:r>
    </w:p>
    <w:p w:rsidR="00734B98" w:rsidRPr="00242E3C" w:rsidRDefault="00734B98" w:rsidP="00E720DA">
      <w:pPr>
        <w:pStyle w:val="SubttuloTesisEPG"/>
        <w:tabs>
          <w:tab w:val="clear" w:pos="340"/>
          <w:tab w:val="clear" w:pos="680"/>
          <w:tab w:val="clear" w:pos="1021"/>
          <w:tab w:val="clear" w:pos="1361"/>
        </w:tabs>
        <w:ind w:right="-2"/>
        <w:rPr>
          <w:noProof/>
        </w:rPr>
      </w:pPr>
    </w:p>
    <w:p w:rsidR="00734B98" w:rsidRPr="00242E3C" w:rsidRDefault="00734B98" w:rsidP="002C5914">
      <w:pPr>
        <w:pStyle w:val="SubttuloTesisEPG"/>
        <w:tabs>
          <w:tab w:val="clear" w:pos="340"/>
          <w:tab w:val="clear" w:pos="680"/>
          <w:tab w:val="clear" w:pos="1021"/>
          <w:tab w:val="clear" w:pos="1361"/>
        </w:tabs>
        <w:ind w:right="-2"/>
        <w:rPr>
          <w:noProof/>
        </w:rPr>
      </w:pPr>
    </w:p>
    <w:p w:rsidR="00734B98" w:rsidRPr="00242E3C" w:rsidRDefault="00734B98" w:rsidP="00582BAE">
      <w:pPr>
        <w:pStyle w:val="TtuloTesisEPG"/>
        <w:tabs>
          <w:tab w:val="left" w:pos="0"/>
        </w:tabs>
        <w:ind w:right="-2"/>
        <w:outlineLvl w:val="0"/>
        <w:rPr>
          <w:lang w:val="en-US"/>
        </w:rPr>
      </w:pPr>
      <w:r w:rsidRPr="00242E3C">
        <w:rPr>
          <w:lang w:val="en-US"/>
        </w:rPr>
        <w:t xml:space="preserve">“PLAN ESTRATÉGICO DE STARKEY </w:t>
      </w:r>
    </w:p>
    <w:p w:rsidR="00734B98" w:rsidRPr="00242E3C" w:rsidRDefault="00734B98" w:rsidP="00582BAE">
      <w:pPr>
        <w:pStyle w:val="TtuloTesisEPG"/>
        <w:tabs>
          <w:tab w:val="clear" w:pos="340"/>
          <w:tab w:val="clear" w:pos="680"/>
          <w:tab w:val="clear" w:pos="1021"/>
          <w:tab w:val="clear" w:pos="1361"/>
          <w:tab w:val="left" w:pos="0"/>
        </w:tabs>
        <w:ind w:right="-2"/>
        <w:outlineLvl w:val="0"/>
        <w:rPr>
          <w:lang w:val="en-US"/>
        </w:rPr>
      </w:pPr>
      <w:r w:rsidRPr="00242E3C">
        <w:rPr>
          <w:lang w:val="en-US"/>
        </w:rPr>
        <w:t>HEARING TECHNOLOGIES – PERÚ”</w:t>
      </w:r>
    </w:p>
    <w:p w:rsidR="00734B98" w:rsidRPr="00242E3C" w:rsidRDefault="00734B98" w:rsidP="00734B98">
      <w:pPr>
        <w:pStyle w:val="SubttuloTesisEPG"/>
        <w:ind w:right="-2"/>
        <w:rPr>
          <w:noProof/>
          <w:lang w:val="en-US"/>
        </w:rPr>
      </w:pPr>
    </w:p>
    <w:p w:rsidR="00734B98" w:rsidRPr="00242E3C" w:rsidRDefault="00734B98" w:rsidP="00734B98">
      <w:pPr>
        <w:pStyle w:val="SubttuloTesisEPG"/>
        <w:ind w:right="-2"/>
        <w:rPr>
          <w:noProof/>
          <w:lang w:val="en-US"/>
        </w:rPr>
      </w:pPr>
    </w:p>
    <w:p w:rsidR="00734B98" w:rsidRPr="00242E3C" w:rsidRDefault="00734B98" w:rsidP="002C5914">
      <w:pPr>
        <w:pStyle w:val="SubttuloTesisEPG"/>
        <w:tabs>
          <w:tab w:val="clear" w:pos="340"/>
          <w:tab w:val="clear" w:pos="680"/>
          <w:tab w:val="clear" w:pos="1021"/>
          <w:tab w:val="clear" w:pos="1361"/>
        </w:tabs>
        <w:ind w:right="-2"/>
        <w:rPr>
          <w:noProof/>
          <w:lang w:val="en-US"/>
        </w:rPr>
      </w:pPr>
    </w:p>
    <w:p w:rsidR="00734B98" w:rsidRPr="00242E3C" w:rsidRDefault="00734B98" w:rsidP="00734B98">
      <w:pPr>
        <w:pStyle w:val="SubttuloTesisEPG"/>
        <w:tabs>
          <w:tab w:val="clear" w:pos="340"/>
          <w:tab w:val="clear" w:pos="680"/>
          <w:tab w:val="clear" w:pos="1021"/>
          <w:tab w:val="clear" w:pos="1361"/>
          <w:tab w:val="left" w:pos="0"/>
        </w:tabs>
        <w:ind w:right="-2"/>
      </w:pPr>
      <w:r w:rsidRPr="00242E3C">
        <w:t>Trabajo de Investigación presentado</w:t>
      </w:r>
      <w:r w:rsidRPr="00242E3C">
        <w:br/>
        <w:t>para optar al Grado Académico de</w:t>
      </w:r>
      <w:r w:rsidRPr="00242E3C">
        <w:br/>
        <w:t>Magíster en Administración</w:t>
      </w: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582BAE">
      <w:pPr>
        <w:pStyle w:val="SubttuloTesisEPG"/>
        <w:ind w:right="-2"/>
        <w:outlineLvl w:val="0"/>
        <w:rPr>
          <w:lang w:val="pt-BR"/>
        </w:rPr>
      </w:pPr>
      <w:r w:rsidRPr="00242E3C">
        <w:rPr>
          <w:lang w:val="pt-BR"/>
        </w:rPr>
        <w:t>Presentado por</w:t>
      </w:r>
    </w:p>
    <w:p w:rsidR="00734B98" w:rsidRPr="00242E3C" w:rsidRDefault="00734B98" w:rsidP="00734B98">
      <w:pPr>
        <w:pStyle w:val="SubttuloTesisEPG"/>
        <w:ind w:right="-2"/>
        <w:jc w:val="left"/>
        <w:rPr>
          <w:lang w:val="pt-BR"/>
        </w:rPr>
      </w:pPr>
    </w:p>
    <w:p w:rsidR="00734B98" w:rsidRPr="00242E3C" w:rsidRDefault="00734B98" w:rsidP="00582BAE">
      <w:pPr>
        <w:pStyle w:val="SubttuloTesisEPG"/>
        <w:ind w:right="-2"/>
        <w:outlineLvl w:val="0"/>
        <w:rPr>
          <w:lang w:val="pt-BR"/>
        </w:rPr>
      </w:pPr>
      <w:r w:rsidRPr="00242E3C">
        <w:rPr>
          <w:lang w:val="pt-BR"/>
        </w:rPr>
        <w:t>Sr. Daniel Geray Montjoy Pita</w:t>
      </w:r>
    </w:p>
    <w:p w:rsidR="00734B98" w:rsidRPr="00242E3C" w:rsidRDefault="00734B98" w:rsidP="00734B98">
      <w:pPr>
        <w:pStyle w:val="SubttuloTesisEPG"/>
        <w:ind w:right="-2"/>
        <w:rPr>
          <w:lang w:val="pt-BR"/>
        </w:rPr>
      </w:pPr>
      <w:r w:rsidRPr="00242E3C">
        <w:rPr>
          <w:lang w:val="pt-BR"/>
        </w:rPr>
        <w:t xml:space="preserve">Sra. </w:t>
      </w:r>
      <w:proofErr w:type="spellStart"/>
      <w:r w:rsidRPr="00242E3C">
        <w:rPr>
          <w:lang w:val="pt-BR"/>
        </w:rPr>
        <w:t>Mar</w:t>
      </w:r>
      <w:r w:rsidR="00973E9F" w:rsidRPr="00242E3C">
        <w:rPr>
          <w:lang w:val="pt-BR"/>
        </w:rPr>
        <w:t>í</w:t>
      </w:r>
      <w:r w:rsidRPr="00242E3C">
        <w:rPr>
          <w:lang w:val="pt-BR"/>
        </w:rPr>
        <w:t>a</w:t>
      </w:r>
      <w:proofErr w:type="spellEnd"/>
      <w:r w:rsidRPr="00242E3C">
        <w:rPr>
          <w:lang w:val="pt-BR"/>
        </w:rPr>
        <w:t xml:space="preserve"> </w:t>
      </w:r>
      <w:proofErr w:type="spellStart"/>
      <w:r w:rsidRPr="00242E3C">
        <w:rPr>
          <w:lang w:val="pt-BR"/>
        </w:rPr>
        <w:t>Gracia</w:t>
      </w:r>
      <w:proofErr w:type="spellEnd"/>
      <w:r w:rsidRPr="00242E3C">
        <w:rPr>
          <w:lang w:val="pt-BR"/>
        </w:rPr>
        <w:t xml:space="preserve"> </w:t>
      </w:r>
      <w:proofErr w:type="spellStart"/>
      <w:r w:rsidRPr="00242E3C">
        <w:rPr>
          <w:lang w:val="pt-BR"/>
        </w:rPr>
        <w:t>Panduro</w:t>
      </w:r>
      <w:proofErr w:type="spellEnd"/>
      <w:r w:rsidRPr="00242E3C">
        <w:rPr>
          <w:lang w:val="pt-BR"/>
        </w:rPr>
        <w:t xml:space="preserve"> </w:t>
      </w:r>
      <w:proofErr w:type="spellStart"/>
      <w:r w:rsidRPr="00242E3C">
        <w:rPr>
          <w:lang w:val="pt-BR"/>
        </w:rPr>
        <w:t>Temple</w:t>
      </w:r>
      <w:proofErr w:type="spellEnd"/>
    </w:p>
    <w:p w:rsidR="00734B98" w:rsidRPr="00242E3C" w:rsidRDefault="00734B98" w:rsidP="00734B98">
      <w:pPr>
        <w:pStyle w:val="SubttuloTesisEPG"/>
        <w:ind w:right="-2"/>
        <w:rPr>
          <w:lang w:val="pt-BR"/>
        </w:rPr>
      </w:pPr>
      <w:r w:rsidRPr="00242E3C">
        <w:rPr>
          <w:lang w:val="pt-BR"/>
        </w:rPr>
        <w:t>Sr. Javier Alexander Zegarra Beltrán</w:t>
      </w:r>
    </w:p>
    <w:p w:rsidR="00734B98" w:rsidRPr="00242E3C" w:rsidRDefault="00734B98" w:rsidP="00734B98">
      <w:pPr>
        <w:pStyle w:val="SubttuloTesisEPG"/>
        <w:ind w:right="-2"/>
        <w:rPr>
          <w:noProof/>
          <w:lang w:val="pt-BR"/>
        </w:rPr>
      </w:pPr>
    </w:p>
    <w:p w:rsidR="00734B98" w:rsidRPr="00242E3C" w:rsidRDefault="00734B98" w:rsidP="00734B98">
      <w:pPr>
        <w:pStyle w:val="SubttuloTesisEPG"/>
        <w:ind w:right="-2"/>
        <w:rPr>
          <w:noProof/>
          <w:lang w:val="pt-BR"/>
        </w:rPr>
      </w:pPr>
    </w:p>
    <w:p w:rsidR="00734B98" w:rsidRPr="00242E3C" w:rsidRDefault="00734B98" w:rsidP="00582BAE">
      <w:pPr>
        <w:pStyle w:val="SubttuloTesisEPG"/>
        <w:tabs>
          <w:tab w:val="left" w:pos="8503"/>
        </w:tabs>
        <w:ind w:right="-2"/>
        <w:outlineLvl w:val="0"/>
        <w:rPr>
          <w:noProof/>
          <w:lang w:val="pt-BR"/>
        </w:rPr>
      </w:pPr>
      <w:r w:rsidRPr="00242E3C">
        <w:rPr>
          <w:noProof/>
          <w:lang w:val="pt-BR"/>
        </w:rPr>
        <w:t>Asesor: Profesor</w:t>
      </w:r>
      <w:r w:rsidRPr="00242E3C">
        <w:t xml:space="preserve"> </w:t>
      </w:r>
      <w:r w:rsidRPr="00242E3C">
        <w:rPr>
          <w:noProof/>
          <w:lang w:val="pt-BR"/>
        </w:rPr>
        <w:t>Oscar de Azambuja Donayre</w:t>
      </w:r>
    </w:p>
    <w:p w:rsidR="00734B98" w:rsidRPr="00242E3C" w:rsidRDefault="00734B98" w:rsidP="00734B98">
      <w:pPr>
        <w:pStyle w:val="SubttuloTesisEPG"/>
        <w:ind w:right="-2"/>
        <w:rPr>
          <w:lang w:val="pt-BR"/>
        </w:rPr>
      </w:pPr>
    </w:p>
    <w:p w:rsidR="00734B98" w:rsidRPr="00242E3C" w:rsidRDefault="00734B98" w:rsidP="00734B98">
      <w:pPr>
        <w:pStyle w:val="SubttuloTesisEPG"/>
        <w:ind w:right="-2"/>
        <w:rPr>
          <w:lang w:val="pt-BR"/>
        </w:rPr>
      </w:pPr>
    </w:p>
    <w:p w:rsidR="00734B98" w:rsidRPr="00242E3C" w:rsidRDefault="00734B98" w:rsidP="00734B98">
      <w:pPr>
        <w:pStyle w:val="SubttuloTesisEPG"/>
        <w:ind w:right="-2"/>
      </w:pPr>
      <w:r w:rsidRPr="00242E3C">
        <w:t>2017</w:t>
      </w:r>
    </w:p>
    <w:p w:rsidR="00267C82" w:rsidRPr="00242E3C" w:rsidRDefault="00267C82" w:rsidP="00267C82">
      <w:pPr>
        <w:jc w:val="center"/>
      </w:pPr>
    </w:p>
    <w:p w:rsidR="00A36EDA" w:rsidRPr="00242E3C" w:rsidRDefault="00A36EDA" w:rsidP="00A36EDA">
      <w:pPr>
        <w:rPr>
          <w:lang w:eastAsia="en-US"/>
        </w:rPr>
      </w:pPr>
    </w:p>
    <w:p w:rsidR="00BE14DB" w:rsidRPr="00242E3C" w:rsidRDefault="00BE14DB" w:rsidP="00A36EDA">
      <w:pPr>
        <w:rPr>
          <w:lang w:eastAsia="en-US"/>
        </w:rPr>
        <w:sectPr w:rsidR="00BE14DB" w:rsidRPr="00242E3C" w:rsidSect="002540C0">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644" w:left="1985" w:header="708" w:footer="708" w:gutter="0"/>
          <w:pgNumType w:fmt="lowerRoman" w:start="1"/>
          <w:cols w:space="708"/>
          <w:titlePg/>
          <w:docGrid w:linePitch="360"/>
        </w:sectPr>
      </w:pPr>
    </w:p>
    <w:p w:rsidR="00BE14DB" w:rsidRPr="00242E3C" w:rsidRDefault="00BE14DB"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73209D" w:rsidRPr="00242E3C" w:rsidRDefault="0073209D"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209D" w:rsidRPr="00242E3C" w:rsidRDefault="0073209D" w:rsidP="0073209D">
      <w:pPr>
        <w:ind w:left="3969"/>
        <w:jc w:val="left"/>
        <w:rPr>
          <w:lang w:eastAsia="en-US"/>
        </w:rPr>
      </w:pPr>
      <w:r w:rsidRPr="00242E3C">
        <w:rPr>
          <w:lang w:eastAsia="en-US"/>
        </w:rPr>
        <w:t xml:space="preserve">A Dios, mi esposa Ana y mi hija Marina por su infinito amor que me da la fuerza para cumplir nuestros objetivos. </w:t>
      </w:r>
    </w:p>
    <w:p w:rsidR="00BE1D2B" w:rsidRPr="00242E3C" w:rsidRDefault="0073209D" w:rsidP="00582BAE">
      <w:pPr>
        <w:ind w:left="3969"/>
        <w:jc w:val="left"/>
        <w:outlineLvl w:val="0"/>
        <w:rPr>
          <w:b/>
          <w:lang w:eastAsia="en-US"/>
        </w:rPr>
      </w:pPr>
      <w:r w:rsidRPr="00242E3C">
        <w:rPr>
          <w:b/>
          <w:lang w:eastAsia="en-US"/>
        </w:rPr>
        <w:t>Daniel Geray Montjoy Pita</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mi esposo, Coqui, por su amor, comprensión y palabras de aliento que son mi soporte para alcanzar mis metas. A mis padres Virgilio y Anita por ser mi ejemplo y guía para ser una gran persona y profesional. A mi hija Valeria que hoy es la luz de mis ojos.</w:t>
      </w:r>
    </w:p>
    <w:p w:rsidR="00BE1D2B" w:rsidRPr="00242E3C" w:rsidRDefault="00F65FBB" w:rsidP="00582BAE">
      <w:pPr>
        <w:ind w:left="3969"/>
        <w:jc w:val="left"/>
        <w:outlineLvl w:val="0"/>
        <w:rPr>
          <w:b/>
          <w:lang w:eastAsia="en-US"/>
        </w:rPr>
      </w:pPr>
      <w:r w:rsidRPr="00242E3C">
        <w:rPr>
          <w:b/>
          <w:lang w:eastAsia="en-US"/>
        </w:rPr>
        <w:t>María</w:t>
      </w:r>
      <w:r w:rsidR="0073209D" w:rsidRPr="00242E3C">
        <w:rPr>
          <w:b/>
          <w:lang w:eastAsia="en-US"/>
        </w:rPr>
        <w:t xml:space="preserve"> Gracia Panduro Temple</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Vanessa, gracias a su infinito amor, comprensión y apoyo. A Marcelo y Salvador, mis hijos y la gran razón de mi vida.</w:t>
      </w:r>
    </w:p>
    <w:p w:rsidR="00734B98" w:rsidRPr="00242E3C" w:rsidRDefault="0073209D" w:rsidP="00582BAE">
      <w:pPr>
        <w:ind w:left="3969"/>
        <w:jc w:val="left"/>
        <w:outlineLvl w:val="0"/>
        <w:rPr>
          <w:b/>
          <w:lang w:eastAsia="en-US"/>
        </w:rPr>
      </w:pPr>
      <w:r w:rsidRPr="00242E3C">
        <w:rPr>
          <w:b/>
          <w:lang w:eastAsia="en-US"/>
        </w:rPr>
        <w:t>Javier Alexander Zegarra Beltrán</w:t>
      </w: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433D35" w:rsidRPr="00242E3C" w:rsidRDefault="00433D35"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A36EDA">
      <w:pPr>
        <w:rPr>
          <w:lang w:eastAsia="en-US"/>
        </w:rPr>
      </w:pPr>
      <w:r w:rsidRPr="00242E3C">
        <w:rPr>
          <w:lang w:eastAsia="en-US"/>
        </w:rPr>
        <w:br w:type="page"/>
      </w:r>
    </w:p>
    <w:p w:rsidR="00734B98" w:rsidRPr="00242E3C" w:rsidRDefault="00734B98" w:rsidP="00582BAE">
      <w:pPr>
        <w:jc w:val="center"/>
        <w:outlineLvl w:val="0"/>
        <w:rPr>
          <w:b/>
          <w:lang w:eastAsia="en-US"/>
        </w:rPr>
      </w:pPr>
      <w:r w:rsidRPr="00242E3C">
        <w:rPr>
          <w:b/>
          <w:lang w:eastAsia="en-US"/>
        </w:rPr>
        <w:lastRenderedPageBreak/>
        <w:t>Índice</w:t>
      </w:r>
    </w:p>
    <w:p w:rsidR="00734B98" w:rsidRPr="00242E3C" w:rsidRDefault="00734B98" w:rsidP="002B659E">
      <w:pPr>
        <w:tabs>
          <w:tab w:val="right" w:leader="dot" w:pos="8505"/>
        </w:tabs>
        <w:rPr>
          <w:b/>
          <w:lang w:eastAsia="en-US"/>
        </w:rPr>
      </w:pPr>
      <w:r w:rsidRPr="00242E3C">
        <w:rPr>
          <w:b/>
          <w:lang w:eastAsia="en-US"/>
        </w:rPr>
        <w:t>Índice de tablas</w:t>
      </w:r>
      <w:r w:rsidRPr="00242E3C">
        <w:rPr>
          <w:b/>
          <w:lang w:eastAsia="en-US"/>
        </w:rPr>
        <w:tab/>
      </w:r>
      <w:r w:rsidR="00433D35" w:rsidRPr="00242E3C">
        <w:rPr>
          <w:b/>
          <w:lang w:eastAsia="en-US"/>
        </w:rPr>
        <w:t>v</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gráficos</w:t>
      </w:r>
      <w:r w:rsidRPr="00242E3C">
        <w:rPr>
          <w:b/>
          <w:lang w:eastAsia="en-US"/>
        </w:rPr>
        <w:tab/>
      </w:r>
      <w:r w:rsidR="00433D35" w:rsidRPr="00242E3C">
        <w:rPr>
          <w:b/>
          <w:lang w:eastAsia="en-US"/>
        </w:rPr>
        <w:t>vii</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anexos</w:t>
      </w:r>
      <w:r w:rsidRPr="00242E3C">
        <w:rPr>
          <w:b/>
          <w:lang w:eastAsia="en-US"/>
        </w:rPr>
        <w:tab/>
      </w:r>
      <w:r w:rsidR="00AF110C" w:rsidRPr="00242E3C">
        <w:rPr>
          <w:b/>
          <w:lang w:eastAsia="en-US"/>
        </w:rPr>
        <w:t>ix</w:t>
      </w:r>
    </w:p>
    <w:p w:rsidR="00734B98" w:rsidRPr="00242E3C" w:rsidRDefault="00734B98" w:rsidP="00953BAC">
      <w:pPr>
        <w:tabs>
          <w:tab w:val="right" w:leader="dot" w:pos="8505"/>
        </w:tabs>
        <w:spacing w:line="240" w:lineRule="auto"/>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w:t>
      </w:r>
      <w:r w:rsidR="00953BAC" w:rsidRPr="00242E3C">
        <w:rPr>
          <w:b/>
          <w:lang w:eastAsia="en-US"/>
        </w:rPr>
        <w:t xml:space="preserve"> Introducción</w:t>
      </w:r>
      <w:r w:rsidR="00953BAC" w:rsidRPr="00242E3C">
        <w:rPr>
          <w:b/>
          <w:lang w:eastAsia="en-US"/>
        </w:rPr>
        <w:tab/>
      </w:r>
      <w:r w:rsidR="002771DB" w:rsidRPr="00242E3C">
        <w:rPr>
          <w:b/>
          <w:lang w:eastAsia="en-US"/>
        </w:rPr>
        <w:t>1</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II. Anál</w:t>
      </w:r>
      <w:r w:rsidR="00953BAC" w:rsidRPr="00242E3C">
        <w:rPr>
          <w:b/>
          <w:lang w:eastAsia="en-US"/>
        </w:rPr>
        <w:t>isis y diagnóstico situacional</w:t>
      </w:r>
      <w:r w:rsidR="00953BAC" w:rsidRPr="00242E3C">
        <w:rPr>
          <w:b/>
          <w:lang w:eastAsia="en-US"/>
        </w:rPr>
        <w:tab/>
      </w:r>
      <w:r w:rsidR="005A57B4" w:rsidRPr="00242E3C">
        <w:rPr>
          <w:b/>
          <w:lang w:eastAsia="en-US"/>
        </w:rPr>
        <w:t>3</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Análisis del ento</w:t>
      </w:r>
      <w:r w:rsidR="00953BAC" w:rsidRPr="00242E3C">
        <w:rPr>
          <w:lang w:eastAsia="en-US"/>
        </w:rPr>
        <w:t>rno general o del macroentorno</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1.1</w:t>
      </w:r>
      <w:r w:rsidR="00953BAC" w:rsidRPr="00242E3C">
        <w:rPr>
          <w:lang w:eastAsia="en-US"/>
        </w:rPr>
        <w:tab/>
        <w:t>Entorno político - legal</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1.2</w:t>
      </w:r>
      <w:r w:rsidR="00953BAC" w:rsidRPr="00242E3C">
        <w:rPr>
          <w:lang w:eastAsia="en-US"/>
        </w:rPr>
        <w:tab/>
        <w:t>Entorno económico</w:t>
      </w:r>
      <w:r w:rsidR="00953BAC" w:rsidRPr="00242E3C">
        <w:rPr>
          <w:lang w:eastAsia="en-US"/>
        </w:rPr>
        <w:tab/>
      </w:r>
      <w:r w:rsidR="00D32394" w:rsidRPr="00242E3C">
        <w:rPr>
          <w:lang w:eastAsia="en-US"/>
        </w:rPr>
        <w:t>4</w:t>
      </w:r>
    </w:p>
    <w:p w:rsidR="002B659E" w:rsidRPr="00242E3C" w:rsidRDefault="002B659E" w:rsidP="002B659E">
      <w:pPr>
        <w:tabs>
          <w:tab w:val="right" w:leader="dot" w:pos="8505"/>
        </w:tabs>
        <w:ind w:left="340" w:hanging="340"/>
        <w:rPr>
          <w:lang w:eastAsia="en-US"/>
        </w:rPr>
      </w:pPr>
      <w:r w:rsidRPr="00242E3C">
        <w:rPr>
          <w:lang w:eastAsia="en-US"/>
        </w:rPr>
        <w:t>1.3</w:t>
      </w:r>
      <w:r w:rsidR="00953BAC" w:rsidRPr="00242E3C">
        <w:rPr>
          <w:lang w:eastAsia="en-US"/>
        </w:rPr>
        <w:tab/>
        <w:t>Entorno social</w:t>
      </w:r>
      <w:r w:rsidR="00953BAC" w:rsidRPr="00242E3C">
        <w:rPr>
          <w:lang w:eastAsia="en-US"/>
        </w:rPr>
        <w:tab/>
      </w:r>
      <w:r w:rsidR="00D32394" w:rsidRPr="00242E3C">
        <w:rPr>
          <w:lang w:eastAsia="en-US"/>
        </w:rPr>
        <w:t>5</w:t>
      </w:r>
    </w:p>
    <w:p w:rsidR="002B659E" w:rsidRPr="00242E3C" w:rsidRDefault="002B659E" w:rsidP="002B659E">
      <w:pPr>
        <w:tabs>
          <w:tab w:val="right" w:leader="dot" w:pos="8505"/>
        </w:tabs>
        <w:ind w:left="340" w:hanging="340"/>
        <w:rPr>
          <w:lang w:eastAsia="en-US"/>
        </w:rPr>
      </w:pPr>
      <w:r w:rsidRPr="00242E3C">
        <w:rPr>
          <w:lang w:eastAsia="en-US"/>
        </w:rPr>
        <w:t>1.4</w:t>
      </w:r>
      <w:r w:rsidR="00953BAC" w:rsidRPr="00242E3C">
        <w:rPr>
          <w:lang w:eastAsia="en-US"/>
        </w:rPr>
        <w:tab/>
        <w:t>Entorno tecnológico</w:t>
      </w:r>
      <w:r w:rsidR="00953BAC" w:rsidRPr="00242E3C">
        <w:rPr>
          <w:lang w:eastAsia="en-US"/>
        </w:rPr>
        <w:tab/>
      </w:r>
      <w:r w:rsidR="005634BF"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1.5</w:t>
      </w:r>
      <w:r w:rsidRPr="00242E3C">
        <w:rPr>
          <w:lang w:eastAsia="en-US"/>
        </w:rPr>
        <w:tab/>
        <w:t>Entorno ecológi</w:t>
      </w:r>
      <w:r w:rsidR="00953BAC" w:rsidRPr="00242E3C">
        <w:rPr>
          <w:lang w:eastAsia="en-US"/>
        </w:rPr>
        <w:t>co</w:t>
      </w:r>
      <w:r w:rsidR="00953BAC" w:rsidRPr="00242E3C">
        <w:rPr>
          <w:lang w:eastAsia="en-US"/>
        </w:rPr>
        <w:tab/>
      </w:r>
      <w:r w:rsidR="00640FD3"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1.6</w:t>
      </w:r>
      <w:r w:rsidR="00953BAC" w:rsidRPr="00242E3C">
        <w:rPr>
          <w:lang w:eastAsia="en-US"/>
        </w:rPr>
        <w:tab/>
        <w:t>Entorno global</w:t>
      </w:r>
      <w:r w:rsidR="00953BAC" w:rsidRPr="00242E3C">
        <w:rPr>
          <w:lang w:eastAsia="en-US"/>
        </w:rPr>
        <w:tab/>
      </w:r>
      <w:r w:rsidR="00B32A40" w:rsidRPr="00242E3C">
        <w:rPr>
          <w:lang w:eastAsia="en-US"/>
        </w:rPr>
        <w:t>7</w:t>
      </w:r>
    </w:p>
    <w:p w:rsidR="00734B98" w:rsidRPr="00242E3C" w:rsidRDefault="002B659E" w:rsidP="002B659E">
      <w:pPr>
        <w:tabs>
          <w:tab w:val="right" w:leader="dot" w:pos="8505"/>
        </w:tabs>
        <w:ind w:left="340" w:hanging="340"/>
        <w:rPr>
          <w:lang w:eastAsia="en-US"/>
        </w:rPr>
      </w:pPr>
      <w:r w:rsidRPr="00242E3C">
        <w:rPr>
          <w:lang w:eastAsia="en-US"/>
        </w:rPr>
        <w:t>1.7</w:t>
      </w:r>
      <w:r w:rsidRPr="00242E3C">
        <w:rPr>
          <w:lang w:eastAsia="en-US"/>
        </w:rPr>
        <w:tab/>
        <w:t>Matriz de evaluac</w:t>
      </w:r>
      <w:r w:rsidR="00953BAC" w:rsidRPr="00242E3C">
        <w:rPr>
          <w:lang w:eastAsia="en-US"/>
        </w:rPr>
        <w:t>ión de factores externos (EFE)</w:t>
      </w:r>
      <w:r w:rsidR="00953BAC" w:rsidRPr="00242E3C">
        <w:rPr>
          <w:lang w:eastAsia="en-US"/>
        </w:rPr>
        <w:tab/>
      </w:r>
      <w:r w:rsidR="00FD6FD7" w:rsidRPr="00242E3C">
        <w:rPr>
          <w:lang w:eastAsia="en-US"/>
        </w:rPr>
        <w:t>7</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Análisis del microentorno</w:t>
      </w:r>
      <w:r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Identificación, caracter</w:t>
      </w:r>
      <w:r w:rsidR="00953BAC" w:rsidRPr="00242E3C">
        <w:rPr>
          <w:lang w:eastAsia="en-US"/>
        </w:rPr>
        <w:t>ísticas y evolución del sector</w:t>
      </w:r>
      <w:r w:rsidR="00953BAC"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 xml:space="preserve">Análisis </w:t>
      </w:r>
      <w:r w:rsidR="00953BAC" w:rsidRPr="00242E3C">
        <w:rPr>
          <w:lang w:eastAsia="en-US"/>
        </w:rPr>
        <w:t>de las cinco fuerzas de Porter</w:t>
      </w:r>
      <w:r w:rsidR="00953BAC" w:rsidRPr="00242E3C">
        <w:rPr>
          <w:lang w:eastAsia="en-US"/>
        </w:rPr>
        <w:tab/>
      </w:r>
      <w:r w:rsidR="004962B3" w:rsidRPr="00242E3C">
        <w:rPr>
          <w:lang w:eastAsia="en-US"/>
        </w:rPr>
        <w:t>9</w:t>
      </w:r>
    </w:p>
    <w:p w:rsidR="001F6991" w:rsidRPr="00242E3C" w:rsidRDefault="001F6991" w:rsidP="001F6991">
      <w:pPr>
        <w:tabs>
          <w:tab w:val="right" w:leader="dot" w:pos="8505"/>
        </w:tabs>
        <w:ind w:left="567" w:hanging="567"/>
        <w:rPr>
          <w:lang w:eastAsia="en-US"/>
        </w:rPr>
      </w:pPr>
      <w:r w:rsidRPr="00242E3C">
        <w:rPr>
          <w:lang w:eastAsia="en-US"/>
        </w:rPr>
        <w:t>2.2.1</w:t>
      </w:r>
      <w:r w:rsidRPr="00242E3C">
        <w:rPr>
          <w:lang w:eastAsia="en-US"/>
        </w:rPr>
        <w:tab/>
        <w:t>Poder de negociación de los proveedores</w:t>
      </w:r>
      <w:r w:rsidRPr="00242E3C">
        <w:rPr>
          <w:lang w:eastAsia="en-US"/>
        </w:rPr>
        <w:tab/>
        <w:t>9</w:t>
      </w:r>
    </w:p>
    <w:p w:rsidR="001457F9" w:rsidRPr="00242E3C" w:rsidRDefault="001457F9" w:rsidP="001F6991">
      <w:pPr>
        <w:tabs>
          <w:tab w:val="right" w:leader="dot" w:pos="8505"/>
        </w:tabs>
        <w:ind w:left="567" w:hanging="567"/>
        <w:rPr>
          <w:lang w:eastAsia="en-US"/>
        </w:rPr>
      </w:pPr>
      <w:r w:rsidRPr="00242E3C">
        <w:rPr>
          <w:lang w:eastAsia="en-US"/>
        </w:rPr>
        <w:t>2.2.2</w:t>
      </w:r>
      <w:r w:rsidRPr="00242E3C">
        <w:rPr>
          <w:lang w:eastAsia="en-US"/>
        </w:rPr>
        <w:tab/>
        <w:t>Poder de negociación de los clientes</w:t>
      </w:r>
      <w:r w:rsidRPr="00242E3C">
        <w:rPr>
          <w:lang w:eastAsia="en-US"/>
        </w:rPr>
        <w:tab/>
        <w:t>10</w:t>
      </w:r>
    </w:p>
    <w:p w:rsidR="00F146D5" w:rsidRPr="00242E3C" w:rsidRDefault="00F146D5" w:rsidP="001F6991">
      <w:pPr>
        <w:tabs>
          <w:tab w:val="right" w:leader="dot" w:pos="8505"/>
        </w:tabs>
        <w:ind w:left="567" w:hanging="567"/>
        <w:rPr>
          <w:lang w:eastAsia="en-US"/>
        </w:rPr>
      </w:pPr>
      <w:r w:rsidRPr="00242E3C">
        <w:rPr>
          <w:lang w:eastAsia="en-US"/>
        </w:rPr>
        <w:t>2.2.3</w:t>
      </w:r>
      <w:r w:rsidRPr="00242E3C">
        <w:rPr>
          <w:lang w:eastAsia="en-US"/>
        </w:rPr>
        <w:tab/>
        <w:t>Amenazas de nuevos competidores</w:t>
      </w:r>
      <w:r w:rsidRPr="00242E3C">
        <w:rPr>
          <w:lang w:eastAsia="en-US"/>
        </w:rPr>
        <w:tab/>
        <w:t>11</w:t>
      </w:r>
    </w:p>
    <w:p w:rsidR="00C04A96" w:rsidRPr="00242E3C" w:rsidRDefault="00C04A96" w:rsidP="001F6991">
      <w:pPr>
        <w:tabs>
          <w:tab w:val="right" w:leader="dot" w:pos="8505"/>
        </w:tabs>
        <w:ind w:left="567" w:hanging="567"/>
        <w:rPr>
          <w:lang w:eastAsia="en-US"/>
        </w:rPr>
      </w:pPr>
      <w:r w:rsidRPr="00242E3C">
        <w:rPr>
          <w:lang w:eastAsia="en-US"/>
        </w:rPr>
        <w:t>2.2.4</w:t>
      </w:r>
      <w:r w:rsidRPr="00242E3C">
        <w:rPr>
          <w:lang w:eastAsia="en-US"/>
        </w:rPr>
        <w:tab/>
        <w:t>Amenazas de productos o servicios sustitutos</w:t>
      </w:r>
      <w:r w:rsidRPr="00242E3C">
        <w:rPr>
          <w:lang w:eastAsia="en-US"/>
        </w:rPr>
        <w:tab/>
        <w:t>12</w:t>
      </w:r>
    </w:p>
    <w:p w:rsidR="00BE5BBB" w:rsidRPr="00242E3C" w:rsidRDefault="00110E9B" w:rsidP="001F6991">
      <w:pPr>
        <w:tabs>
          <w:tab w:val="right" w:leader="dot" w:pos="8505"/>
        </w:tabs>
        <w:ind w:left="567" w:hanging="567"/>
        <w:rPr>
          <w:lang w:eastAsia="en-US"/>
        </w:rPr>
      </w:pPr>
      <w:r w:rsidRPr="00242E3C">
        <w:rPr>
          <w:lang w:eastAsia="en-US"/>
        </w:rPr>
        <w:t>2.2.5</w:t>
      </w:r>
      <w:r w:rsidRPr="00242E3C">
        <w:rPr>
          <w:lang w:eastAsia="en-US"/>
        </w:rPr>
        <w:tab/>
        <w:t>Rivalidad entre competidores existentes</w:t>
      </w:r>
      <w:r w:rsidRPr="00242E3C">
        <w:rPr>
          <w:lang w:eastAsia="en-US"/>
        </w:rPr>
        <w:tab/>
        <w:t>1</w:t>
      </w:r>
      <w:r w:rsidR="002A1EBB" w:rsidRPr="00242E3C">
        <w:rPr>
          <w:lang w:eastAsia="en-US"/>
        </w:rPr>
        <w:t>2</w:t>
      </w:r>
    </w:p>
    <w:p w:rsidR="002B659E" w:rsidRPr="00242E3C" w:rsidRDefault="002B659E" w:rsidP="002B659E">
      <w:pPr>
        <w:tabs>
          <w:tab w:val="right" w:leader="dot" w:pos="8505"/>
        </w:tabs>
        <w:ind w:left="340" w:hanging="340"/>
        <w:rPr>
          <w:lang w:eastAsia="en-US"/>
        </w:rPr>
      </w:pPr>
      <w:r w:rsidRPr="00242E3C">
        <w:rPr>
          <w:lang w:eastAsia="en-US"/>
        </w:rPr>
        <w:t>2.3</w:t>
      </w:r>
      <w:r w:rsidRPr="00242E3C">
        <w:rPr>
          <w:lang w:eastAsia="en-US"/>
        </w:rPr>
        <w:tab/>
        <w:t xml:space="preserve">Evaluación </w:t>
      </w:r>
      <w:r w:rsidR="00953BAC" w:rsidRPr="00242E3C">
        <w:rPr>
          <w:lang w:eastAsia="en-US"/>
        </w:rPr>
        <w:t>del atractivo de la industria</w:t>
      </w:r>
      <w:r w:rsidR="00953BAC" w:rsidRPr="00242E3C">
        <w:rPr>
          <w:lang w:eastAsia="en-US"/>
        </w:rPr>
        <w:tab/>
      </w:r>
      <w:r w:rsidR="00C52AF6" w:rsidRPr="00242E3C">
        <w:rPr>
          <w:lang w:eastAsia="en-US"/>
        </w:rPr>
        <w:t>13</w:t>
      </w:r>
    </w:p>
    <w:p w:rsidR="002B659E" w:rsidRPr="00242E3C" w:rsidRDefault="002B659E" w:rsidP="002B659E">
      <w:pPr>
        <w:tabs>
          <w:tab w:val="right" w:leader="dot" w:pos="8505"/>
        </w:tabs>
        <w:ind w:left="340" w:hanging="340"/>
        <w:rPr>
          <w:lang w:eastAsia="en-US"/>
        </w:rPr>
      </w:pPr>
      <w:r w:rsidRPr="00242E3C">
        <w:rPr>
          <w:lang w:eastAsia="en-US"/>
        </w:rPr>
        <w:t>2.4</w:t>
      </w:r>
      <w:r w:rsidRPr="00242E3C">
        <w:rPr>
          <w:lang w:eastAsia="en-US"/>
        </w:rPr>
        <w:tab/>
        <w:t xml:space="preserve">Perfil competitivo - matriz de perfil competitivo </w:t>
      </w:r>
      <w:r w:rsidR="00953BAC" w:rsidRPr="00242E3C">
        <w:rPr>
          <w:lang w:eastAsia="en-US"/>
        </w:rPr>
        <w:t>(MPC)</w:t>
      </w:r>
      <w:r w:rsidR="00953BAC" w:rsidRPr="00242E3C">
        <w:rPr>
          <w:lang w:eastAsia="en-US"/>
        </w:rPr>
        <w:tab/>
      </w:r>
      <w:r w:rsidR="00C52AF6" w:rsidRPr="00242E3C">
        <w:rPr>
          <w:lang w:eastAsia="en-US"/>
        </w:rPr>
        <w:t>14</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III. Análisis </w:t>
      </w:r>
      <w:r w:rsidR="008925F5" w:rsidRPr="00242E3C">
        <w:rPr>
          <w:b/>
          <w:lang w:eastAsia="en-US"/>
        </w:rPr>
        <w:t>interno de la organización</w:t>
      </w:r>
      <w:r w:rsidR="00953BAC" w:rsidRPr="00242E3C">
        <w:rPr>
          <w:b/>
          <w:lang w:eastAsia="en-US"/>
        </w:rPr>
        <w:tab/>
      </w:r>
      <w:r w:rsidR="00C52AF6" w:rsidRPr="00242E3C">
        <w:rPr>
          <w:b/>
          <w:lang w:eastAsia="en-US"/>
        </w:rPr>
        <w:t>15</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Est</w:t>
      </w:r>
      <w:r w:rsidR="00953BAC" w:rsidRPr="00242E3C">
        <w:rPr>
          <w:lang w:eastAsia="en-US"/>
        </w:rPr>
        <w:t>rategia y planeamiento actual</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w:t>
      </w:r>
      <w:r w:rsidRPr="00242E3C">
        <w:rPr>
          <w:lang w:eastAsia="en-US"/>
        </w:rPr>
        <w:tab/>
        <w:t>A</w:t>
      </w:r>
      <w:r w:rsidR="00953BAC" w:rsidRPr="00242E3C">
        <w:rPr>
          <w:lang w:eastAsia="en-US"/>
        </w:rPr>
        <w:t>nálisis de la cadena de valor</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Actividades p</w:t>
      </w:r>
      <w:r w:rsidR="00953BAC" w:rsidRPr="00242E3C">
        <w:rPr>
          <w:lang w:eastAsia="en-US"/>
        </w:rPr>
        <w:t>rimarias:</w:t>
      </w:r>
      <w:r w:rsidR="00953BAC" w:rsidRPr="00242E3C">
        <w:rPr>
          <w:lang w:eastAsia="en-US"/>
        </w:rPr>
        <w:tab/>
      </w:r>
      <w:r w:rsidR="00C52AF6" w:rsidRPr="00242E3C">
        <w:rPr>
          <w:lang w:eastAsia="en-US"/>
        </w:rPr>
        <w:t>15</w:t>
      </w:r>
    </w:p>
    <w:p w:rsidR="00C52AF6" w:rsidRPr="00242E3C" w:rsidRDefault="00C52AF6" w:rsidP="00C52AF6">
      <w:pPr>
        <w:tabs>
          <w:tab w:val="right" w:leader="dot" w:pos="8505"/>
        </w:tabs>
        <w:ind w:left="567" w:hanging="567"/>
        <w:rPr>
          <w:lang w:eastAsia="en-US"/>
        </w:rPr>
      </w:pPr>
      <w:r w:rsidRPr="00242E3C">
        <w:rPr>
          <w:lang w:eastAsia="en-US"/>
        </w:rPr>
        <w:t>2.1.1</w:t>
      </w:r>
      <w:r w:rsidRPr="00242E3C">
        <w:rPr>
          <w:lang w:eastAsia="en-US"/>
        </w:rPr>
        <w:tab/>
        <w:t>Logística interna</w:t>
      </w:r>
      <w:r w:rsidRPr="00242E3C">
        <w:rPr>
          <w:lang w:eastAsia="en-US"/>
        </w:rPr>
        <w:tab/>
        <w:t>15</w:t>
      </w:r>
    </w:p>
    <w:p w:rsidR="00C52AF6" w:rsidRPr="00242E3C" w:rsidRDefault="00C52AF6" w:rsidP="00C52AF6">
      <w:pPr>
        <w:tabs>
          <w:tab w:val="right" w:leader="dot" w:pos="8505"/>
        </w:tabs>
        <w:ind w:left="567" w:hanging="567"/>
        <w:rPr>
          <w:lang w:eastAsia="en-US"/>
        </w:rPr>
      </w:pPr>
      <w:r w:rsidRPr="00242E3C">
        <w:rPr>
          <w:lang w:eastAsia="en-US"/>
        </w:rPr>
        <w:t>2.1.2</w:t>
      </w:r>
      <w:r w:rsidRPr="00242E3C">
        <w:rPr>
          <w:lang w:eastAsia="en-US"/>
        </w:rPr>
        <w:tab/>
        <w:t>Operaciones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2.1.3</w:t>
      </w:r>
      <w:r w:rsidRPr="00242E3C">
        <w:rPr>
          <w:lang w:eastAsia="en-US"/>
        </w:rPr>
        <w:tab/>
        <w:t>Logística de salida</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2.1.4</w:t>
      </w:r>
      <w:r w:rsidRPr="00242E3C">
        <w:rPr>
          <w:lang w:eastAsia="en-US"/>
        </w:rPr>
        <w:tab/>
        <w:t>Marketing y ventas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2.1.5</w:t>
      </w:r>
      <w:r w:rsidRPr="00242E3C">
        <w:rPr>
          <w:lang w:eastAsia="en-US"/>
        </w:rPr>
        <w:tab/>
        <w:t>Servicio y posventa</w:t>
      </w:r>
      <w:r w:rsidRPr="00242E3C">
        <w:rPr>
          <w:lang w:eastAsia="en-US"/>
        </w:rPr>
        <w:tab/>
        <w:t>18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Actividades de s</w:t>
      </w:r>
      <w:r w:rsidR="00953BAC" w:rsidRPr="00242E3C">
        <w:rPr>
          <w:lang w:eastAsia="en-US"/>
        </w:rPr>
        <w:t>oporte:</w:t>
      </w:r>
      <w:r w:rsidR="00953BAC" w:rsidRPr="00242E3C">
        <w:rPr>
          <w:lang w:eastAsia="en-US"/>
        </w:rPr>
        <w:tab/>
      </w:r>
      <w:r w:rsidR="00C52AF6" w:rsidRPr="00242E3C">
        <w:rPr>
          <w:lang w:eastAsia="en-US"/>
        </w:rPr>
        <w:t>18</w:t>
      </w:r>
    </w:p>
    <w:p w:rsidR="00C52AF6" w:rsidRPr="00242E3C" w:rsidRDefault="00C52AF6" w:rsidP="00C52AF6">
      <w:pPr>
        <w:tabs>
          <w:tab w:val="right" w:leader="dot" w:pos="8505"/>
        </w:tabs>
        <w:ind w:left="567" w:hanging="567"/>
        <w:rPr>
          <w:lang w:eastAsia="en-US"/>
        </w:rPr>
      </w:pPr>
      <w:r w:rsidRPr="00242E3C">
        <w:rPr>
          <w:lang w:eastAsia="en-US"/>
        </w:rPr>
        <w:lastRenderedPageBreak/>
        <w:t>2.2.1</w:t>
      </w:r>
      <w:r w:rsidRPr="00242E3C">
        <w:rPr>
          <w:lang w:eastAsia="en-US"/>
        </w:rPr>
        <w:tab/>
        <w:t>Compras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2.2.2</w:t>
      </w:r>
      <w:r w:rsidRPr="00242E3C">
        <w:rPr>
          <w:lang w:eastAsia="en-US"/>
        </w:rPr>
        <w:tab/>
        <w:t>Recursos humanos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2.2.3</w:t>
      </w:r>
      <w:r w:rsidRPr="00242E3C">
        <w:rPr>
          <w:lang w:eastAsia="en-US"/>
        </w:rPr>
        <w:tab/>
        <w:t>Tecnología</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2.2.4</w:t>
      </w:r>
      <w:r w:rsidRPr="00242E3C">
        <w:rPr>
          <w:lang w:eastAsia="en-US"/>
        </w:rPr>
        <w:tab/>
        <w:t>Infraestructura y dirección</w:t>
      </w:r>
      <w:r w:rsidRPr="00242E3C">
        <w:rPr>
          <w:lang w:eastAsia="en-US"/>
        </w:rPr>
        <w:tab/>
        <w:t>19</w:t>
      </w:r>
    </w:p>
    <w:p w:rsidR="002B659E" w:rsidRPr="00242E3C" w:rsidRDefault="002B659E" w:rsidP="002B659E">
      <w:pPr>
        <w:tabs>
          <w:tab w:val="right" w:leader="dot" w:pos="8505"/>
        </w:tabs>
        <w:ind w:left="340" w:hanging="340"/>
        <w:rPr>
          <w:lang w:eastAsia="en-US"/>
        </w:rPr>
      </w:pPr>
      <w:r w:rsidRPr="00242E3C">
        <w:rPr>
          <w:lang w:eastAsia="en-US"/>
        </w:rPr>
        <w:t>3.</w:t>
      </w:r>
      <w:r w:rsidRPr="00242E3C">
        <w:rPr>
          <w:lang w:eastAsia="en-US"/>
        </w:rPr>
        <w:tab/>
        <w:t>Evaluac</w:t>
      </w:r>
      <w:r w:rsidR="00953BAC" w:rsidRPr="00242E3C">
        <w:rPr>
          <w:lang w:eastAsia="en-US"/>
        </w:rPr>
        <w:t>ión de los factores internos.</w:t>
      </w:r>
      <w:r w:rsidR="00953BAC" w:rsidRPr="00242E3C">
        <w:rPr>
          <w:lang w:eastAsia="en-US"/>
        </w:rPr>
        <w:tab/>
      </w:r>
      <w:r w:rsidR="00402AFD" w:rsidRPr="00242E3C">
        <w:rPr>
          <w:lang w:eastAsia="en-US"/>
        </w:rPr>
        <w:t>19</w:t>
      </w:r>
    </w:p>
    <w:p w:rsidR="002B659E" w:rsidRPr="00242E3C" w:rsidRDefault="002B659E" w:rsidP="002B659E">
      <w:pPr>
        <w:tabs>
          <w:tab w:val="right" w:leader="dot" w:pos="8505"/>
        </w:tabs>
        <w:ind w:left="340" w:hanging="340"/>
        <w:rPr>
          <w:lang w:eastAsia="en-US"/>
        </w:rPr>
      </w:pPr>
      <w:r w:rsidRPr="00242E3C">
        <w:rPr>
          <w:lang w:eastAsia="en-US"/>
        </w:rPr>
        <w:t>4.</w:t>
      </w:r>
      <w:r w:rsidRPr="00242E3C">
        <w:rPr>
          <w:lang w:eastAsia="en-US"/>
        </w:rPr>
        <w:tab/>
        <w:t>Análisis de la mat</w:t>
      </w:r>
      <w:r w:rsidR="00953BAC" w:rsidRPr="00242E3C">
        <w:rPr>
          <w:lang w:eastAsia="en-US"/>
        </w:rPr>
        <w:t>riz VRIO</w:t>
      </w:r>
      <w:r w:rsidR="00953BAC" w:rsidRPr="00242E3C">
        <w:rPr>
          <w:lang w:eastAsia="en-US"/>
        </w:rPr>
        <w:tab/>
      </w:r>
      <w:r w:rsidR="00402AFD" w:rsidRPr="00242E3C">
        <w:rPr>
          <w:lang w:eastAsia="en-US"/>
        </w:rPr>
        <w:t>20</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IV. Estudio de </w:t>
      </w:r>
      <w:r w:rsidR="008925F5" w:rsidRPr="00242E3C">
        <w:rPr>
          <w:b/>
          <w:lang w:eastAsia="en-US"/>
        </w:rPr>
        <w:t>m</w:t>
      </w:r>
      <w:r w:rsidR="00953BAC" w:rsidRPr="00242E3C">
        <w:rPr>
          <w:b/>
          <w:lang w:eastAsia="en-US"/>
        </w:rPr>
        <w:t>ercado</w:t>
      </w:r>
      <w:r w:rsidR="00953BAC" w:rsidRPr="00242E3C">
        <w:rPr>
          <w:b/>
          <w:lang w:eastAsia="en-US"/>
        </w:rPr>
        <w:tab/>
      </w:r>
      <w:r w:rsidR="00402AFD" w:rsidRPr="00242E3C">
        <w:rPr>
          <w:b/>
          <w:lang w:eastAsia="en-US"/>
        </w:rPr>
        <w:t>22</w:t>
      </w:r>
    </w:p>
    <w:p w:rsidR="002B659E" w:rsidRPr="00242E3C" w:rsidRDefault="00953BAC" w:rsidP="002B659E">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3.</w:t>
      </w:r>
      <w:r w:rsidRPr="00242E3C">
        <w:rPr>
          <w:lang w:eastAsia="en-US"/>
        </w:rPr>
        <w:tab/>
        <w:t>Metodología</w:t>
      </w:r>
      <w:r w:rsidRPr="00242E3C">
        <w:rPr>
          <w:lang w:eastAsia="en-US"/>
        </w:rPr>
        <w:tab/>
      </w:r>
      <w:r w:rsidR="00402AFD" w:rsidRPr="00242E3C">
        <w:rPr>
          <w:lang w:eastAsia="en-US"/>
        </w:rPr>
        <w:t>22</w:t>
      </w:r>
    </w:p>
    <w:p w:rsidR="00734B98" w:rsidRPr="00242E3C" w:rsidRDefault="00953BAC" w:rsidP="002B659E">
      <w:pPr>
        <w:tabs>
          <w:tab w:val="right" w:leader="dot" w:pos="8505"/>
        </w:tabs>
        <w:ind w:left="340" w:hanging="340"/>
        <w:rPr>
          <w:lang w:eastAsia="en-US"/>
        </w:rPr>
      </w:pPr>
      <w:r w:rsidRPr="00242E3C">
        <w:rPr>
          <w:lang w:eastAsia="en-US"/>
        </w:rPr>
        <w:t>4.</w:t>
      </w:r>
      <w:r w:rsidRPr="00242E3C">
        <w:rPr>
          <w:lang w:eastAsia="en-US"/>
        </w:rPr>
        <w:tab/>
        <w:t>Resultados</w:t>
      </w:r>
      <w:r w:rsidRPr="00242E3C">
        <w:rPr>
          <w:lang w:eastAsia="en-US"/>
        </w:rPr>
        <w:tab/>
      </w:r>
      <w:r w:rsidR="00402AFD" w:rsidRPr="00242E3C">
        <w:rPr>
          <w:lang w:eastAsia="en-US"/>
        </w:rPr>
        <w:t>23</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 Planeamiento e</w:t>
      </w:r>
      <w:r w:rsidR="00953BAC" w:rsidRPr="00242E3C">
        <w:rPr>
          <w:b/>
          <w:lang w:eastAsia="en-US"/>
        </w:rPr>
        <w:t>stratégico</w:t>
      </w:r>
      <w:r w:rsidR="00953BAC" w:rsidRPr="00242E3C">
        <w:rPr>
          <w:b/>
          <w:lang w:eastAsia="en-US"/>
        </w:rPr>
        <w:tab/>
      </w:r>
      <w:r w:rsidR="00402AFD" w:rsidRPr="00242E3C">
        <w:rPr>
          <w:b/>
          <w:lang w:eastAsia="en-US"/>
        </w:rPr>
        <w:t>28</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Visión, misión y valores</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1.1</w:t>
      </w:r>
      <w:r w:rsidRPr="00242E3C">
        <w:rPr>
          <w:lang w:eastAsia="en-US"/>
        </w:rPr>
        <w:tab/>
        <w:t>Visión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1.2</w:t>
      </w:r>
      <w:r w:rsidRPr="00242E3C">
        <w:rPr>
          <w:lang w:eastAsia="en-US"/>
        </w:rPr>
        <w:tab/>
        <w:t>Misión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1.3</w:t>
      </w:r>
      <w:r w:rsidRPr="00242E3C">
        <w:rPr>
          <w:lang w:eastAsia="en-US"/>
        </w:rPr>
        <w:tab/>
        <w:t>Valores</w:t>
      </w:r>
      <w:r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2.1</w:t>
      </w:r>
      <w:r w:rsidR="00953BAC"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2.2</w:t>
      </w:r>
      <w:r w:rsidR="00953BAC" w:rsidRPr="00242E3C">
        <w:rPr>
          <w:lang w:eastAsia="en-US"/>
        </w:rPr>
        <w:tab/>
        <w:t>Objetivos financieros</w:t>
      </w:r>
      <w:r w:rsidR="00953BAC"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Estrategia genérica</w:t>
      </w:r>
      <w:r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Definición de estrategias</w:t>
      </w:r>
      <w:r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4.1</w:t>
      </w:r>
      <w:r w:rsidRPr="00242E3C">
        <w:rPr>
          <w:lang w:eastAsia="en-US"/>
        </w:rPr>
        <w:tab/>
        <w:t xml:space="preserve">Matriz de fortalezas, oportunidades, </w:t>
      </w:r>
      <w:r w:rsidR="00953BAC" w:rsidRPr="00242E3C">
        <w:rPr>
          <w:lang w:eastAsia="en-US"/>
        </w:rPr>
        <w:t>debilidades y amenazas (FODA)</w:t>
      </w:r>
      <w:r w:rsidR="00953BAC"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4.2</w:t>
      </w:r>
      <w:r w:rsidRPr="00242E3C">
        <w:rPr>
          <w:lang w:eastAsia="en-US"/>
        </w:rPr>
        <w:tab/>
        <w:t>Matriz de posición estratégica y ev</w:t>
      </w:r>
      <w:r w:rsidR="00953BAC" w:rsidRPr="00242E3C">
        <w:rPr>
          <w:lang w:eastAsia="en-US"/>
        </w:rPr>
        <w:t>aluación de la acción (PEYEA)</w:t>
      </w:r>
      <w:r w:rsidR="00953BAC" w:rsidRPr="00242E3C">
        <w:rPr>
          <w:lang w:eastAsia="en-US"/>
        </w:rPr>
        <w:tab/>
      </w:r>
      <w:r w:rsidR="00402AFD" w:rsidRPr="00242E3C">
        <w:rPr>
          <w:lang w:eastAsia="en-US"/>
        </w:rPr>
        <w:t>31</w:t>
      </w:r>
    </w:p>
    <w:p w:rsidR="008925F5" w:rsidRPr="00242E3C" w:rsidRDefault="008925F5" w:rsidP="008925F5">
      <w:pPr>
        <w:tabs>
          <w:tab w:val="right" w:leader="dot" w:pos="8505"/>
        </w:tabs>
        <w:ind w:left="340" w:hanging="340"/>
        <w:rPr>
          <w:lang w:eastAsia="en-US"/>
        </w:rPr>
      </w:pPr>
      <w:r w:rsidRPr="00242E3C">
        <w:rPr>
          <w:lang w:eastAsia="en-US"/>
        </w:rPr>
        <w:t>4.3</w:t>
      </w:r>
      <w:r w:rsidRPr="00242E3C">
        <w:rPr>
          <w:lang w:eastAsia="en-US"/>
        </w:rPr>
        <w:tab/>
        <w:t>Matr</w:t>
      </w:r>
      <w:r w:rsidR="00953BAC" w:rsidRPr="00242E3C">
        <w:rPr>
          <w:lang w:eastAsia="en-US"/>
        </w:rPr>
        <w:t>iz de la estrategia principal</w:t>
      </w:r>
      <w:r w:rsidR="00953BAC" w:rsidRPr="00242E3C">
        <w:rPr>
          <w:lang w:eastAsia="en-US"/>
        </w:rPr>
        <w:tab/>
      </w:r>
      <w:r w:rsidR="00402AFD" w:rsidRPr="00242E3C">
        <w:rPr>
          <w:lang w:eastAsia="en-US"/>
        </w:rPr>
        <w:t>32</w:t>
      </w:r>
    </w:p>
    <w:p w:rsidR="008925F5" w:rsidRPr="00242E3C" w:rsidRDefault="00953BAC" w:rsidP="008925F5">
      <w:pPr>
        <w:tabs>
          <w:tab w:val="right" w:leader="dot" w:pos="8505"/>
        </w:tabs>
        <w:ind w:left="340" w:hanging="340"/>
        <w:rPr>
          <w:lang w:eastAsia="en-US"/>
        </w:rPr>
      </w:pPr>
      <w:r w:rsidRPr="00242E3C">
        <w:rPr>
          <w:lang w:eastAsia="en-US"/>
        </w:rPr>
        <w:t>5.</w:t>
      </w:r>
      <w:r w:rsidRPr="00242E3C">
        <w:rPr>
          <w:lang w:eastAsia="en-US"/>
        </w:rPr>
        <w:tab/>
        <w:t>Selección de la estrategia</w:t>
      </w:r>
      <w:r w:rsidRPr="00242E3C">
        <w:rPr>
          <w:lang w:eastAsia="en-US"/>
        </w:rPr>
        <w:tab/>
      </w:r>
      <w:r w:rsidR="00402AFD" w:rsidRPr="00242E3C">
        <w:rPr>
          <w:lang w:eastAsia="en-US"/>
        </w:rPr>
        <w:t>33</w:t>
      </w:r>
    </w:p>
    <w:p w:rsidR="008925F5" w:rsidRPr="00242E3C" w:rsidRDefault="008925F5" w:rsidP="008925F5">
      <w:pPr>
        <w:tabs>
          <w:tab w:val="right" w:leader="dot" w:pos="8505"/>
        </w:tabs>
        <w:ind w:left="340" w:hanging="340"/>
        <w:rPr>
          <w:lang w:eastAsia="en-US"/>
        </w:rPr>
      </w:pPr>
      <w:r w:rsidRPr="00242E3C">
        <w:rPr>
          <w:lang w:eastAsia="en-US"/>
        </w:rPr>
        <w:t>5.1</w:t>
      </w:r>
      <w:r w:rsidRPr="00242E3C">
        <w:rPr>
          <w:lang w:eastAsia="en-US"/>
        </w:rPr>
        <w:tab/>
        <w:t>Pr</w:t>
      </w:r>
      <w:r w:rsidR="00953BAC" w:rsidRPr="00242E3C">
        <w:rPr>
          <w:lang w:eastAsia="en-US"/>
        </w:rPr>
        <w:t>iorización de las estrategias</w:t>
      </w:r>
      <w:r w:rsidR="00953BAC" w:rsidRPr="00242E3C">
        <w:rPr>
          <w:lang w:eastAsia="en-US"/>
        </w:rPr>
        <w:tab/>
      </w:r>
      <w:r w:rsidR="00402AFD" w:rsidRPr="00242E3C">
        <w:rPr>
          <w:lang w:eastAsia="en-US"/>
        </w:rPr>
        <w:t>33</w:t>
      </w:r>
    </w:p>
    <w:p w:rsidR="002B659E" w:rsidRPr="00242E3C" w:rsidRDefault="008925F5" w:rsidP="008925F5">
      <w:pPr>
        <w:tabs>
          <w:tab w:val="right" w:leader="dot" w:pos="8505"/>
        </w:tabs>
        <w:ind w:left="340" w:hanging="340"/>
        <w:rPr>
          <w:lang w:eastAsia="en-US"/>
        </w:rPr>
      </w:pPr>
      <w:r w:rsidRPr="00242E3C">
        <w:rPr>
          <w:lang w:eastAsia="en-US"/>
        </w:rPr>
        <w:t>5.2</w:t>
      </w:r>
      <w:r w:rsidRPr="00242E3C">
        <w:rPr>
          <w:lang w:eastAsia="en-US"/>
        </w:rPr>
        <w:tab/>
        <w:t>Matriz cuantitativa de la pla</w:t>
      </w:r>
      <w:r w:rsidR="00953BAC" w:rsidRPr="00242E3C">
        <w:rPr>
          <w:lang w:eastAsia="en-US"/>
        </w:rPr>
        <w:t>nificación estratégica (MCPE)</w:t>
      </w:r>
      <w:r w:rsidR="00953BAC" w:rsidRPr="00242E3C">
        <w:rPr>
          <w:lang w:eastAsia="en-US"/>
        </w:rPr>
        <w:tab/>
      </w:r>
      <w:r w:rsidR="00F83FFA" w:rsidRPr="00242E3C">
        <w:rPr>
          <w:lang w:eastAsia="en-US"/>
        </w:rPr>
        <w:t>34</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953BAC" w:rsidRPr="00242E3C">
        <w:rPr>
          <w:b/>
          <w:lang w:eastAsia="en-US"/>
        </w:rPr>
        <w:t>apítulo VI. Plan de marketing</w:t>
      </w:r>
      <w:r w:rsidR="00953BAC" w:rsidRPr="00242E3C">
        <w:rPr>
          <w:b/>
          <w:lang w:eastAsia="en-US"/>
        </w:rPr>
        <w:tab/>
      </w:r>
      <w:r w:rsidR="00F83FFA" w:rsidRPr="00242E3C">
        <w:rPr>
          <w:b/>
          <w:lang w:eastAsia="en-US"/>
        </w:rPr>
        <w:t>36</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Descripción del producto</w:t>
      </w:r>
      <w:r w:rsidRPr="00242E3C">
        <w:rPr>
          <w:lang w:eastAsia="en-US"/>
        </w:rPr>
        <w:tab/>
      </w:r>
      <w:r w:rsidR="00F83FFA" w:rsidRPr="00242E3C">
        <w:rPr>
          <w:lang w:eastAsia="en-US"/>
        </w:rPr>
        <w:t>36</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generales</w:t>
      </w:r>
      <w:r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Estrategias de m</w:t>
      </w:r>
      <w:r w:rsidR="00953BAC" w:rsidRPr="00242E3C">
        <w:rPr>
          <w:lang w:eastAsia="en-US"/>
        </w:rPr>
        <w:t>arketing</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Estrategia d</w:t>
      </w:r>
      <w:r w:rsidR="00953BAC" w:rsidRPr="00242E3C">
        <w:rPr>
          <w:lang w:eastAsia="en-US"/>
        </w:rPr>
        <w:t>e segmentación y mercado meta</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r>
      <w:r w:rsidR="00953BAC" w:rsidRPr="00242E3C">
        <w:rPr>
          <w:lang w:eastAsia="en-US"/>
        </w:rPr>
        <w:t>Estrategia de posicionamiento</w:t>
      </w:r>
      <w:r w:rsidR="00953BAC" w:rsidRPr="00242E3C">
        <w:rPr>
          <w:lang w:eastAsia="en-US"/>
        </w:rPr>
        <w:tab/>
      </w:r>
      <w:r w:rsidR="00F83FFA" w:rsidRPr="00242E3C">
        <w:rPr>
          <w:lang w:eastAsia="en-US"/>
        </w:rPr>
        <w:t>37</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Estrategias de f</w:t>
      </w:r>
      <w:r w:rsidR="00953BAC" w:rsidRPr="00242E3C">
        <w:rPr>
          <w:lang w:eastAsia="en-US"/>
        </w:rPr>
        <w:t>idelización</w:t>
      </w:r>
      <w:r w:rsidR="00953BAC" w:rsidRPr="00242E3C">
        <w:rPr>
          <w:lang w:eastAsia="en-US"/>
        </w:rPr>
        <w:tab/>
      </w:r>
      <w:r w:rsidR="00F83FFA" w:rsidRPr="00242E3C">
        <w:rPr>
          <w:lang w:eastAsia="en-US"/>
        </w:rPr>
        <w:t>38</w:t>
      </w:r>
    </w:p>
    <w:p w:rsidR="008925F5" w:rsidRPr="00242E3C" w:rsidRDefault="008925F5" w:rsidP="008925F5">
      <w:pPr>
        <w:tabs>
          <w:tab w:val="right" w:leader="dot" w:pos="8505"/>
        </w:tabs>
        <w:ind w:left="340" w:hanging="340"/>
        <w:rPr>
          <w:lang w:eastAsia="en-US"/>
        </w:rPr>
      </w:pPr>
      <w:r w:rsidRPr="00242E3C">
        <w:rPr>
          <w:lang w:eastAsia="en-US"/>
        </w:rPr>
        <w:lastRenderedPageBreak/>
        <w:t>3.4</w:t>
      </w:r>
      <w:r w:rsidRPr="00242E3C">
        <w:rPr>
          <w:lang w:eastAsia="en-US"/>
        </w:rPr>
        <w:tab/>
        <w:t>Estrategias de la mezcla de m</w:t>
      </w:r>
      <w:r w:rsidR="00953BAC" w:rsidRPr="00242E3C">
        <w:rPr>
          <w:lang w:eastAsia="en-US"/>
        </w:rPr>
        <w:t>arketing</w:t>
      </w:r>
      <w:r w:rsidR="00953BAC" w:rsidRPr="00242E3C">
        <w:rPr>
          <w:lang w:eastAsia="en-US"/>
        </w:rPr>
        <w:tab/>
      </w:r>
      <w:r w:rsidR="00F83FFA" w:rsidRPr="00242E3C">
        <w:rPr>
          <w:lang w:eastAsia="en-US"/>
        </w:rPr>
        <w:t>38</w:t>
      </w:r>
    </w:p>
    <w:p w:rsidR="00F83FFA" w:rsidRPr="00242E3C" w:rsidRDefault="00F83FFA" w:rsidP="00F83FFA">
      <w:pPr>
        <w:tabs>
          <w:tab w:val="right" w:leader="dot" w:pos="8505"/>
        </w:tabs>
        <w:ind w:left="567" w:hanging="567"/>
        <w:rPr>
          <w:lang w:eastAsia="en-US"/>
        </w:rPr>
      </w:pPr>
      <w:r w:rsidRPr="00242E3C">
        <w:rPr>
          <w:lang w:eastAsia="en-US"/>
        </w:rPr>
        <w:t>3.4.1</w:t>
      </w:r>
      <w:r w:rsidRPr="00242E3C">
        <w:rPr>
          <w:lang w:eastAsia="en-US"/>
        </w:rPr>
        <w:tab/>
        <w:t>Producto</w:t>
      </w:r>
      <w:r w:rsidRPr="00242E3C">
        <w:rPr>
          <w:lang w:eastAsia="en-US"/>
        </w:rPr>
        <w:tab/>
        <w:t>38</w:t>
      </w:r>
    </w:p>
    <w:p w:rsidR="00F83FFA" w:rsidRPr="00242E3C" w:rsidRDefault="00F83FFA" w:rsidP="00F83FFA">
      <w:pPr>
        <w:tabs>
          <w:tab w:val="right" w:leader="dot" w:pos="8505"/>
        </w:tabs>
        <w:ind w:left="567" w:hanging="567"/>
        <w:rPr>
          <w:lang w:eastAsia="en-US"/>
        </w:rPr>
      </w:pPr>
      <w:r w:rsidRPr="00242E3C">
        <w:rPr>
          <w:lang w:eastAsia="en-US"/>
        </w:rPr>
        <w:t>3.4.2</w:t>
      </w:r>
      <w:r w:rsidRPr="00242E3C">
        <w:rPr>
          <w:lang w:eastAsia="en-US"/>
        </w:rPr>
        <w:tab/>
        <w:t>Precio</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3.4.3</w:t>
      </w:r>
      <w:r w:rsidRPr="00242E3C">
        <w:rPr>
          <w:lang w:eastAsia="en-US"/>
        </w:rPr>
        <w:tab/>
        <w:t>Plaza</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3.4.4</w:t>
      </w:r>
      <w:r w:rsidRPr="00242E3C">
        <w:rPr>
          <w:lang w:eastAsia="en-US"/>
        </w:rPr>
        <w:tab/>
        <w:t>Promoción</w:t>
      </w:r>
      <w:r w:rsidRPr="00242E3C">
        <w:rPr>
          <w:lang w:eastAsia="en-US"/>
        </w:rPr>
        <w:tab/>
        <w:t>40</w:t>
      </w:r>
    </w:p>
    <w:p w:rsidR="008925F5" w:rsidRPr="00242E3C" w:rsidRDefault="008925F5" w:rsidP="008925F5">
      <w:pPr>
        <w:tabs>
          <w:tab w:val="right" w:leader="dot" w:pos="8505"/>
        </w:tabs>
        <w:ind w:left="340" w:hanging="340"/>
        <w:rPr>
          <w:lang w:eastAsia="en-US"/>
        </w:rPr>
      </w:pPr>
      <w:r w:rsidRPr="00242E3C">
        <w:rPr>
          <w:lang w:eastAsia="en-US"/>
        </w:rPr>
        <w:t>3.5</w:t>
      </w:r>
      <w:r w:rsidR="00953BAC" w:rsidRPr="00242E3C">
        <w:rPr>
          <w:lang w:eastAsia="en-US"/>
        </w:rPr>
        <w:tab/>
        <w:t>Presupuesto de marketing</w:t>
      </w:r>
      <w:r w:rsidR="00953BAC" w:rsidRPr="00242E3C">
        <w:rPr>
          <w:lang w:eastAsia="en-US"/>
        </w:rPr>
        <w:tab/>
      </w:r>
      <w:r w:rsidR="00F83FFA" w:rsidRPr="00242E3C">
        <w:rPr>
          <w:lang w:eastAsia="en-US"/>
        </w:rPr>
        <w:t>41</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w:t>
      </w:r>
      <w:r w:rsidR="00953BAC" w:rsidRPr="00242E3C">
        <w:rPr>
          <w:b/>
          <w:lang w:eastAsia="en-US"/>
        </w:rPr>
        <w:t>tulo VII. Plan de operaciones</w:t>
      </w:r>
      <w:r w:rsidR="00953BAC" w:rsidRPr="00242E3C">
        <w:rPr>
          <w:b/>
          <w:lang w:eastAsia="en-US"/>
        </w:rPr>
        <w:tab/>
      </w:r>
      <w:r w:rsidR="00F83FFA" w:rsidRPr="00242E3C">
        <w:rPr>
          <w:b/>
          <w:lang w:eastAsia="en-US"/>
        </w:rPr>
        <w:t>42</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Iniciativas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Mapa de procesos</w:t>
      </w:r>
      <w:r w:rsidRPr="00242E3C">
        <w:rPr>
          <w:lang w:eastAsia="en-US"/>
        </w:rPr>
        <w:tab/>
      </w:r>
      <w:r w:rsidR="00F83FFA" w:rsidRPr="00242E3C">
        <w:rPr>
          <w:lang w:eastAsia="en-US"/>
        </w:rPr>
        <w:t>43</w:t>
      </w:r>
    </w:p>
    <w:p w:rsidR="008925F5" w:rsidRPr="00242E3C" w:rsidRDefault="008925F5" w:rsidP="008925F5">
      <w:pPr>
        <w:tabs>
          <w:tab w:val="right" w:leader="dot" w:pos="8505"/>
        </w:tabs>
        <w:ind w:left="340" w:hanging="340"/>
        <w:rPr>
          <w:lang w:eastAsia="en-US"/>
        </w:rPr>
      </w:pPr>
      <w:r w:rsidRPr="00242E3C">
        <w:rPr>
          <w:lang w:eastAsia="en-US"/>
        </w:rPr>
        <w:t>5.</w:t>
      </w:r>
      <w:r w:rsidRPr="00242E3C">
        <w:rPr>
          <w:lang w:eastAsia="en-US"/>
        </w:rPr>
        <w:tab/>
        <w:t>Estra</w:t>
      </w:r>
      <w:r w:rsidR="00953BAC" w:rsidRPr="00242E3C">
        <w:rPr>
          <w:lang w:eastAsia="en-US"/>
        </w:rPr>
        <w:t>tegia del plan de operaciones</w:t>
      </w:r>
      <w:r w:rsidR="00953BAC" w:rsidRPr="00242E3C">
        <w:rPr>
          <w:lang w:eastAsia="en-US"/>
        </w:rPr>
        <w:tab/>
      </w:r>
      <w:r w:rsidR="00F83FFA" w:rsidRPr="00242E3C">
        <w:rPr>
          <w:lang w:eastAsia="en-US"/>
        </w:rPr>
        <w:t>45</w:t>
      </w:r>
    </w:p>
    <w:p w:rsidR="002B659E"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operaciones</w:t>
      </w:r>
      <w:r w:rsidRPr="00242E3C">
        <w:rPr>
          <w:lang w:eastAsia="en-US"/>
        </w:rPr>
        <w:tab/>
      </w:r>
      <w:r w:rsidR="00F83FFA" w:rsidRPr="00242E3C">
        <w:rPr>
          <w:lang w:eastAsia="en-US"/>
        </w:rPr>
        <w:t>46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VIII. Plan de recursos humanos</w:t>
      </w:r>
      <w:r w:rsidRPr="00242E3C">
        <w:rPr>
          <w:b/>
          <w:lang w:eastAsia="en-US"/>
        </w:rPr>
        <w:tab/>
        <w:t>4</w:t>
      </w:r>
      <w:r w:rsidR="00F83FFA" w:rsidRPr="00242E3C">
        <w:rPr>
          <w:b/>
          <w:lang w:eastAsia="en-US"/>
        </w:rPr>
        <w:t>7</w:t>
      </w:r>
    </w:p>
    <w:p w:rsidR="008925F5" w:rsidRPr="00242E3C" w:rsidRDefault="008925F5"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 de recursos humanos</w:t>
      </w:r>
      <w:r w:rsidRPr="00242E3C">
        <w:rPr>
          <w:lang w:eastAsia="en-US"/>
        </w:rPr>
        <w:tab/>
        <w:t>4</w:t>
      </w:r>
      <w:r w:rsidR="00F83FFA" w:rsidRPr="00242E3C">
        <w:rPr>
          <w:lang w:eastAsia="en-US"/>
        </w:rPr>
        <w:t>8</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Proceso d</w:t>
      </w:r>
      <w:r w:rsidR="005634BF" w:rsidRPr="00242E3C">
        <w:rPr>
          <w:lang w:eastAsia="en-US"/>
        </w:rPr>
        <w:t>e adquisición de competencias</w:t>
      </w:r>
      <w:r w:rsidR="005634BF" w:rsidRPr="00242E3C">
        <w:rPr>
          <w:lang w:eastAsia="en-US"/>
        </w:rPr>
        <w:tab/>
      </w:r>
      <w:r w:rsidR="00F83FFA" w:rsidRPr="00242E3C">
        <w:rPr>
          <w:lang w:eastAsia="en-US"/>
        </w:rPr>
        <w:t>48</w:t>
      </w:r>
    </w:p>
    <w:p w:rsidR="00F83FFA" w:rsidRPr="00242E3C" w:rsidRDefault="00F83FFA" w:rsidP="00F83FFA">
      <w:pPr>
        <w:tabs>
          <w:tab w:val="right" w:leader="dot" w:pos="8505"/>
        </w:tabs>
        <w:ind w:left="567" w:hanging="567"/>
        <w:rPr>
          <w:lang w:eastAsia="en-US"/>
        </w:rPr>
      </w:pPr>
      <w:r w:rsidRPr="00242E3C">
        <w:rPr>
          <w:lang w:eastAsia="en-US"/>
        </w:rPr>
        <w:t>3.1.1</w:t>
      </w:r>
      <w:r w:rsidRPr="00242E3C">
        <w:rPr>
          <w:lang w:eastAsia="en-US"/>
        </w:rPr>
        <w:tab/>
        <w:t>Plan de recursos humanos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3.1.2</w:t>
      </w:r>
      <w:r w:rsidRPr="00242E3C">
        <w:rPr>
          <w:lang w:eastAsia="en-US"/>
        </w:rPr>
        <w:tab/>
        <w:t>Elaboración de puestos y perfiles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3.1.3</w:t>
      </w:r>
      <w:r w:rsidRPr="00242E3C">
        <w:rPr>
          <w:lang w:eastAsia="en-US"/>
        </w:rPr>
        <w:tab/>
        <w:t>Reclutamiento, selección y contratación</w:t>
      </w:r>
      <w:r w:rsidRPr="00242E3C">
        <w:rPr>
          <w:lang w:eastAsia="en-US"/>
        </w:rPr>
        <w:tab/>
        <w:t>48</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t>Proceso de est</w:t>
      </w:r>
      <w:r w:rsidR="005634BF" w:rsidRPr="00242E3C">
        <w:rPr>
          <w:lang w:eastAsia="en-US"/>
        </w:rPr>
        <w:t>imulación de las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3.2.1</w:t>
      </w:r>
      <w:r w:rsidRPr="00242E3C">
        <w:rPr>
          <w:lang w:eastAsia="en-US"/>
        </w:rPr>
        <w:tab/>
        <w:t>Gestionar el desempeño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3.2.2</w:t>
      </w:r>
      <w:r w:rsidRPr="00242E3C">
        <w:rPr>
          <w:lang w:eastAsia="en-US"/>
        </w:rPr>
        <w:tab/>
        <w:t>Desarrollar condiciones de calidad de vida</w:t>
      </w:r>
      <w:r w:rsidRPr="00242E3C">
        <w:rPr>
          <w:lang w:eastAsia="en-US"/>
        </w:rPr>
        <w:tab/>
        <w:t>49</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 xml:space="preserve">Proceso </w:t>
      </w:r>
      <w:r w:rsidR="005634BF" w:rsidRPr="00242E3C">
        <w:rPr>
          <w:lang w:eastAsia="en-US"/>
        </w:rPr>
        <w:t>de desarrollo de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3.3.1</w:t>
      </w:r>
      <w:r w:rsidRPr="00242E3C">
        <w:rPr>
          <w:lang w:eastAsia="en-US"/>
        </w:rPr>
        <w:tab/>
        <w:t>Sucesión y reemplazo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3.3.2</w:t>
      </w:r>
      <w:r w:rsidRPr="00242E3C">
        <w:rPr>
          <w:lang w:eastAsia="en-US"/>
        </w:rPr>
        <w:tab/>
        <w:t>Formación</w:t>
      </w:r>
      <w:r w:rsidRPr="00242E3C">
        <w:rPr>
          <w:lang w:eastAsia="en-US"/>
        </w:rPr>
        <w:tab/>
        <w:t>49</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Diseño organizacional</w:t>
      </w:r>
      <w:r w:rsidRPr="00242E3C">
        <w:rPr>
          <w:lang w:eastAsia="en-US"/>
        </w:rPr>
        <w:tab/>
      </w:r>
      <w:r w:rsidR="00ED54C3" w:rsidRPr="00242E3C">
        <w:rPr>
          <w:lang w:eastAsia="en-US"/>
        </w:rPr>
        <w:t>49</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Cultura organizacional</w:t>
      </w:r>
      <w:r w:rsidRPr="00242E3C">
        <w:rPr>
          <w:lang w:eastAsia="en-US"/>
        </w:rPr>
        <w:tab/>
      </w:r>
      <w:r w:rsidR="00ED54C3" w:rsidRPr="00242E3C">
        <w:rPr>
          <w:lang w:eastAsia="en-US"/>
        </w:rPr>
        <w:t>50</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recursos humanos</w:t>
      </w:r>
      <w:r w:rsidRPr="00242E3C">
        <w:rPr>
          <w:lang w:eastAsia="en-US"/>
        </w:rPr>
        <w:tab/>
      </w:r>
      <w:r w:rsidR="00ED54C3" w:rsidRPr="00242E3C">
        <w:rPr>
          <w:lang w:eastAsia="en-US"/>
        </w:rPr>
        <w:t>50</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IX. Plan de resp</w:t>
      </w:r>
      <w:r w:rsidR="005634BF" w:rsidRPr="00242E3C">
        <w:rPr>
          <w:b/>
          <w:lang w:eastAsia="en-US"/>
        </w:rPr>
        <w:t>onsabilidad social</w:t>
      </w:r>
      <w:r w:rsidR="005634BF" w:rsidRPr="00242E3C">
        <w:rPr>
          <w:b/>
          <w:lang w:eastAsia="en-US"/>
        </w:rPr>
        <w:tab/>
      </w:r>
      <w:r w:rsidR="00ED54C3" w:rsidRPr="00242E3C">
        <w:rPr>
          <w:b/>
          <w:lang w:eastAsia="en-US"/>
        </w:rPr>
        <w:t>51</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Objetivos generales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Actividades</w:t>
      </w:r>
      <w:r w:rsidRPr="00242E3C">
        <w:rPr>
          <w:lang w:eastAsia="en-US"/>
        </w:rPr>
        <w:tab/>
      </w:r>
      <w:r w:rsidR="00ED54C3" w:rsidRPr="00242E3C">
        <w:rPr>
          <w:lang w:eastAsia="en-US"/>
        </w:rPr>
        <w:t>52</w:t>
      </w:r>
    </w:p>
    <w:p w:rsidR="002B659E" w:rsidRPr="00242E3C" w:rsidRDefault="008925F5" w:rsidP="008925F5">
      <w:pPr>
        <w:tabs>
          <w:tab w:val="right" w:leader="dot" w:pos="8505"/>
        </w:tabs>
        <w:ind w:left="340" w:hanging="340"/>
        <w:rPr>
          <w:lang w:eastAsia="en-US"/>
        </w:rPr>
      </w:pPr>
      <w:r w:rsidRPr="00242E3C">
        <w:rPr>
          <w:lang w:eastAsia="en-US"/>
        </w:rPr>
        <w:lastRenderedPageBreak/>
        <w:t>4.</w:t>
      </w:r>
      <w:r w:rsidRPr="00242E3C">
        <w:rPr>
          <w:lang w:eastAsia="en-US"/>
        </w:rPr>
        <w:tab/>
        <w:t>Presupues</w:t>
      </w:r>
      <w:r w:rsidR="005634BF" w:rsidRPr="00242E3C">
        <w:rPr>
          <w:lang w:eastAsia="en-US"/>
        </w:rPr>
        <w:t>to de responsabilidad social.</w:t>
      </w:r>
      <w:r w:rsidR="005634BF" w:rsidRPr="00242E3C">
        <w:rPr>
          <w:lang w:eastAsia="en-US"/>
        </w:rPr>
        <w:tab/>
      </w:r>
      <w:r w:rsidR="00ED54C3" w:rsidRPr="00242E3C">
        <w:rPr>
          <w:lang w:eastAsia="en-US"/>
        </w:rPr>
        <w:t>52</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X. Plan de fin</w:t>
      </w:r>
      <w:r w:rsidR="005634BF" w:rsidRPr="00242E3C">
        <w:rPr>
          <w:b/>
          <w:lang w:eastAsia="en-US"/>
        </w:rPr>
        <w:t>anzas y evaluación financiera</w:t>
      </w:r>
      <w:r w:rsidR="005634BF" w:rsidRPr="00242E3C">
        <w:rPr>
          <w:b/>
          <w:lang w:eastAsia="en-US"/>
        </w:rPr>
        <w:tab/>
      </w:r>
      <w:r w:rsidR="00ED54C3" w:rsidRPr="00242E3C">
        <w:rPr>
          <w:b/>
          <w:lang w:eastAsia="en-US"/>
        </w:rPr>
        <w:t>53</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Supuestos</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Situación actual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Objetivo general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Objetivos específicos</w:t>
      </w:r>
      <w:r w:rsidRPr="00242E3C">
        <w:rPr>
          <w:lang w:eastAsia="en-US"/>
        </w:rPr>
        <w:tab/>
      </w:r>
      <w:r w:rsidR="00ED54C3" w:rsidRPr="00242E3C">
        <w:rPr>
          <w:lang w:eastAsia="en-US"/>
        </w:rPr>
        <w:t>54</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Tasa de descuento</w:t>
      </w:r>
      <w:r w:rsidRPr="00242E3C">
        <w:rPr>
          <w:lang w:eastAsia="en-US"/>
        </w:rPr>
        <w:tab/>
      </w:r>
      <w:r w:rsidR="00ED54C3" w:rsidRPr="00242E3C">
        <w:rPr>
          <w:lang w:eastAsia="en-US"/>
        </w:rPr>
        <w:t>54</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Estra</w:t>
      </w:r>
      <w:r w:rsidR="005634BF" w:rsidRPr="00242E3C">
        <w:rPr>
          <w:lang w:eastAsia="en-US"/>
        </w:rPr>
        <w:t>tegia y evaluación financiera</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6.1</w:t>
      </w:r>
      <w:r w:rsidRPr="00242E3C">
        <w:rPr>
          <w:lang w:eastAsia="en-US"/>
        </w:rPr>
        <w:tab/>
        <w:t xml:space="preserve">Flujo de caja proyectado y Estados financieros proyectados </w:t>
      </w:r>
      <w:r w:rsidR="005634BF" w:rsidRPr="00242E3C">
        <w:rPr>
          <w:lang w:eastAsia="en-US"/>
        </w:rPr>
        <w:t>aplicando el plan estratégico</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6.2</w:t>
      </w:r>
      <w:r w:rsidRPr="00242E3C">
        <w:rPr>
          <w:lang w:eastAsia="en-US"/>
        </w:rPr>
        <w:tab/>
        <w:t xml:space="preserve">Evaluación financiera </w:t>
      </w:r>
      <w:r w:rsidR="005634BF" w:rsidRPr="00242E3C">
        <w:rPr>
          <w:lang w:eastAsia="en-US"/>
        </w:rPr>
        <w:t>aplicando el plan estratégico</w:t>
      </w:r>
      <w:r w:rsidR="005634BF" w:rsidRPr="00242E3C">
        <w:rPr>
          <w:lang w:eastAsia="en-US"/>
        </w:rPr>
        <w:tab/>
      </w:r>
      <w:r w:rsidR="00ED54C3" w:rsidRPr="00242E3C">
        <w:rPr>
          <w:lang w:eastAsia="en-US"/>
        </w:rPr>
        <w:t>56</w:t>
      </w:r>
    </w:p>
    <w:p w:rsidR="008925F5" w:rsidRPr="00242E3C" w:rsidRDefault="008925F5" w:rsidP="008925F5">
      <w:pPr>
        <w:tabs>
          <w:tab w:val="right" w:leader="dot" w:pos="8505"/>
        </w:tabs>
        <w:ind w:left="340" w:hanging="340"/>
        <w:rPr>
          <w:lang w:eastAsia="en-US"/>
        </w:rPr>
      </w:pPr>
      <w:r w:rsidRPr="00242E3C">
        <w:rPr>
          <w:lang w:eastAsia="en-US"/>
        </w:rPr>
        <w:t>6.3</w:t>
      </w:r>
      <w:r w:rsidRPr="00242E3C">
        <w:rPr>
          <w:lang w:eastAsia="en-US"/>
        </w:rPr>
        <w:tab/>
        <w:t>Evaluación financiera aplicando la estrategi</w:t>
      </w:r>
      <w:r w:rsidR="005634BF" w:rsidRPr="00242E3C">
        <w:rPr>
          <w:lang w:eastAsia="en-US"/>
        </w:rPr>
        <w:t>a y sin aplicar la estrategia</w:t>
      </w:r>
      <w:r w:rsidR="005634BF" w:rsidRPr="00242E3C">
        <w:rPr>
          <w:lang w:eastAsia="en-US"/>
        </w:rPr>
        <w:tab/>
      </w:r>
      <w:r w:rsidR="00ED54C3" w:rsidRPr="00242E3C">
        <w:rPr>
          <w:lang w:eastAsia="en-US"/>
        </w:rPr>
        <w:t>56</w:t>
      </w:r>
    </w:p>
    <w:p w:rsidR="002B659E" w:rsidRPr="00242E3C" w:rsidRDefault="005634BF" w:rsidP="008925F5">
      <w:pPr>
        <w:tabs>
          <w:tab w:val="right" w:leader="dot" w:pos="8505"/>
        </w:tabs>
        <w:ind w:left="340" w:hanging="340"/>
        <w:rPr>
          <w:lang w:eastAsia="en-US"/>
        </w:rPr>
      </w:pPr>
      <w:r w:rsidRPr="00242E3C">
        <w:rPr>
          <w:lang w:eastAsia="en-US"/>
        </w:rPr>
        <w:t>7.</w:t>
      </w:r>
      <w:r w:rsidRPr="00242E3C">
        <w:rPr>
          <w:lang w:eastAsia="en-US"/>
        </w:rPr>
        <w:tab/>
        <w:t>Mapa estratégico.</w:t>
      </w:r>
      <w:r w:rsidRPr="00242E3C">
        <w:rPr>
          <w:lang w:eastAsia="en-US"/>
        </w:rPr>
        <w:tab/>
      </w:r>
      <w:r w:rsidR="00ED54C3" w:rsidRPr="00242E3C">
        <w:rPr>
          <w:lang w:eastAsia="en-US"/>
        </w:rPr>
        <w:t>56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5634BF" w:rsidRPr="00242E3C">
        <w:rPr>
          <w:b/>
          <w:lang w:eastAsia="en-US"/>
        </w:rPr>
        <w:t>onclusiones y recomendaciones</w:t>
      </w:r>
      <w:r w:rsidR="005634BF" w:rsidRPr="00242E3C">
        <w:rPr>
          <w:b/>
          <w:lang w:eastAsia="en-US"/>
        </w:rPr>
        <w:tab/>
      </w:r>
      <w:r w:rsidR="00ED54C3" w:rsidRPr="00242E3C">
        <w:rPr>
          <w:b/>
          <w:lang w:eastAsia="en-US"/>
        </w:rPr>
        <w:t>57</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Conclusiones</w:t>
      </w:r>
      <w:r w:rsidRPr="00242E3C">
        <w:rPr>
          <w:lang w:eastAsia="en-US"/>
        </w:rPr>
        <w:tab/>
      </w:r>
      <w:r w:rsidR="00ED54C3" w:rsidRPr="00242E3C">
        <w:rPr>
          <w:lang w:eastAsia="en-US"/>
        </w:rPr>
        <w:t>57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Recomendaciones</w:t>
      </w:r>
      <w:r w:rsidRPr="00242E3C">
        <w:rPr>
          <w:lang w:eastAsia="en-US"/>
        </w:rPr>
        <w:tab/>
        <w:t>5</w:t>
      </w:r>
      <w:r w:rsidR="00ED54C3" w:rsidRPr="00242E3C">
        <w:rPr>
          <w:lang w:eastAsia="en-US"/>
        </w:rPr>
        <w:t>8</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ED54C3" w:rsidP="008925F5">
      <w:pPr>
        <w:tabs>
          <w:tab w:val="right" w:leader="dot" w:pos="8505"/>
        </w:tabs>
        <w:rPr>
          <w:b/>
          <w:lang w:eastAsia="en-US"/>
        </w:rPr>
      </w:pPr>
      <w:r w:rsidRPr="00242E3C">
        <w:rPr>
          <w:b/>
          <w:lang w:eastAsia="en-US"/>
        </w:rPr>
        <w:t>Bibliografía</w:t>
      </w:r>
      <w:r w:rsidR="005634BF" w:rsidRPr="00242E3C">
        <w:rPr>
          <w:b/>
          <w:lang w:eastAsia="en-US"/>
        </w:rPr>
        <w:tab/>
      </w:r>
      <w:r w:rsidRPr="00242E3C">
        <w:rPr>
          <w:b/>
          <w:lang w:eastAsia="en-US"/>
        </w:rPr>
        <w:t>59</w:t>
      </w:r>
    </w:p>
    <w:p w:rsidR="002B659E" w:rsidRPr="00242E3C" w:rsidRDefault="008925F5" w:rsidP="008925F5">
      <w:pPr>
        <w:tabs>
          <w:tab w:val="right" w:leader="dot" w:pos="8505"/>
        </w:tabs>
        <w:rPr>
          <w:b/>
          <w:lang w:eastAsia="en-US"/>
        </w:rPr>
      </w:pPr>
      <w:r w:rsidRPr="00242E3C">
        <w:rPr>
          <w:b/>
          <w:lang w:eastAsia="en-US"/>
        </w:rPr>
        <w:t>Anexos</w:t>
      </w:r>
      <w:r w:rsidRPr="00242E3C">
        <w:rPr>
          <w:b/>
          <w:lang w:eastAsia="en-US"/>
        </w:rPr>
        <w:tab/>
        <w:t>6</w:t>
      </w:r>
      <w:r w:rsidR="00ED54C3" w:rsidRPr="00242E3C">
        <w:rPr>
          <w:b/>
          <w:lang w:eastAsia="en-US"/>
        </w:rPr>
        <w:t>3</w:t>
      </w:r>
    </w:p>
    <w:p w:rsidR="00734B98" w:rsidRPr="00242E3C" w:rsidRDefault="008925F5" w:rsidP="008925F5">
      <w:pPr>
        <w:tabs>
          <w:tab w:val="right" w:leader="dot" w:pos="8505"/>
        </w:tabs>
        <w:rPr>
          <w:b/>
          <w:lang w:eastAsia="en-US"/>
        </w:rPr>
      </w:pPr>
      <w:r w:rsidRPr="00242E3C">
        <w:rPr>
          <w:b/>
          <w:lang w:eastAsia="en-US"/>
        </w:rPr>
        <w:t>Nota biográfica</w:t>
      </w:r>
      <w:r w:rsidRPr="00242E3C">
        <w:rPr>
          <w:b/>
          <w:lang w:eastAsia="en-US"/>
        </w:rPr>
        <w:tab/>
      </w:r>
      <w:r w:rsidR="00F21B98">
        <w:rPr>
          <w:b/>
          <w:lang w:eastAsia="en-US"/>
        </w:rPr>
        <w:t>77</w:t>
      </w: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8925F5" w:rsidRPr="00242E3C" w:rsidRDefault="008925F5" w:rsidP="002B659E">
      <w:pPr>
        <w:tabs>
          <w:tab w:val="right" w:leader="dot" w:pos="8505"/>
        </w:tabs>
        <w:ind w:left="340" w:hanging="340"/>
        <w:rPr>
          <w:lang w:eastAsia="en-US"/>
        </w:rPr>
      </w:pPr>
      <w:r w:rsidRPr="00242E3C">
        <w:rPr>
          <w:lang w:eastAsia="en-US"/>
        </w:rPr>
        <w:br w:type="page"/>
      </w:r>
    </w:p>
    <w:p w:rsidR="00953BAC" w:rsidRPr="00242E3C" w:rsidRDefault="00953BAC" w:rsidP="00582BAE">
      <w:pPr>
        <w:tabs>
          <w:tab w:val="right" w:leader="dot" w:pos="8505"/>
        </w:tabs>
        <w:jc w:val="center"/>
        <w:outlineLvl w:val="0"/>
        <w:rPr>
          <w:b/>
          <w:lang w:eastAsia="en-US"/>
        </w:rPr>
      </w:pPr>
      <w:r w:rsidRPr="00242E3C">
        <w:rPr>
          <w:b/>
          <w:lang w:eastAsia="en-US"/>
        </w:rPr>
        <w:lastRenderedPageBreak/>
        <w:t>Índice de tablas</w:t>
      </w:r>
    </w:p>
    <w:p w:rsidR="00953BAC" w:rsidRPr="00242E3C" w:rsidRDefault="00953BAC" w:rsidP="00953BAC">
      <w:pPr>
        <w:tabs>
          <w:tab w:val="right" w:leader="dot" w:pos="8505"/>
        </w:tabs>
        <w:ind w:left="1247" w:hanging="1247"/>
        <w:rPr>
          <w:lang w:eastAsia="en-US"/>
        </w:rPr>
      </w:pPr>
      <w:r w:rsidRPr="00242E3C">
        <w:rPr>
          <w:lang w:eastAsia="en-US"/>
        </w:rPr>
        <w:t>Tabla 1.</w:t>
      </w:r>
      <w:r w:rsidRPr="00242E3C">
        <w:rPr>
          <w:lang w:eastAsia="en-US"/>
        </w:rPr>
        <w:tab/>
        <w:t>Entorno po</w:t>
      </w:r>
      <w:r w:rsidR="00005F3D" w:rsidRPr="00242E3C">
        <w:rPr>
          <w:lang w:eastAsia="en-US"/>
        </w:rPr>
        <w:t>lítico – legal</w:t>
      </w:r>
      <w:r w:rsidR="00005F3D" w:rsidRPr="00242E3C">
        <w:rPr>
          <w:lang w:eastAsia="en-US"/>
        </w:rPr>
        <w:tab/>
      </w:r>
      <w:r w:rsidR="005370A3" w:rsidRPr="00242E3C">
        <w:rPr>
          <w:lang w:eastAsia="en-US"/>
        </w:rPr>
        <w:t>4</w:t>
      </w:r>
    </w:p>
    <w:p w:rsidR="00953BAC" w:rsidRPr="00242E3C" w:rsidRDefault="00953BAC" w:rsidP="00953BAC">
      <w:pPr>
        <w:tabs>
          <w:tab w:val="right" w:leader="dot" w:pos="8505"/>
        </w:tabs>
        <w:ind w:left="1247" w:hanging="1247"/>
        <w:rPr>
          <w:lang w:eastAsia="en-US"/>
        </w:rPr>
      </w:pPr>
      <w:r w:rsidRPr="00242E3C">
        <w:rPr>
          <w:lang w:eastAsia="en-US"/>
        </w:rPr>
        <w:t>Tabla 2.</w:t>
      </w:r>
      <w:r w:rsidRPr="00242E3C">
        <w:rPr>
          <w:lang w:eastAsia="en-US"/>
        </w:rPr>
        <w:tab/>
        <w:t xml:space="preserve">Entorno </w:t>
      </w:r>
      <w:r w:rsidR="00433D35" w:rsidRPr="00242E3C">
        <w:rPr>
          <w:lang w:eastAsia="en-US"/>
        </w:rPr>
        <w:t>económico</w:t>
      </w:r>
      <w:r w:rsidR="00005F3D" w:rsidRPr="00242E3C">
        <w:rPr>
          <w:lang w:eastAsia="en-US"/>
        </w:rPr>
        <w:t>.</w:t>
      </w:r>
      <w:r w:rsidR="00005F3D" w:rsidRPr="00242E3C">
        <w:rPr>
          <w:lang w:eastAsia="en-US"/>
        </w:rPr>
        <w:tab/>
      </w:r>
      <w:r w:rsidR="00D32394" w:rsidRPr="00242E3C">
        <w:rPr>
          <w:lang w:eastAsia="en-US"/>
        </w:rPr>
        <w:t>5</w:t>
      </w:r>
    </w:p>
    <w:p w:rsidR="00953BAC" w:rsidRPr="00242E3C" w:rsidRDefault="00953BAC" w:rsidP="00953BAC">
      <w:pPr>
        <w:tabs>
          <w:tab w:val="right" w:leader="dot" w:pos="8505"/>
        </w:tabs>
        <w:ind w:left="1247" w:hanging="1247"/>
        <w:rPr>
          <w:lang w:eastAsia="en-US"/>
        </w:rPr>
      </w:pPr>
      <w:r w:rsidRPr="00242E3C">
        <w:rPr>
          <w:lang w:eastAsia="en-US"/>
        </w:rPr>
        <w:t>Tabla 3.</w:t>
      </w:r>
      <w:r w:rsidRPr="00242E3C">
        <w:rPr>
          <w:lang w:eastAsia="en-US"/>
        </w:rPr>
        <w:tab/>
        <w:t xml:space="preserve">Entorno </w:t>
      </w:r>
      <w:r w:rsidR="00433D35" w:rsidRPr="00242E3C">
        <w:rPr>
          <w:lang w:eastAsia="en-US"/>
        </w:rPr>
        <w:t>social</w:t>
      </w:r>
      <w:r w:rsidR="00005F3D" w:rsidRPr="00242E3C">
        <w:rPr>
          <w:lang w:eastAsia="en-US"/>
        </w:rPr>
        <w:tab/>
      </w:r>
      <w:r w:rsidR="005634BF"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4.</w:t>
      </w:r>
      <w:r w:rsidRPr="00242E3C">
        <w:rPr>
          <w:lang w:eastAsia="en-US"/>
        </w:rPr>
        <w:tab/>
        <w:t>Entorno tecnológico.</w:t>
      </w:r>
      <w:r w:rsidRPr="00242E3C">
        <w:rPr>
          <w:lang w:eastAsia="en-US"/>
        </w:rPr>
        <w:tab/>
      </w:r>
      <w:r w:rsidR="00DA0B59"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5.</w:t>
      </w:r>
      <w:r w:rsidRPr="00242E3C">
        <w:rPr>
          <w:lang w:eastAsia="en-US"/>
        </w:rPr>
        <w:tab/>
        <w:t>Entorno ecológico</w:t>
      </w:r>
      <w:r w:rsidRPr="00242E3C">
        <w:rPr>
          <w:lang w:eastAsia="en-US"/>
        </w:rPr>
        <w:tab/>
      </w:r>
      <w:r w:rsidR="00640FD3"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6.</w:t>
      </w:r>
      <w:r w:rsidRPr="00242E3C">
        <w:rPr>
          <w:lang w:eastAsia="en-US"/>
        </w:rPr>
        <w:tab/>
        <w:t>Entorno global</w:t>
      </w:r>
      <w:r w:rsidRPr="00242E3C">
        <w:rPr>
          <w:lang w:eastAsia="en-US"/>
        </w:rPr>
        <w:tab/>
      </w:r>
      <w:r w:rsidR="00B32A40" w:rsidRPr="00242E3C">
        <w:rPr>
          <w:lang w:eastAsia="en-US"/>
        </w:rPr>
        <w:t>7</w:t>
      </w:r>
    </w:p>
    <w:p w:rsidR="00953BAC" w:rsidRPr="00242E3C" w:rsidRDefault="00953BAC" w:rsidP="00953BAC">
      <w:pPr>
        <w:tabs>
          <w:tab w:val="right" w:leader="dot" w:pos="8505"/>
        </w:tabs>
        <w:ind w:left="1247" w:hanging="1247"/>
        <w:rPr>
          <w:lang w:eastAsia="en-US"/>
        </w:rPr>
      </w:pPr>
      <w:r w:rsidRPr="00242E3C">
        <w:rPr>
          <w:lang w:eastAsia="en-US"/>
        </w:rPr>
        <w:t>Tabla 7.</w:t>
      </w:r>
      <w:r w:rsidRPr="00242E3C">
        <w:rPr>
          <w:lang w:eastAsia="en-US"/>
        </w:rPr>
        <w:tab/>
        <w:t>Matriz de evaluac</w:t>
      </w:r>
      <w:r w:rsidR="00005F3D" w:rsidRPr="00242E3C">
        <w:rPr>
          <w:lang w:eastAsia="en-US"/>
        </w:rPr>
        <w:t>ión de factores externos (EFE)</w:t>
      </w:r>
      <w:r w:rsidR="00005F3D" w:rsidRPr="00242E3C">
        <w:rPr>
          <w:lang w:eastAsia="en-US"/>
        </w:rPr>
        <w:tab/>
      </w:r>
      <w:r w:rsidR="001F4BB4" w:rsidRPr="00242E3C">
        <w:rPr>
          <w:lang w:eastAsia="en-US"/>
        </w:rPr>
        <w:t>8</w:t>
      </w:r>
    </w:p>
    <w:p w:rsidR="00953BAC" w:rsidRPr="00242E3C" w:rsidRDefault="00953BAC" w:rsidP="00953BAC">
      <w:pPr>
        <w:tabs>
          <w:tab w:val="right" w:leader="dot" w:pos="8505"/>
        </w:tabs>
        <w:ind w:left="1247" w:hanging="1247"/>
        <w:rPr>
          <w:lang w:eastAsia="en-US"/>
        </w:rPr>
      </w:pPr>
      <w:r w:rsidRPr="00242E3C">
        <w:rPr>
          <w:lang w:eastAsia="en-US"/>
        </w:rPr>
        <w:t>Tabla 8.</w:t>
      </w:r>
      <w:r w:rsidRPr="00242E3C">
        <w:rPr>
          <w:lang w:eastAsia="en-US"/>
        </w:rPr>
        <w:tab/>
        <w:t xml:space="preserve">Poder de negociación de los </w:t>
      </w:r>
      <w:r w:rsidR="00005F3D" w:rsidRPr="00242E3C">
        <w:rPr>
          <w:lang w:eastAsia="en-US"/>
        </w:rPr>
        <w:t>proveedores</w:t>
      </w:r>
      <w:r w:rsidR="00005F3D" w:rsidRPr="00242E3C">
        <w:rPr>
          <w:lang w:eastAsia="en-US"/>
        </w:rPr>
        <w:tab/>
      </w:r>
      <w:r w:rsidR="001457F9" w:rsidRPr="00242E3C">
        <w:rPr>
          <w:lang w:eastAsia="en-US"/>
        </w:rPr>
        <w:t>10</w:t>
      </w:r>
    </w:p>
    <w:p w:rsidR="00953BAC" w:rsidRPr="00242E3C" w:rsidRDefault="00953BAC" w:rsidP="00953BAC">
      <w:pPr>
        <w:tabs>
          <w:tab w:val="right" w:leader="dot" w:pos="8505"/>
        </w:tabs>
        <w:ind w:left="1247" w:hanging="1247"/>
        <w:rPr>
          <w:lang w:eastAsia="en-US"/>
        </w:rPr>
      </w:pPr>
      <w:r w:rsidRPr="00242E3C">
        <w:rPr>
          <w:lang w:eastAsia="en-US"/>
        </w:rPr>
        <w:t>Tabla 9.</w:t>
      </w:r>
      <w:r w:rsidRPr="00242E3C">
        <w:rPr>
          <w:lang w:eastAsia="en-US"/>
        </w:rPr>
        <w:tab/>
        <w:t>Poder d</w:t>
      </w:r>
      <w:r w:rsidR="00005F3D" w:rsidRPr="00242E3C">
        <w:rPr>
          <w:lang w:eastAsia="en-US"/>
        </w:rPr>
        <w:t>e negociación de los clientes</w:t>
      </w:r>
      <w:r w:rsidR="00005F3D" w:rsidRPr="00242E3C">
        <w:rPr>
          <w:lang w:eastAsia="en-US"/>
        </w:rPr>
        <w:tab/>
      </w:r>
      <w:r w:rsidR="001457F9" w:rsidRPr="00242E3C">
        <w:rPr>
          <w:lang w:eastAsia="en-US"/>
        </w:rPr>
        <w:t>11</w:t>
      </w:r>
    </w:p>
    <w:p w:rsidR="00953BAC" w:rsidRPr="00242E3C" w:rsidRDefault="00005F3D" w:rsidP="00953BAC">
      <w:pPr>
        <w:tabs>
          <w:tab w:val="right" w:leader="dot" w:pos="8505"/>
        </w:tabs>
        <w:ind w:left="1247" w:hanging="1247"/>
        <w:rPr>
          <w:lang w:eastAsia="en-US"/>
        </w:rPr>
      </w:pPr>
      <w:r w:rsidRPr="00242E3C">
        <w:rPr>
          <w:lang w:eastAsia="en-US"/>
        </w:rPr>
        <w:t>Tabla 10.</w:t>
      </w:r>
      <w:r w:rsidRPr="00242E3C">
        <w:rPr>
          <w:lang w:eastAsia="en-US"/>
        </w:rPr>
        <w:tab/>
        <w:t>Barreras de entrada</w:t>
      </w:r>
      <w:r w:rsidRPr="00242E3C">
        <w:rPr>
          <w:lang w:eastAsia="en-US"/>
        </w:rPr>
        <w:tab/>
      </w:r>
      <w:r w:rsidR="007C2B9D"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w:t>
      </w:r>
      <w:r w:rsidR="00005F3D" w:rsidRPr="00242E3C">
        <w:rPr>
          <w:lang w:eastAsia="en-US"/>
        </w:rPr>
        <w:t>bla 11.</w:t>
      </w:r>
      <w:r w:rsidR="00005F3D" w:rsidRPr="00242E3C">
        <w:rPr>
          <w:lang w:eastAsia="en-US"/>
        </w:rPr>
        <w:tab/>
        <w:t>Acciones del gobierno</w:t>
      </w:r>
      <w:r w:rsidR="00005F3D" w:rsidRPr="00242E3C">
        <w:rPr>
          <w:lang w:eastAsia="en-US"/>
        </w:rPr>
        <w:tab/>
      </w:r>
      <w:r w:rsidR="00C04A96"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12.</w:t>
      </w:r>
      <w:r w:rsidRPr="00242E3C">
        <w:rPr>
          <w:lang w:eastAsia="en-US"/>
        </w:rPr>
        <w:tab/>
        <w:t>Amenaza de pro</w:t>
      </w:r>
      <w:r w:rsidR="00005F3D" w:rsidRPr="00242E3C">
        <w:rPr>
          <w:lang w:eastAsia="en-US"/>
        </w:rPr>
        <w:t>ductos o servicios sustitutos</w:t>
      </w:r>
      <w:r w:rsidR="00005F3D" w:rsidRPr="00242E3C">
        <w:rPr>
          <w:lang w:eastAsia="en-US"/>
        </w:rPr>
        <w:tab/>
      </w:r>
      <w:r w:rsidR="00A23A7B"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13.</w:t>
      </w:r>
      <w:r w:rsidRPr="00242E3C">
        <w:rPr>
          <w:lang w:eastAsia="en-US"/>
        </w:rPr>
        <w:tab/>
        <w:t xml:space="preserve">Rivalidad </w:t>
      </w:r>
      <w:r w:rsidR="00005F3D" w:rsidRPr="00242E3C">
        <w:rPr>
          <w:lang w:eastAsia="en-US"/>
        </w:rPr>
        <w:t>entre competidores existentes</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14.</w:t>
      </w:r>
      <w:r w:rsidRPr="00242E3C">
        <w:rPr>
          <w:lang w:eastAsia="en-US"/>
        </w:rPr>
        <w:tab/>
        <w:t>Barr</w:t>
      </w:r>
      <w:r w:rsidR="00005F3D" w:rsidRPr="00242E3C">
        <w:rPr>
          <w:lang w:eastAsia="en-US"/>
        </w:rPr>
        <w:t>eras de salida</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15.</w:t>
      </w:r>
      <w:r w:rsidRPr="00242E3C">
        <w:rPr>
          <w:lang w:eastAsia="en-US"/>
        </w:rPr>
        <w:tab/>
        <w:t>Evaluación</w:t>
      </w:r>
      <w:r w:rsidR="00005F3D" w:rsidRPr="00242E3C">
        <w:rPr>
          <w:lang w:eastAsia="en-US"/>
        </w:rPr>
        <w:t xml:space="preserve"> de atractivo de la industria</w:t>
      </w:r>
      <w:r w:rsidR="00005F3D" w:rsidRPr="00242E3C">
        <w:rPr>
          <w:lang w:eastAsia="en-US"/>
        </w:rPr>
        <w:tab/>
      </w:r>
      <w:r w:rsidR="0034455F" w:rsidRPr="00242E3C">
        <w:rPr>
          <w:lang w:eastAsia="en-US"/>
        </w:rPr>
        <w:t>14</w:t>
      </w:r>
    </w:p>
    <w:p w:rsidR="00953BAC" w:rsidRPr="00242E3C" w:rsidRDefault="00953BAC" w:rsidP="00953BAC">
      <w:pPr>
        <w:tabs>
          <w:tab w:val="right" w:leader="dot" w:pos="8505"/>
        </w:tabs>
        <w:ind w:left="1247" w:hanging="1247"/>
        <w:rPr>
          <w:lang w:eastAsia="en-US"/>
        </w:rPr>
      </w:pPr>
      <w:r w:rsidRPr="00242E3C">
        <w:rPr>
          <w:lang w:eastAsia="en-US"/>
        </w:rPr>
        <w:t>Tabla 16.</w:t>
      </w:r>
      <w:r w:rsidR="00005F3D" w:rsidRPr="00242E3C">
        <w:rPr>
          <w:lang w:eastAsia="en-US"/>
        </w:rPr>
        <w:tab/>
        <w:t>Matriz de perfil competitivo</w:t>
      </w:r>
      <w:r w:rsidR="00005F3D" w:rsidRPr="00242E3C">
        <w:rPr>
          <w:lang w:eastAsia="en-US"/>
        </w:rPr>
        <w:tab/>
      </w:r>
      <w:r w:rsidR="0034455F" w:rsidRPr="00242E3C">
        <w:rPr>
          <w:lang w:eastAsia="en-US"/>
        </w:rPr>
        <w:t>14</w:t>
      </w:r>
    </w:p>
    <w:p w:rsidR="00734B98" w:rsidRPr="00242E3C" w:rsidRDefault="00953BAC" w:rsidP="00953BAC">
      <w:pPr>
        <w:tabs>
          <w:tab w:val="right" w:leader="dot" w:pos="8505"/>
        </w:tabs>
        <w:ind w:left="1247" w:hanging="1247"/>
        <w:rPr>
          <w:lang w:eastAsia="en-US"/>
        </w:rPr>
      </w:pPr>
      <w:r w:rsidRPr="00242E3C">
        <w:rPr>
          <w:lang w:eastAsia="en-US"/>
        </w:rPr>
        <w:t>Tabla 17.</w:t>
      </w:r>
      <w:r w:rsidR="00433C2F" w:rsidRPr="00242E3C">
        <w:rPr>
          <w:lang w:eastAsia="en-US"/>
        </w:rPr>
        <w:tab/>
      </w:r>
      <w:r w:rsidRPr="00242E3C">
        <w:rPr>
          <w:lang w:eastAsia="en-US"/>
        </w:rPr>
        <w:t>Matriz de evaluaci</w:t>
      </w:r>
      <w:r w:rsidR="00005F3D" w:rsidRPr="00242E3C">
        <w:rPr>
          <w:lang w:eastAsia="en-US"/>
        </w:rPr>
        <w:t>ón de factores internos (EFI)</w:t>
      </w:r>
      <w:r w:rsidR="00005F3D" w:rsidRPr="00242E3C">
        <w:rPr>
          <w:lang w:eastAsia="en-US"/>
        </w:rPr>
        <w:tab/>
      </w:r>
      <w:r w:rsidR="0034455F" w:rsidRPr="00242E3C">
        <w:rPr>
          <w:lang w:eastAsia="en-US"/>
        </w:rPr>
        <w:t>20</w:t>
      </w:r>
    </w:p>
    <w:p w:rsidR="00433C2F" w:rsidRPr="00242E3C" w:rsidRDefault="00005F3D" w:rsidP="00433C2F">
      <w:pPr>
        <w:tabs>
          <w:tab w:val="right" w:leader="dot" w:pos="8505"/>
        </w:tabs>
        <w:ind w:left="1247" w:hanging="1247"/>
        <w:rPr>
          <w:lang w:eastAsia="en-US"/>
        </w:rPr>
      </w:pPr>
      <w:r w:rsidRPr="00242E3C">
        <w:rPr>
          <w:lang w:eastAsia="en-US"/>
        </w:rPr>
        <w:t>Tabla 18.</w:t>
      </w:r>
      <w:r w:rsidRPr="00242E3C">
        <w:rPr>
          <w:lang w:eastAsia="en-US"/>
        </w:rPr>
        <w:tab/>
        <w:t>Matriz VRIO</w:t>
      </w:r>
      <w:r w:rsidRPr="00242E3C">
        <w:rPr>
          <w:lang w:eastAsia="en-US"/>
        </w:rPr>
        <w:tab/>
      </w:r>
      <w:r w:rsidR="0034455F" w:rsidRPr="00242E3C">
        <w:rPr>
          <w:lang w:eastAsia="en-US"/>
        </w:rPr>
        <w:t>21</w:t>
      </w:r>
    </w:p>
    <w:p w:rsidR="00433C2F" w:rsidRPr="00242E3C" w:rsidRDefault="00433C2F" w:rsidP="00433C2F">
      <w:pPr>
        <w:tabs>
          <w:tab w:val="right" w:leader="dot" w:pos="8505"/>
        </w:tabs>
        <w:ind w:left="1247" w:hanging="1247"/>
        <w:rPr>
          <w:lang w:eastAsia="en-US"/>
        </w:rPr>
      </w:pPr>
      <w:r w:rsidRPr="00242E3C">
        <w:rPr>
          <w:lang w:eastAsia="en-US"/>
        </w:rPr>
        <w:t>Tabla 19.</w:t>
      </w:r>
      <w:r w:rsidRPr="00242E3C">
        <w:rPr>
          <w:lang w:eastAsia="en-US"/>
        </w:rPr>
        <w:tab/>
        <w:t>Número de audífonos comprados por medio de cont</w:t>
      </w:r>
      <w:r w:rsidR="00005F3D" w:rsidRPr="00242E3C">
        <w:rPr>
          <w:lang w:eastAsia="en-US"/>
        </w:rPr>
        <w:t>acto.</w:t>
      </w:r>
      <w:r w:rsidR="00005F3D" w:rsidRPr="00242E3C">
        <w:rPr>
          <w:lang w:eastAsia="en-US"/>
        </w:rPr>
        <w:tab/>
      </w:r>
      <w:r w:rsidR="0034455F" w:rsidRPr="00242E3C">
        <w:rPr>
          <w:lang w:eastAsia="en-US"/>
        </w:rPr>
        <w:t>24</w:t>
      </w:r>
    </w:p>
    <w:p w:rsidR="00433C2F" w:rsidRPr="00242E3C" w:rsidRDefault="00005F3D" w:rsidP="00433C2F">
      <w:pPr>
        <w:tabs>
          <w:tab w:val="right" w:leader="dot" w:pos="8505"/>
        </w:tabs>
        <w:ind w:left="1247" w:hanging="1247"/>
        <w:rPr>
          <w:lang w:eastAsia="en-US"/>
        </w:rPr>
      </w:pPr>
      <w:r w:rsidRPr="00242E3C">
        <w:rPr>
          <w:lang w:eastAsia="en-US"/>
        </w:rPr>
        <w:t>Tabla 20.</w:t>
      </w:r>
      <w:r w:rsidRPr="00242E3C">
        <w:rPr>
          <w:lang w:eastAsia="en-US"/>
        </w:rPr>
        <w:tab/>
        <w:t>Matriz FODA.</w:t>
      </w:r>
      <w:r w:rsidRPr="00242E3C">
        <w:rPr>
          <w:lang w:eastAsia="en-US"/>
        </w:rPr>
        <w:tab/>
      </w:r>
      <w:r w:rsidR="0034455F" w:rsidRPr="00242E3C">
        <w:rPr>
          <w:lang w:eastAsia="en-US"/>
        </w:rPr>
        <w:t>30</w:t>
      </w:r>
    </w:p>
    <w:p w:rsidR="00433C2F" w:rsidRPr="00242E3C" w:rsidRDefault="00433C2F" w:rsidP="00433C2F">
      <w:pPr>
        <w:tabs>
          <w:tab w:val="right" w:leader="dot" w:pos="8505"/>
        </w:tabs>
        <w:ind w:left="1247" w:hanging="1247"/>
        <w:rPr>
          <w:lang w:eastAsia="en-US"/>
        </w:rPr>
      </w:pPr>
      <w:r w:rsidRPr="00242E3C">
        <w:rPr>
          <w:lang w:eastAsia="en-US"/>
        </w:rPr>
        <w:t>T</w:t>
      </w:r>
      <w:r w:rsidR="00005F3D" w:rsidRPr="00242E3C">
        <w:rPr>
          <w:lang w:eastAsia="en-US"/>
        </w:rPr>
        <w:t>abla 21.</w:t>
      </w:r>
      <w:r w:rsidR="00005F3D" w:rsidRPr="00242E3C">
        <w:rPr>
          <w:lang w:eastAsia="en-US"/>
        </w:rPr>
        <w:tab/>
        <w:t>Estrategias cruzadas</w:t>
      </w:r>
      <w:r w:rsidR="00005F3D" w:rsidRPr="00242E3C">
        <w:rPr>
          <w:lang w:eastAsia="en-US"/>
        </w:rPr>
        <w:tab/>
      </w:r>
      <w:r w:rsidR="0034455F" w:rsidRPr="00242E3C">
        <w:rPr>
          <w:lang w:eastAsia="en-US"/>
        </w:rPr>
        <w:t>31</w:t>
      </w:r>
    </w:p>
    <w:p w:rsidR="00433C2F" w:rsidRPr="00242E3C" w:rsidRDefault="00005F3D" w:rsidP="00433C2F">
      <w:pPr>
        <w:tabs>
          <w:tab w:val="right" w:leader="dot" w:pos="8505"/>
        </w:tabs>
        <w:ind w:left="1247" w:hanging="1247"/>
        <w:rPr>
          <w:lang w:eastAsia="en-US"/>
        </w:rPr>
      </w:pPr>
      <w:r w:rsidRPr="00242E3C">
        <w:rPr>
          <w:lang w:eastAsia="en-US"/>
        </w:rPr>
        <w:t>Tabla 22.</w:t>
      </w:r>
      <w:r w:rsidRPr="00242E3C">
        <w:rPr>
          <w:lang w:eastAsia="en-US"/>
        </w:rPr>
        <w:tab/>
        <w:t>Matriz PEYEA</w:t>
      </w:r>
      <w:r w:rsidRPr="00242E3C">
        <w:rPr>
          <w:lang w:eastAsia="en-US"/>
        </w:rPr>
        <w:tab/>
      </w:r>
      <w:r w:rsidR="0034455F" w:rsidRPr="00242E3C">
        <w:rPr>
          <w:lang w:eastAsia="en-US"/>
        </w:rPr>
        <w:t>32</w:t>
      </w:r>
    </w:p>
    <w:p w:rsidR="00433C2F" w:rsidRPr="00242E3C" w:rsidRDefault="00433C2F" w:rsidP="00433C2F">
      <w:pPr>
        <w:tabs>
          <w:tab w:val="right" w:leader="dot" w:pos="8505"/>
        </w:tabs>
        <w:ind w:left="1247" w:hanging="1247"/>
        <w:rPr>
          <w:lang w:eastAsia="en-US"/>
        </w:rPr>
      </w:pPr>
      <w:r w:rsidRPr="00242E3C">
        <w:rPr>
          <w:lang w:eastAsia="en-US"/>
        </w:rPr>
        <w:t>Tabla 23.</w:t>
      </w:r>
      <w:r w:rsidRPr="00242E3C">
        <w:rPr>
          <w:lang w:eastAsia="en-US"/>
        </w:rPr>
        <w:tab/>
        <w:t>Anális</w:t>
      </w:r>
      <w:r w:rsidR="00005F3D" w:rsidRPr="00242E3C">
        <w:rPr>
          <w:lang w:eastAsia="en-US"/>
        </w:rPr>
        <w:t>is de la posición competitiva</w:t>
      </w:r>
      <w:r w:rsidR="00005F3D" w:rsidRPr="00242E3C">
        <w:rPr>
          <w:lang w:eastAsia="en-US"/>
        </w:rPr>
        <w:tab/>
      </w:r>
      <w:r w:rsidR="0034455F" w:rsidRPr="00242E3C">
        <w:rPr>
          <w:lang w:eastAsia="en-US"/>
        </w:rPr>
        <w:t>33</w:t>
      </w:r>
    </w:p>
    <w:p w:rsidR="00433C2F" w:rsidRPr="00242E3C" w:rsidRDefault="00433C2F" w:rsidP="00433C2F">
      <w:pPr>
        <w:tabs>
          <w:tab w:val="right" w:leader="dot" w:pos="8505"/>
        </w:tabs>
        <w:ind w:left="1247" w:hanging="1247"/>
        <w:rPr>
          <w:lang w:eastAsia="en-US"/>
        </w:rPr>
      </w:pPr>
      <w:r w:rsidRPr="00242E3C">
        <w:rPr>
          <w:lang w:eastAsia="en-US"/>
        </w:rPr>
        <w:t>Tabla 24</w:t>
      </w:r>
      <w:r w:rsidR="00005F3D" w:rsidRPr="00242E3C">
        <w:rPr>
          <w:lang w:eastAsia="en-US"/>
        </w:rPr>
        <w:t>.</w:t>
      </w:r>
      <w:r w:rsidR="00005F3D" w:rsidRPr="00242E3C">
        <w:rPr>
          <w:lang w:eastAsia="en-US"/>
        </w:rPr>
        <w:tab/>
        <w:t>Priorización de estrategias</w:t>
      </w:r>
      <w:r w:rsidR="00005F3D" w:rsidRPr="00242E3C">
        <w:rPr>
          <w:lang w:eastAsia="en-US"/>
        </w:rPr>
        <w:tab/>
      </w:r>
      <w:r w:rsidR="0034455F" w:rsidRPr="00242E3C">
        <w:rPr>
          <w:lang w:eastAsia="en-US"/>
        </w:rPr>
        <w:t>33</w:t>
      </w:r>
    </w:p>
    <w:p w:rsidR="00433C2F" w:rsidRPr="00242E3C" w:rsidRDefault="00005F3D" w:rsidP="00433C2F">
      <w:pPr>
        <w:tabs>
          <w:tab w:val="right" w:leader="dot" w:pos="8505"/>
        </w:tabs>
        <w:ind w:left="1247" w:hanging="1247"/>
        <w:rPr>
          <w:lang w:eastAsia="en-US"/>
        </w:rPr>
      </w:pPr>
      <w:r w:rsidRPr="00242E3C">
        <w:rPr>
          <w:lang w:eastAsia="en-US"/>
        </w:rPr>
        <w:t>Tabla 25.</w:t>
      </w:r>
      <w:r w:rsidRPr="00242E3C">
        <w:rPr>
          <w:lang w:eastAsia="en-US"/>
        </w:rPr>
        <w:tab/>
        <w:t>Matriz MPCE</w:t>
      </w:r>
      <w:r w:rsidRPr="00242E3C">
        <w:rPr>
          <w:lang w:eastAsia="en-US"/>
        </w:rPr>
        <w:tab/>
      </w:r>
      <w:r w:rsidR="0034455F" w:rsidRPr="00242E3C">
        <w:rPr>
          <w:lang w:eastAsia="en-US"/>
        </w:rPr>
        <w:t>34</w:t>
      </w:r>
    </w:p>
    <w:p w:rsidR="00433C2F" w:rsidRPr="00242E3C" w:rsidRDefault="00433C2F" w:rsidP="00433C2F">
      <w:pPr>
        <w:tabs>
          <w:tab w:val="right" w:leader="dot" w:pos="8505"/>
        </w:tabs>
        <w:ind w:left="1247" w:hanging="1247"/>
        <w:rPr>
          <w:lang w:eastAsia="en-US"/>
        </w:rPr>
      </w:pPr>
      <w:r w:rsidRPr="00242E3C">
        <w:rPr>
          <w:lang w:eastAsia="en-US"/>
        </w:rPr>
        <w:t>Tabla 26.</w:t>
      </w:r>
      <w:r w:rsidRPr="00242E3C">
        <w:rPr>
          <w:lang w:eastAsia="en-US"/>
        </w:rPr>
        <w:tab/>
        <w:t>Obje</w:t>
      </w:r>
      <w:r w:rsidR="00005F3D" w:rsidRPr="00242E3C">
        <w:rPr>
          <w:lang w:eastAsia="en-US"/>
        </w:rPr>
        <w:t>tivos específicos de marketing</w:t>
      </w:r>
      <w:r w:rsidR="00005F3D" w:rsidRPr="00242E3C">
        <w:rPr>
          <w:lang w:eastAsia="en-US"/>
        </w:rPr>
        <w:tab/>
      </w:r>
      <w:r w:rsidR="0034455F" w:rsidRPr="00242E3C">
        <w:rPr>
          <w:lang w:eastAsia="en-US"/>
        </w:rPr>
        <w:t>36</w:t>
      </w:r>
    </w:p>
    <w:p w:rsidR="00433C2F" w:rsidRPr="00242E3C" w:rsidRDefault="00433C2F" w:rsidP="00433C2F">
      <w:pPr>
        <w:tabs>
          <w:tab w:val="right" w:leader="dot" w:pos="8505"/>
        </w:tabs>
        <w:ind w:left="1247" w:hanging="1247"/>
        <w:rPr>
          <w:lang w:eastAsia="en-US"/>
        </w:rPr>
      </w:pPr>
      <w:r w:rsidRPr="00242E3C">
        <w:rPr>
          <w:lang w:eastAsia="en-US"/>
        </w:rPr>
        <w:t xml:space="preserve">Tabla </w:t>
      </w:r>
      <w:r w:rsidR="00005F3D" w:rsidRPr="00242E3C">
        <w:rPr>
          <w:lang w:eastAsia="en-US"/>
        </w:rPr>
        <w:t>27.</w:t>
      </w:r>
      <w:r w:rsidR="00005F3D" w:rsidRPr="00242E3C">
        <w:rPr>
          <w:lang w:eastAsia="en-US"/>
        </w:rPr>
        <w:tab/>
        <w:t>Variables de segmentación</w:t>
      </w:r>
      <w:r w:rsidR="00005F3D" w:rsidRPr="00242E3C">
        <w:rPr>
          <w:lang w:eastAsia="en-US"/>
        </w:rPr>
        <w:tab/>
      </w:r>
      <w:r w:rsidR="0034455F" w:rsidRPr="00242E3C">
        <w:rPr>
          <w:lang w:eastAsia="en-US"/>
        </w:rPr>
        <w:t>37</w:t>
      </w:r>
    </w:p>
    <w:p w:rsidR="00433C2F" w:rsidRPr="00242E3C" w:rsidRDefault="00433C2F" w:rsidP="00433C2F">
      <w:pPr>
        <w:tabs>
          <w:tab w:val="right" w:leader="dot" w:pos="8505"/>
        </w:tabs>
        <w:ind w:left="1247" w:hanging="1247"/>
        <w:rPr>
          <w:lang w:eastAsia="en-US"/>
        </w:rPr>
      </w:pPr>
      <w:r w:rsidRPr="00242E3C">
        <w:rPr>
          <w:lang w:eastAsia="en-US"/>
        </w:rPr>
        <w:t>Tabl</w:t>
      </w:r>
      <w:r w:rsidR="00005F3D" w:rsidRPr="00242E3C">
        <w:rPr>
          <w:lang w:eastAsia="en-US"/>
        </w:rPr>
        <w:t>a 28.</w:t>
      </w:r>
      <w:r w:rsidR="00005F3D" w:rsidRPr="00242E3C">
        <w:rPr>
          <w:lang w:eastAsia="en-US"/>
        </w:rPr>
        <w:tab/>
        <w:t>Portafolio de productos</w:t>
      </w:r>
      <w:r w:rsidR="00005F3D" w:rsidRPr="00242E3C">
        <w:rPr>
          <w:lang w:eastAsia="en-US"/>
        </w:rPr>
        <w:tab/>
      </w:r>
      <w:r w:rsidR="0034455F" w:rsidRPr="00242E3C">
        <w:rPr>
          <w:lang w:eastAsia="en-US"/>
        </w:rPr>
        <w:t>39</w:t>
      </w:r>
    </w:p>
    <w:p w:rsidR="00433C2F" w:rsidRPr="00242E3C" w:rsidRDefault="00433C2F" w:rsidP="00433C2F">
      <w:pPr>
        <w:tabs>
          <w:tab w:val="right" w:leader="dot" w:pos="8505"/>
        </w:tabs>
        <w:ind w:left="1247" w:hanging="1247"/>
        <w:rPr>
          <w:lang w:eastAsia="en-US"/>
        </w:rPr>
      </w:pPr>
      <w:r w:rsidRPr="00242E3C">
        <w:rPr>
          <w:lang w:eastAsia="en-US"/>
        </w:rPr>
        <w:t>Tabla 29.</w:t>
      </w:r>
      <w:r w:rsidRPr="00242E3C">
        <w:rPr>
          <w:lang w:eastAsia="en-US"/>
        </w:rPr>
        <w:tab/>
        <w:t>Pres</w:t>
      </w:r>
      <w:r w:rsidR="00005F3D" w:rsidRPr="00242E3C">
        <w:rPr>
          <w:lang w:eastAsia="en-US"/>
        </w:rPr>
        <w:t>upuesto del plan de marketing</w:t>
      </w:r>
      <w:r w:rsidR="00005F3D" w:rsidRPr="00242E3C">
        <w:rPr>
          <w:lang w:eastAsia="en-US"/>
        </w:rPr>
        <w:tab/>
      </w:r>
      <w:r w:rsidR="0034455F" w:rsidRPr="00242E3C">
        <w:rPr>
          <w:lang w:eastAsia="en-US"/>
        </w:rPr>
        <w:t>41</w:t>
      </w:r>
    </w:p>
    <w:p w:rsidR="00433C2F" w:rsidRPr="00242E3C" w:rsidRDefault="00433C2F" w:rsidP="00433C2F">
      <w:pPr>
        <w:tabs>
          <w:tab w:val="right" w:leader="dot" w:pos="8505"/>
        </w:tabs>
        <w:ind w:left="1247" w:hanging="1247"/>
        <w:rPr>
          <w:lang w:eastAsia="en-US"/>
        </w:rPr>
      </w:pPr>
      <w:r w:rsidRPr="00242E3C">
        <w:rPr>
          <w:lang w:eastAsia="en-US"/>
        </w:rPr>
        <w:t>Tabla 30.</w:t>
      </w:r>
      <w:r w:rsidRPr="00242E3C">
        <w:rPr>
          <w:lang w:eastAsia="en-US"/>
        </w:rPr>
        <w:tab/>
        <w:t>Objetiv</w:t>
      </w:r>
      <w:r w:rsidR="00005F3D" w:rsidRPr="00242E3C">
        <w:rPr>
          <w:lang w:eastAsia="en-US"/>
        </w:rPr>
        <w:t>os específicos de operaciones</w:t>
      </w:r>
      <w:r w:rsidR="00005F3D" w:rsidRPr="00242E3C">
        <w:rPr>
          <w:lang w:eastAsia="en-US"/>
        </w:rPr>
        <w:tab/>
      </w:r>
      <w:r w:rsidR="0034455F" w:rsidRPr="00242E3C">
        <w:rPr>
          <w:lang w:eastAsia="en-US"/>
        </w:rPr>
        <w:t>43</w:t>
      </w:r>
    </w:p>
    <w:p w:rsidR="00433C2F" w:rsidRPr="00242E3C" w:rsidRDefault="00433C2F" w:rsidP="00433C2F">
      <w:pPr>
        <w:tabs>
          <w:tab w:val="right" w:leader="dot" w:pos="8505"/>
        </w:tabs>
        <w:ind w:left="1247" w:hanging="1247"/>
        <w:rPr>
          <w:lang w:eastAsia="en-US"/>
        </w:rPr>
      </w:pPr>
      <w:r w:rsidRPr="00242E3C">
        <w:rPr>
          <w:lang w:eastAsia="en-US"/>
        </w:rPr>
        <w:t>Tabla 3</w:t>
      </w:r>
      <w:r w:rsidR="00005F3D" w:rsidRPr="00242E3C">
        <w:rPr>
          <w:lang w:eastAsia="en-US"/>
        </w:rPr>
        <w:t>1.</w:t>
      </w:r>
      <w:r w:rsidR="00005F3D" w:rsidRPr="00242E3C">
        <w:rPr>
          <w:lang w:eastAsia="en-US"/>
        </w:rPr>
        <w:tab/>
        <w:t>Presupuesto de operaciones</w:t>
      </w:r>
      <w:r w:rsidR="00005F3D" w:rsidRPr="00242E3C">
        <w:rPr>
          <w:lang w:eastAsia="en-US"/>
        </w:rPr>
        <w:tab/>
      </w:r>
      <w:r w:rsidR="0034455F" w:rsidRPr="00242E3C">
        <w:rPr>
          <w:lang w:eastAsia="en-US"/>
        </w:rPr>
        <w:t>46</w:t>
      </w:r>
    </w:p>
    <w:p w:rsidR="00433C2F" w:rsidRPr="00242E3C" w:rsidRDefault="00433C2F" w:rsidP="00433C2F">
      <w:pPr>
        <w:tabs>
          <w:tab w:val="right" w:leader="dot" w:pos="8505"/>
        </w:tabs>
        <w:ind w:left="1247" w:hanging="1247"/>
        <w:rPr>
          <w:lang w:eastAsia="en-US"/>
        </w:rPr>
      </w:pPr>
      <w:r w:rsidRPr="00242E3C">
        <w:rPr>
          <w:lang w:eastAsia="en-US"/>
        </w:rPr>
        <w:t>Tabla 32.</w:t>
      </w:r>
      <w:r w:rsidRPr="00242E3C">
        <w:rPr>
          <w:lang w:eastAsia="en-US"/>
        </w:rPr>
        <w:tab/>
        <w:t>Objetivos específicos de recurs</w:t>
      </w:r>
      <w:r w:rsidR="00005F3D" w:rsidRPr="00242E3C">
        <w:rPr>
          <w:lang w:eastAsia="en-US"/>
        </w:rPr>
        <w:t>os humanos</w:t>
      </w:r>
      <w:r w:rsidR="00005F3D" w:rsidRPr="00242E3C">
        <w:rPr>
          <w:lang w:eastAsia="en-US"/>
        </w:rPr>
        <w:tab/>
      </w:r>
      <w:r w:rsidR="0034455F" w:rsidRPr="00242E3C">
        <w:rPr>
          <w:lang w:eastAsia="en-US"/>
        </w:rPr>
        <w:t>47</w:t>
      </w:r>
    </w:p>
    <w:p w:rsidR="00433C2F" w:rsidRPr="00242E3C" w:rsidRDefault="00433C2F" w:rsidP="00433C2F">
      <w:pPr>
        <w:tabs>
          <w:tab w:val="right" w:leader="dot" w:pos="8505"/>
        </w:tabs>
        <w:ind w:left="1247" w:hanging="1247"/>
        <w:rPr>
          <w:lang w:eastAsia="en-US"/>
        </w:rPr>
      </w:pPr>
      <w:r w:rsidRPr="00242E3C">
        <w:rPr>
          <w:lang w:eastAsia="en-US"/>
        </w:rPr>
        <w:t>Tabla 33.</w:t>
      </w:r>
      <w:r w:rsidRPr="00242E3C">
        <w:rPr>
          <w:lang w:eastAsia="en-US"/>
        </w:rPr>
        <w:tab/>
        <w:t>Pre</w:t>
      </w:r>
      <w:r w:rsidR="00005F3D" w:rsidRPr="00242E3C">
        <w:rPr>
          <w:lang w:eastAsia="en-US"/>
        </w:rPr>
        <w:t>supuesto de recursos humanos.</w:t>
      </w:r>
      <w:r w:rsidR="00005F3D" w:rsidRPr="00242E3C">
        <w:rPr>
          <w:lang w:eastAsia="en-US"/>
        </w:rPr>
        <w:tab/>
      </w:r>
      <w:r w:rsidR="0034455F" w:rsidRPr="00242E3C">
        <w:rPr>
          <w:lang w:eastAsia="en-US"/>
        </w:rPr>
        <w:t>50</w:t>
      </w:r>
    </w:p>
    <w:p w:rsidR="00433C2F" w:rsidRPr="00242E3C" w:rsidRDefault="00433C2F" w:rsidP="00433C2F">
      <w:pPr>
        <w:tabs>
          <w:tab w:val="right" w:leader="dot" w:pos="8505"/>
        </w:tabs>
        <w:ind w:left="1247" w:hanging="1247"/>
        <w:rPr>
          <w:lang w:eastAsia="en-US"/>
        </w:rPr>
      </w:pPr>
      <w:r w:rsidRPr="00242E3C">
        <w:rPr>
          <w:lang w:eastAsia="en-US"/>
        </w:rPr>
        <w:t>Tabla 34.</w:t>
      </w:r>
      <w:r w:rsidRPr="00242E3C">
        <w:rPr>
          <w:lang w:eastAsia="en-US"/>
        </w:rPr>
        <w:tab/>
        <w:t>Objetivos específicos del pl</w:t>
      </w:r>
      <w:r w:rsidR="00005F3D" w:rsidRPr="00242E3C">
        <w:rPr>
          <w:lang w:eastAsia="en-US"/>
        </w:rPr>
        <w:t>an de responsabilidad social.</w:t>
      </w:r>
      <w:r w:rsidR="00005F3D" w:rsidRPr="00242E3C">
        <w:rPr>
          <w:lang w:eastAsia="en-US"/>
        </w:rPr>
        <w:tab/>
      </w:r>
      <w:r w:rsidR="0034455F"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lastRenderedPageBreak/>
        <w:t>Tabla 35.</w:t>
      </w:r>
      <w:r w:rsidRPr="00242E3C">
        <w:rPr>
          <w:lang w:eastAsia="en-US"/>
        </w:rPr>
        <w:tab/>
        <w:t>Presupue</w:t>
      </w:r>
      <w:r w:rsidR="00433D35" w:rsidRPr="00242E3C">
        <w:rPr>
          <w:lang w:eastAsia="en-US"/>
        </w:rPr>
        <w:t>sto de responsabilidad social</w:t>
      </w:r>
      <w:r w:rsidR="00433D35" w:rsidRPr="00242E3C">
        <w:rPr>
          <w:lang w:eastAsia="en-US"/>
        </w:rPr>
        <w:tab/>
      </w:r>
      <w:r w:rsidR="002B032E"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t>Tabla 36.</w:t>
      </w:r>
      <w:r w:rsidRPr="00242E3C">
        <w:rPr>
          <w:lang w:eastAsia="en-US"/>
        </w:rPr>
        <w:tab/>
        <w:t>Objetivos esp</w:t>
      </w:r>
      <w:r w:rsidR="00433D35" w:rsidRPr="00242E3C">
        <w:rPr>
          <w:lang w:eastAsia="en-US"/>
        </w:rPr>
        <w:t>ecíficos del plan de finanzas</w:t>
      </w:r>
      <w:r w:rsidR="00433D35" w:rsidRPr="00242E3C">
        <w:rPr>
          <w:lang w:eastAsia="en-US"/>
        </w:rPr>
        <w:tab/>
      </w:r>
      <w:r w:rsidR="002B032E" w:rsidRPr="00242E3C">
        <w:rPr>
          <w:lang w:eastAsia="en-US"/>
        </w:rPr>
        <w:t>54</w:t>
      </w:r>
    </w:p>
    <w:p w:rsidR="00433C2F" w:rsidRPr="00242E3C" w:rsidRDefault="00433C2F" w:rsidP="00433C2F">
      <w:pPr>
        <w:tabs>
          <w:tab w:val="right" w:leader="dot" w:pos="8505"/>
        </w:tabs>
        <w:ind w:left="1247" w:hanging="1247"/>
        <w:rPr>
          <w:lang w:eastAsia="en-US"/>
        </w:rPr>
      </w:pPr>
      <w:r w:rsidRPr="00242E3C">
        <w:rPr>
          <w:lang w:eastAsia="en-US"/>
        </w:rPr>
        <w:t>Tabla 37.</w:t>
      </w:r>
      <w:r w:rsidRPr="00242E3C">
        <w:rPr>
          <w:lang w:eastAsia="en-US"/>
        </w:rPr>
        <w:tab/>
        <w:t>Variables financieras para el cálculo del Re</w:t>
      </w:r>
      <w:r w:rsidR="00433D35" w:rsidRPr="00242E3C">
        <w:rPr>
          <w:lang w:eastAsia="en-US"/>
        </w:rPr>
        <w:tab/>
      </w:r>
      <w:r w:rsidR="002B032E" w:rsidRPr="00242E3C">
        <w:rPr>
          <w:lang w:eastAsia="en-US"/>
        </w:rPr>
        <w:t>55</w:t>
      </w:r>
    </w:p>
    <w:p w:rsidR="00734B98" w:rsidRPr="00242E3C" w:rsidRDefault="00433C2F" w:rsidP="00433C2F">
      <w:pPr>
        <w:tabs>
          <w:tab w:val="right" w:leader="dot" w:pos="8505"/>
        </w:tabs>
        <w:ind w:left="1247" w:hanging="1247"/>
        <w:rPr>
          <w:lang w:eastAsia="en-US"/>
        </w:rPr>
      </w:pPr>
      <w:r w:rsidRPr="00242E3C">
        <w:rPr>
          <w:lang w:eastAsia="en-US"/>
        </w:rPr>
        <w:t>Tabla 38.</w:t>
      </w:r>
      <w:r w:rsidRPr="00242E3C">
        <w:rPr>
          <w:lang w:eastAsia="en-US"/>
        </w:rPr>
        <w:tab/>
        <w:t>Resultados obtenidos con ap</w:t>
      </w:r>
      <w:r w:rsidR="00433D35" w:rsidRPr="00242E3C">
        <w:rPr>
          <w:lang w:eastAsia="en-US"/>
        </w:rPr>
        <w:t>licación del plan estratégico</w:t>
      </w:r>
      <w:r w:rsidR="00433D35" w:rsidRPr="00242E3C">
        <w:rPr>
          <w:lang w:eastAsia="en-US"/>
        </w:rPr>
        <w:tab/>
      </w:r>
      <w:r w:rsidR="002B032E" w:rsidRPr="00242E3C">
        <w:rPr>
          <w:lang w:eastAsia="en-US"/>
        </w:rPr>
        <w:t>55</w:t>
      </w:r>
    </w:p>
    <w:p w:rsidR="00433C2F" w:rsidRPr="00242E3C" w:rsidRDefault="00433C2F" w:rsidP="00953BAC">
      <w:pPr>
        <w:tabs>
          <w:tab w:val="right" w:leader="dot" w:pos="8505"/>
        </w:tabs>
        <w:ind w:left="1247" w:hanging="1247"/>
        <w:rPr>
          <w:lang w:eastAsia="en-US"/>
        </w:rPr>
      </w:pPr>
    </w:p>
    <w:p w:rsidR="00763F44" w:rsidRPr="00242E3C" w:rsidRDefault="00763F44" w:rsidP="00953BAC">
      <w:pPr>
        <w:tabs>
          <w:tab w:val="right" w:leader="dot" w:pos="8505"/>
        </w:tabs>
        <w:ind w:left="1247" w:hanging="1247"/>
        <w:rPr>
          <w:lang w:eastAsia="en-US"/>
        </w:rPr>
      </w:pPr>
      <w:r w:rsidRPr="00242E3C">
        <w:rPr>
          <w:lang w:eastAsia="en-US"/>
        </w:rPr>
        <w:br w:type="page"/>
      </w:r>
    </w:p>
    <w:p w:rsidR="00433C2F" w:rsidRPr="00242E3C" w:rsidRDefault="00B97949" w:rsidP="00582BAE">
      <w:pPr>
        <w:tabs>
          <w:tab w:val="right" w:leader="dot" w:pos="8505"/>
        </w:tabs>
        <w:jc w:val="center"/>
        <w:outlineLvl w:val="0"/>
        <w:rPr>
          <w:b/>
          <w:lang w:eastAsia="en-US"/>
        </w:rPr>
      </w:pPr>
      <w:r w:rsidRPr="00242E3C">
        <w:rPr>
          <w:b/>
          <w:lang w:eastAsia="en-US"/>
        </w:rPr>
        <w:lastRenderedPageBreak/>
        <w:t>Índice de gráficos</w:t>
      </w:r>
    </w:p>
    <w:p w:rsidR="00B97949" w:rsidRPr="00242E3C" w:rsidRDefault="00B97949" w:rsidP="00B97949">
      <w:pPr>
        <w:tabs>
          <w:tab w:val="right" w:leader="dot" w:pos="8505"/>
        </w:tabs>
        <w:ind w:left="1247" w:hanging="1247"/>
        <w:rPr>
          <w:lang w:eastAsia="en-US"/>
        </w:rPr>
      </w:pPr>
      <w:r w:rsidRPr="00242E3C">
        <w:rPr>
          <w:lang w:eastAsia="en-US"/>
        </w:rPr>
        <w:t>Gráfico 1</w:t>
      </w:r>
      <w:r w:rsidR="00433D35" w:rsidRPr="00242E3C">
        <w:rPr>
          <w:lang w:eastAsia="en-US"/>
        </w:rPr>
        <w:t>.</w:t>
      </w:r>
      <w:r w:rsidR="00433D35" w:rsidRPr="00242E3C">
        <w:rPr>
          <w:lang w:eastAsia="en-US"/>
        </w:rPr>
        <w:tab/>
        <w:t>Lienzo de modelo de negocios</w:t>
      </w:r>
      <w:r w:rsidR="00433D35" w:rsidRPr="00242E3C">
        <w:rPr>
          <w:lang w:eastAsia="en-US"/>
        </w:rPr>
        <w:tab/>
      </w:r>
      <w:r w:rsidR="005A57B4" w:rsidRPr="00242E3C">
        <w:rPr>
          <w:lang w:eastAsia="en-US"/>
        </w:rPr>
        <w:t>2</w:t>
      </w:r>
    </w:p>
    <w:p w:rsidR="00B97949" w:rsidRPr="00242E3C" w:rsidRDefault="00B97949" w:rsidP="00B97949">
      <w:pPr>
        <w:tabs>
          <w:tab w:val="right" w:leader="dot" w:pos="8505"/>
        </w:tabs>
        <w:ind w:left="1247" w:hanging="1247"/>
        <w:rPr>
          <w:lang w:eastAsia="en-US"/>
        </w:rPr>
      </w:pPr>
      <w:r w:rsidRPr="00242E3C">
        <w:rPr>
          <w:lang w:eastAsia="en-US"/>
        </w:rPr>
        <w:t>Gráfico 2.</w:t>
      </w:r>
      <w:r w:rsidRPr="00242E3C">
        <w:rPr>
          <w:lang w:eastAsia="en-US"/>
        </w:rPr>
        <w:tab/>
        <w:t>Cantidad imp</w:t>
      </w:r>
      <w:r w:rsidR="00433D35" w:rsidRPr="00242E3C">
        <w:rPr>
          <w:lang w:eastAsia="en-US"/>
        </w:rPr>
        <w:t>ortada por marcas de audífonos</w:t>
      </w:r>
      <w:r w:rsidR="00433D35" w:rsidRPr="00242E3C">
        <w:rPr>
          <w:lang w:eastAsia="en-US"/>
        </w:rPr>
        <w:tab/>
      </w:r>
      <w:r w:rsidR="002B032E" w:rsidRPr="00242E3C">
        <w:rPr>
          <w:lang w:eastAsia="en-US"/>
        </w:rPr>
        <w:t>9</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3</w:t>
      </w:r>
      <w:r w:rsidRPr="00242E3C">
        <w:rPr>
          <w:lang w:eastAsia="en-US"/>
        </w:rPr>
        <w:t>.</w:t>
      </w:r>
      <w:r w:rsidRPr="00242E3C">
        <w:rPr>
          <w:lang w:eastAsia="en-US"/>
        </w:rPr>
        <w:tab/>
        <w:t>Cadena de val</w:t>
      </w:r>
      <w:r w:rsidR="00433D35" w:rsidRPr="00242E3C">
        <w:rPr>
          <w:lang w:eastAsia="en-US"/>
        </w:rPr>
        <w:t>or Starkey Perú</w:t>
      </w:r>
      <w:r w:rsidR="00433D35" w:rsidRPr="00242E3C">
        <w:rPr>
          <w:lang w:eastAsia="en-US"/>
        </w:rPr>
        <w:tab/>
        <w:t>1</w:t>
      </w:r>
      <w:r w:rsidR="002B032E" w:rsidRPr="00242E3C">
        <w:rPr>
          <w:lang w:eastAsia="en-US"/>
        </w:rPr>
        <w:t>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4</w:t>
      </w:r>
      <w:r w:rsidRPr="00242E3C">
        <w:rPr>
          <w:lang w:eastAsia="en-US"/>
        </w:rPr>
        <w:t>.</w:t>
      </w:r>
      <w:r w:rsidRPr="00242E3C">
        <w:rPr>
          <w:lang w:eastAsia="en-US"/>
        </w:rPr>
        <w:tab/>
        <w:t xml:space="preserve">Recomendación de </w:t>
      </w:r>
      <w:r w:rsidR="00433D35" w:rsidRPr="00242E3C">
        <w:rPr>
          <w:lang w:eastAsia="en-US"/>
        </w:rPr>
        <w:t>clientes nuevos mediante NPS.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5</w:t>
      </w:r>
      <w:r w:rsidRPr="00242E3C">
        <w:rPr>
          <w:lang w:eastAsia="en-US"/>
        </w:rPr>
        <w:t>.</w:t>
      </w:r>
      <w:r w:rsidRPr="00242E3C">
        <w:rPr>
          <w:lang w:eastAsia="en-US"/>
        </w:rPr>
        <w:tab/>
        <w:t>Recomendación de c</w:t>
      </w:r>
      <w:r w:rsidR="00433D35" w:rsidRPr="00242E3C">
        <w:rPr>
          <w:lang w:eastAsia="en-US"/>
        </w:rPr>
        <w:t>lientes usuarios de audífonos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6</w:t>
      </w:r>
      <w:r w:rsidRPr="00242E3C">
        <w:rPr>
          <w:lang w:eastAsia="en-US"/>
        </w:rPr>
        <w:t>.</w:t>
      </w:r>
      <w:r w:rsidRPr="00242E3C">
        <w:rPr>
          <w:lang w:eastAsia="en-US"/>
        </w:rPr>
        <w:tab/>
        <w:t xml:space="preserve">Porcentaje </w:t>
      </w:r>
      <w:r w:rsidR="00433D35" w:rsidRPr="00242E3C">
        <w:rPr>
          <w:lang w:eastAsia="en-US"/>
        </w:rPr>
        <w:t>de compra en clientes nuevos.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7</w:t>
      </w:r>
      <w:r w:rsidRPr="00242E3C">
        <w:rPr>
          <w:lang w:eastAsia="en-US"/>
        </w:rPr>
        <w:t>.</w:t>
      </w:r>
      <w:r w:rsidRPr="00242E3C">
        <w:rPr>
          <w:lang w:eastAsia="en-US"/>
        </w:rPr>
        <w:tab/>
        <w:t>Principales motivos para comprar audífonos en nu</w:t>
      </w:r>
      <w:r w:rsidR="00433D35" w:rsidRPr="00242E3C">
        <w:rPr>
          <w:lang w:eastAsia="en-US"/>
        </w:rPr>
        <w:t>evos clientes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8</w:t>
      </w:r>
      <w:r w:rsidRPr="00242E3C">
        <w:rPr>
          <w:lang w:eastAsia="en-US"/>
        </w:rPr>
        <w:t>.</w:t>
      </w:r>
      <w:r w:rsidRPr="00242E3C">
        <w:rPr>
          <w:lang w:eastAsia="en-US"/>
        </w:rPr>
        <w:tab/>
        <w:t>Razones de</w:t>
      </w:r>
      <w:r w:rsidR="00433D35" w:rsidRPr="00242E3C">
        <w:rPr>
          <w:lang w:eastAsia="en-US"/>
        </w:rPr>
        <w:t xml:space="preserve"> no compra en clientes nuevos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9</w:t>
      </w:r>
      <w:r w:rsidRPr="00242E3C">
        <w:rPr>
          <w:lang w:eastAsia="en-US"/>
        </w:rPr>
        <w:t>.</w:t>
      </w:r>
      <w:r w:rsidRPr="00242E3C">
        <w:rPr>
          <w:lang w:eastAsia="en-US"/>
        </w:rPr>
        <w:tab/>
        <w:t xml:space="preserve">Porcentaje de </w:t>
      </w:r>
      <w:r w:rsidR="00433D35" w:rsidRPr="00242E3C">
        <w:rPr>
          <w:lang w:eastAsia="en-US"/>
        </w:rPr>
        <w:t>recompra en clientes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0</w:t>
      </w:r>
      <w:r w:rsidRPr="00242E3C">
        <w:rPr>
          <w:lang w:eastAsia="en-US"/>
        </w:rPr>
        <w:t>.</w:t>
      </w:r>
      <w:r w:rsidRPr="00242E3C">
        <w:rPr>
          <w:lang w:eastAsia="en-US"/>
        </w:rPr>
        <w:tab/>
        <w:t>Principales motivos para adquirir audíf</w:t>
      </w:r>
      <w:r w:rsidR="00433D35" w:rsidRPr="00242E3C">
        <w:rPr>
          <w:lang w:eastAsia="en-US"/>
        </w:rPr>
        <w:t>onos en clientes de audífonos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1</w:t>
      </w:r>
      <w:r w:rsidRPr="00242E3C">
        <w:rPr>
          <w:lang w:eastAsia="en-US"/>
        </w:rPr>
        <w:t>.</w:t>
      </w:r>
      <w:r w:rsidRPr="00242E3C">
        <w:rPr>
          <w:lang w:eastAsia="en-US"/>
        </w:rPr>
        <w:tab/>
        <w:t>Razones de no compra en clien</w:t>
      </w:r>
      <w:r w:rsidR="00433D35" w:rsidRPr="00242E3C">
        <w:rPr>
          <w:lang w:eastAsia="en-US"/>
        </w:rPr>
        <w:t>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w:t>
      </w:r>
      <w:r w:rsidR="00433D35" w:rsidRPr="00242E3C">
        <w:rPr>
          <w:lang w:eastAsia="en-US"/>
        </w:rPr>
        <w:t xml:space="preserve"> 1</w:t>
      </w:r>
      <w:r w:rsidR="002B032E" w:rsidRPr="00242E3C">
        <w:rPr>
          <w:lang w:eastAsia="en-US"/>
        </w:rPr>
        <w:t>2</w:t>
      </w:r>
      <w:r w:rsidR="00433D35" w:rsidRPr="00242E3C">
        <w:rPr>
          <w:lang w:eastAsia="en-US"/>
        </w:rPr>
        <w:t>.</w:t>
      </w:r>
      <w:r w:rsidR="00433D35" w:rsidRPr="00242E3C">
        <w:rPr>
          <w:lang w:eastAsia="en-US"/>
        </w:rPr>
        <w:tab/>
        <w:t>Coordenadas matriz PEYEA</w:t>
      </w:r>
      <w:r w:rsidR="00433D35" w:rsidRPr="00242E3C">
        <w:rPr>
          <w:lang w:eastAsia="en-US"/>
        </w:rPr>
        <w:tab/>
      </w:r>
      <w:r w:rsidR="00C42BEB" w:rsidRPr="00242E3C">
        <w:rPr>
          <w:lang w:eastAsia="en-US"/>
        </w:rPr>
        <w:t>32</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3</w:t>
      </w:r>
      <w:r w:rsidRPr="00242E3C">
        <w:rPr>
          <w:lang w:eastAsia="en-US"/>
        </w:rPr>
        <w:t>.</w:t>
      </w:r>
      <w:r w:rsidRPr="00242E3C">
        <w:rPr>
          <w:lang w:eastAsia="en-US"/>
        </w:rPr>
        <w:tab/>
        <w:t>Matr</w:t>
      </w:r>
      <w:r w:rsidR="00433D35" w:rsidRPr="00242E3C">
        <w:rPr>
          <w:lang w:eastAsia="en-US"/>
        </w:rPr>
        <w:t>iz de la estrategia principal</w:t>
      </w:r>
      <w:r w:rsidR="00433D35" w:rsidRPr="00242E3C">
        <w:rPr>
          <w:lang w:eastAsia="en-US"/>
        </w:rPr>
        <w:tab/>
      </w:r>
      <w:r w:rsidR="00C42BEB" w:rsidRPr="00242E3C">
        <w:rPr>
          <w:lang w:eastAsia="en-US"/>
        </w:rPr>
        <w:t>33</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4</w:t>
      </w:r>
      <w:r w:rsidRPr="00242E3C">
        <w:rPr>
          <w:lang w:eastAsia="en-US"/>
        </w:rPr>
        <w:t>.</w:t>
      </w:r>
      <w:r w:rsidRPr="00242E3C">
        <w:rPr>
          <w:lang w:eastAsia="en-US"/>
        </w:rPr>
        <w:tab/>
        <w:t>Vista p</w:t>
      </w:r>
      <w:r w:rsidR="00433D35" w:rsidRPr="00242E3C">
        <w:rPr>
          <w:lang w:eastAsia="en-US"/>
        </w:rPr>
        <w:t>anorámica del posicionamiento</w:t>
      </w:r>
      <w:r w:rsidR="00433D35" w:rsidRPr="00242E3C">
        <w:rPr>
          <w:lang w:eastAsia="en-US"/>
        </w:rPr>
        <w:tab/>
      </w:r>
      <w:r w:rsidR="00C42BEB" w:rsidRPr="00242E3C">
        <w:rPr>
          <w:lang w:eastAsia="en-US"/>
        </w:rPr>
        <w:t>37</w:t>
      </w:r>
    </w:p>
    <w:p w:rsidR="00B97949"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5</w:t>
      </w:r>
      <w:r w:rsidRPr="00242E3C">
        <w:rPr>
          <w:lang w:eastAsia="en-US"/>
        </w:rPr>
        <w:t>.</w:t>
      </w:r>
      <w:r w:rsidRPr="00242E3C">
        <w:rPr>
          <w:lang w:eastAsia="en-US"/>
        </w:rPr>
        <w:tab/>
        <w:t>Mapa perceptual.</w:t>
      </w:r>
      <w:r w:rsidRPr="00242E3C">
        <w:rPr>
          <w:lang w:eastAsia="en-US"/>
        </w:rPr>
        <w:tab/>
      </w:r>
      <w:r w:rsidR="00C42BEB" w:rsidRPr="00242E3C">
        <w:rPr>
          <w:lang w:eastAsia="en-US"/>
        </w:rPr>
        <w:t>38</w:t>
      </w:r>
    </w:p>
    <w:p w:rsidR="00433C2F"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6</w:t>
      </w:r>
      <w:r w:rsidRPr="00242E3C">
        <w:rPr>
          <w:lang w:eastAsia="en-US"/>
        </w:rPr>
        <w:t>.</w:t>
      </w:r>
      <w:r w:rsidRPr="00242E3C">
        <w:rPr>
          <w:lang w:eastAsia="en-US"/>
        </w:rPr>
        <w:tab/>
        <w:t>Mapa de procesos</w:t>
      </w:r>
      <w:r w:rsidRPr="00242E3C">
        <w:rPr>
          <w:lang w:eastAsia="en-US"/>
        </w:rPr>
        <w:tab/>
      </w:r>
      <w:r w:rsidR="00C42BEB" w:rsidRPr="00242E3C">
        <w:rPr>
          <w:lang w:eastAsia="en-US"/>
        </w:rPr>
        <w:t>45</w:t>
      </w: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B97949" w:rsidRPr="00242E3C" w:rsidRDefault="00B97949" w:rsidP="00953BAC">
      <w:pPr>
        <w:tabs>
          <w:tab w:val="right" w:leader="dot" w:pos="8505"/>
        </w:tabs>
        <w:ind w:left="1247" w:hanging="1247"/>
        <w:rPr>
          <w:lang w:eastAsia="en-US"/>
        </w:rPr>
      </w:pPr>
      <w:r w:rsidRPr="00242E3C">
        <w:rPr>
          <w:lang w:eastAsia="en-US"/>
        </w:rPr>
        <w:br w:type="page"/>
      </w:r>
    </w:p>
    <w:p w:rsidR="00B97949" w:rsidRPr="00242E3C" w:rsidRDefault="00B97949" w:rsidP="00582BAE">
      <w:pPr>
        <w:ind w:left="1247" w:hanging="1247"/>
        <w:jc w:val="center"/>
        <w:outlineLvl w:val="0"/>
        <w:rPr>
          <w:b/>
          <w:bCs/>
          <w:color w:val="000000"/>
        </w:rPr>
      </w:pPr>
      <w:r w:rsidRPr="00242E3C">
        <w:rPr>
          <w:b/>
          <w:bCs/>
          <w:color w:val="000000"/>
        </w:rPr>
        <w:lastRenderedPageBreak/>
        <w:t>Índice de anexos</w:t>
      </w:r>
    </w:p>
    <w:p w:rsidR="00B97949" w:rsidRPr="00242E3C" w:rsidRDefault="00B97949" w:rsidP="00B97949">
      <w:pPr>
        <w:tabs>
          <w:tab w:val="right" w:leader="dot" w:pos="8505"/>
        </w:tabs>
        <w:ind w:left="1134" w:hanging="1134"/>
        <w:rPr>
          <w:bCs/>
          <w:color w:val="000000"/>
        </w:rPr>
      </w:pPr>
      <w:r w:rsidRPr="00242E3C">
        <w:rPr>
          <w:bCs/>
          <w:color w:val="000000"/>
        </w:rPr>
        <w:t>Anexo 1.</w:t>
      </w:r>
      <w:r w:rsidR="00A855DA" w:rsidRPr="00242E3C">
        <w:rPr>
          <w:bCs/>
          <w:color w:val="000000"/>
        </w:rPr>
        <w:tab/>
      </w:r>
      <w:r w:rsidRPr="00242E3C">
        <w:rPr>
          <w:bCs/>
          <w:color w:val="000000"/>
        </w:rPr>
        <w:t xml:space="preserve">Estimado de población con discapacidad auditiva </w:t>
      </w:r>
      <w:r w:rsidR="00A855DA" w:rsidRPr="00242E3C">
        <w:rPr>
          <w:bCs/>
          <w:color w:val="000000"/>
        </w:rPr>
        <w:t>–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2.</w:t>
      </w:r>
      <w:r w:rsidR="00A855DA" w:rsidRPr="00242E3C">
        <w:rPr>
          <w:bCs/>
          <w:color w:val="000000"/>
        </w:rPr>
        <w:tab/>
      </w:r>
      <w:r w:rsidRPr="00242E3C">
        <w:rPr>
          <w:bCs/>
          <w:color w:val="000000"/>
        </w:rPr>
        <w:t>Unidades vendidas de audífonos en e</w:t>
      </w:r>
      <w:r w:rsidR="00A855DA" w:rsidRPr="00242E3C">
        <w:rPr>
          <w:bCs/>
          <w:color w:val="000000"/>
        </w:rPr>
        <w:t>l mercado peruano 2000 - 2016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3.</w:t>
      </w:r>
      <w:r w:rsidR="00A855DA" w:rsidRPr="00242E3C">
        <w:rPr>
          <w:bCs/>
          <w:color w:val="000000"/>
        </w:rPr>
        <w:tab/>
      </w:r>
      <w:r w:rsidRPr="00242E3C">
        <w:rPr>
          <w:bCs/>
          <w:color w:val="000000"/>
        </w:rPr>
        <w:t>Cantidad</w:t>
      </w:r>
      <w:r w:rsidR="00A855DA" w:rsidRPr="00242E3C">
        <w:rPr>
          <w:bCs/>
          <w:color w:val="000000"/>
        </w:rPr>
        <w:t xml:space="preserve"> de audífonos importada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4.</w:t>
      </w:r>
      <w:r w:rsidR="00A855DA" w:rsidRPr="00242E3C">
        <w:rPr>
          <w:bCs/>
          <w:color w:val="000000"/>
        </w:rPr>
        <w:tab/>
      </w:r>
      <w:r w:rsidRPr="00242E3C">
        <w:rPr>
          <w:bCs/>
          <w:color w:val="000000"/>
        </w:rPr>
        <w:t>C</w:t>
      </w:r>
      <w:r w:rsidR="00A855DA" w:rsidRPr="00242E3C">
        <w:rPr>
          <w:bCs/>
          <w:color w:val="000000"/>
        </w:rPr>
        <w:t>antidad de importadores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5.</w:t>
      </w:r>
      <w:r w:rsidR="00A855DA" w:rsidRPr="00242E3C">
        <w:rPr>
          <w:bCs/>
          <w:color w:val="000000"/>
        </w:rPr>
        <w:tab/>
      </w:r>
      <w:r w:rsidRPr="00242E3C">
        <w:rPr>
          <w:bCs/>
          <w:color w:val="000000"/>
        </w:rPr>
        <w:t xml:space="preserve">Audífonos importados </w:t>
      </w:r>
      <w:r w:rsidR="00A855DA" w:rsidRPr="00242E3C">
        <w:rPr>
          <w:bCs/>
          <w:color w:val="000000"/>
        </w:rPr>
        <w:t>por gama en el 2014-2016</w:t>
      </w:r>
      <w:r w:rsidR="00A855DA" w:rsidRPr="00242E3C">
        <w:rPr>
          <w:bCs/>
          <w:color w:val="000000"/>
        </w:rPr>
        <w:tab/>
      </w:r>
      <w:r w:rsidR="00AF110C" w:rsidRPr="00242E3C">
        <w:rPr>
          <w:bCs/>
          <w:color w:val="000000"/>
        </w:rPr>
        <w:t>66</w:t>
      </w:r>
    </w:p>
    <w:p w:rsidR="00A855DA" w:rsidRPr="00242E3C" w:rsidRDefault="00B97949" w:rsidP="00B97949">
      <w:pPr>
        <w:tabs>
          <w:tab w:val="right" w:leader="dot" w:pos="8505"/>
        </w:tabs>
        <w:ind w:left="1134" w:hanging="1134"/>
        <w:rPr>
          <w:bCs/>
          <w:color w:val="000000"/>
        </w:rPr>
      </w:pPr>
      <w:r w:rsidRPr="00242E3C">
        <w:rPr>
          <w:bCs/>
          <w:color w:val="000000"/>
        </w:rPr>
        <w:t>Anexo 6.</w:t>
      </w:r>
      <w:r w:rsidR="00A855DA" w:rsidRPr="00242E3C">
        <w:rPr>
          <w:bCs/>
          <w:color w:val="000000"/>
        </w:rPr>
        <w:tab/>
      </w:r>
      <w:r w:rsidRPr="00242E3C">
        <w:rPr>
          <w:bCs/>
          <w:color w:val="000000"/>
        </w:rPr>
        <w:t>Cantidad de audífonos importados en los años 2014, 2015 y 2016 por</w:t>
      </w:r>
    </w:p>
    <w:p w:rsidR="00B97949" w:rsidRPr="00242E3C" w:rsidRDefault="00A855DA" w:rsidP="00B97949">
      <w:pPr>
        <w:tabs>
          <w:tab w:val="right" w:leader="dot" w:pos="8505"/>
        </w:tabs>
        <w:ind w:left="1134" w:hanging="1134"/>
        <w:rPr>
          <w:bCs/>
          <w:color w:val="000000"/>
        </w:rPr>
      </w:pPr>
      <w:r w:rsidRPr="00242E3C">
        <w:rPr>
          <w:bCs/>
          <w:color w:val="000000"/>
        </w:rPr>
        <w:tab/>
      </w:r>
      <w:r w:rsidR="00B97949" w:rsidRPr="00242E3C">
        <w:rPr>
          <w:bCs/>
          <w:color w:val="000000"/>
        </w:rPr>
        <w:t>importador</w:t>
      </w:r>
      <w:r w:rsidRPr="00242E3C">
        <w:rPr>
          <w:bCs/>
          <w:color w:val="000000"/>
        </w:rPr>
        <w:tab/>
      </w:r>
      <w:r w:rsidR="00AF110C" w:rsidRPr="00242E3C">
        <w:rPr>
          <w:bCs/>
          <w:color w:val="000000"/>
        </w:rPr>
        <w:t>66</w:t>
      </w:r>
    </w:p>
    <w:p w:rsidR="00B97949" w:rsidRPr="00242E3C" w:rsidRDefault="00B97949" w:rsidP="00B97949">
      <w:pPr>
        <w:tabs>
          <w:tab w:val="right" w:leader="dot" w:pos="8505"/>
        </w:tabs>
        <w:ind w:left="1134" w:hanging="1134"/>
        <w:rPr>
          <w:bCs/>
          <w:color w:val="000000"/>
        </w:rPr>
      </w:pPr>
      <w:r w:rsidRPr="00242E3C">
        <w:rPr>
          <w:bCs/>
          <w:color w:val="000000"/>
        </w:rPr>
        <w:t>Anexo 7.</w:t>
      </w:r>
      <w:r w:rsidR="00A855DA" w:rsidRPr="00242E3C">
        <w:rPr>
          <w:bCs/>
          <w:color w:val="000000"/>
        </w:rPr>
        <w:tab/>
      </w:r>
      <w:r w:rsidRPr="00242E3C">
        <w:rPr>
          <w:bCs/>
          <w:color w:val="000000"/>
        </w:rPr>
        <w:t>Número de tiendas</w:t>
      </w:r>
      <w:r w:rsidR="00A855DA" w:rsidRPr="00242E3C">
        <w:rPr>
          <w:bCs/>
          <w:color w:val="000000"/>
        </w:rPr>
        <w:t xml:space="preserve"> por principales competidores</w:t>
      </w:r>
      <w:r w:rsidR="00A855DA" w:rsidRPr="00242E3C">
        <w:rPr>
          <w:bCs/>
          <w:color w:val="000000"/>
        </w:rPr>
        <w:tab/>
      </w:r>
      <w:r w:rsidR="00AF110C" w:rsidRPr="00242E3C">
        <w:rPr>
          <w:bCs/>
          <w:color w:val="000000"/>
        </w:rPr>
        <w:t>67</w:t>
      </w:r>
    </w:p>
    <w:p w:rsidR="00B97949" w:rsidRPr="00242E3C" w:rsidRDefault="00B97949" w:rsidP="00B97949">
      <w:pPr>
        <w:tabs>
          <w:tab w:val="right" w:leader="dot" w:pos="8505"/>
        </w:tabs>
        <w:ind w:left="1134" w:hanging="1134"/>
        <w:rPr>
          <w:bCs/>
          <w:color w:val="000000"/>
        </w:rPr>
      </w:pPr>
      <w:r w:rsidRPr="00242E3C">
        <w:rPr>
          <w:bCs/>
          <w:color w:val="000000"/>
        </w:rPr>
        <w:t>Anexo 8.</w:t>
      </w:r>
      <w:r w:rsidR="00A855DA" w:rsidRPr="00242E3C">
        <w:rPr>
          <w:bCs/>
          <w:color w:val="000000"/>
        </w:rPr>
        <w:tab/>
      </w:r>
      <w:r w:rsidRPr="00242E3C">
        <w:rPr>
          <w:bCs/>
          <w:color w:val="000000"/>
        </w:rPr>
        <w:t>Personas con limitación auditiva permanente ocasionada por edad avanzada del</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NSE A y B</w:t>
      </w:r>
      <w:r w:rsidR="00A855DA" w:rsidRPr="00242E3C">
        <w:rPr>
          <w:bCs/>
          <w:color w:val="000000"/>
        </w:rPr>
        <w:tab/>
      </w:r>
      <w:r w:rsidR="00AF110C" w:rsidRPr="00242E3C">
        <w:rPr>
          <w:bCs/>
          <w:color w:val="000000"/>
        </w:rPr>
        <w:t>68</w:t>
      </w:r>
    </w:p>
    <w:p w:rsidR="00B97949" w:rsidRPr="00242E3C" w:rsidRDefault="00B97949" w:rsidP="00B97949">
      <w:pPr>
        <w:tabs>
          <w:tab w:val="right" w:leader="dot" w:pos="8505"/>
        </w:tabs>
        <w:ind w:left="1134" w:hanging="1134"/>
        <w:rPr>
          <w:bCs/>
          <w:color w:val="000000"/>
        </w:rPr>
      </w:pPr>
      <w:r w:rsidRPr="00242E3C">
        <w:rPr>
          <w:bCs/>
          <w:color w:val="000000"/>
        </w:rPr>
        <w:t>Anexo 9.</w:t>
      </w:r>
      <w:r w:rsidR="00A855DA" w:rsidRPr="00242E3C">
        <w:rPr>
          <w:bCs/>
          <w:color w:val="000000"/>
        </w:rPr>
        <w:tab/>
      </w:r>
      <w:r w:rsidRPr="00242E3C">
        <w:rPr>
          <w:bCs/>
          <w:color w:val="000000"/>
        </w:rPr>
        <w:t>Her</w:t>
      </w:r>
      <w:r w:rsidR="00A855DA" w:rsidRPr="00242E3C">
        <w:rPr>
          <w:bCs/>
          <w:color w:val="000000"/>
        </w:rPr>
        <w:t>ramientas de estudio de mercado</w:t>
      </w:r>
      <w:r w:rsidR="00A855DA" w:rsidRPr="00242E3C">
        <w:rPr>
          <w:bCs/>
          <w:color w:val="000000"/>
        </w:rPr>
        <w:tab/>
      </w:r>
      <w:r w:rsidR="00AF110C" w:rsidRPr="00242E3C">
        <w:rPr>
          <w:bCs/>
          <w:color w:val="000000"/>
        </w:rPr>
        <w:t>69</w:t>
      </w:r>
    </w:p>
    <w:p w:rsidR="00B97949" w:rsidRPr="00242E3C" w:rsidRDefault="00B97949" w:rsidP="00B97949">
      <w:pPr>
        <w:tabs>
          <w:tab w:val="right" w:leader="dot" w:pos="8505"/>
        </w:tabs>
        <w:ind w:left="1134" w:hanging="1134"/>
        <w:rPr>
          <w:bCs/>
          <w:color w:val="000000"/>
        </w:rPr>
      </w:pPr>
      <w:r w:rsidRPr="00242E3C">
        <w:rPr>
          <w:bCs/>
          <w:color w:val="000000"/>
        </w:rPr>
        <w:t>Anexo 10.</w:t>
      </w:r>
      <w:r w:rsidR="00A855DA" w:rsidRPr="00242E3C">
        <w:rPr>
          <w:bCs/>
          <w:color w:val="000000"/>
        </w:rPr>
        <w:tab/>
      </w:r>
      <w:r w:rsidRPr="00242E3C">
        <w:rPr>
          <w:bCs/>
          <w:color w:val="000000"/>
        </w:rPr>
        <w:t>Identificación de las acciones sociales de acuerdo con su impacto total y</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factibilidad</w:t>
      </w:r>
      <w:r w:rsidR="00A855DA" w:rsidRPr="00242E3C">
        <w:rPr>
          <w:bCs/>
          <w:color w:val="000000"/>
        </w:rPr>
        <w:tab/>
      </w:r>
      <w:r w:rsidR="00AF110C" w:rsidRPr="00242E3C">
        <w:rPr>
          <w:bCs/>
          <w:color w:val="000000"/>
        </w:rPr>
        <w:t>70</w:t>
      </w:r>
    </w:p>
    <w:p w:rsidR="00B97949" w:rsidRPr="00242E3C" w:rsidRDefault="00B97949" w:rsidP="00B97949">
      <w:pPr>
        <w:tabs>
          <w:tab w:val="right" w:leader="dot" w:pos="8505"/>
        </w:tabs>
        <w:ind w:left="1134" w:hanging="1134"/>
        <w:rPr>
          <w:bCs/>
          <w:color w:val="000000"/>
        </w:rPr>
      </w:pPr>
      <w:r w:rsidRPr="00242E3C">
        <w:rPr>
          <w:bCs/>
          <w:color w:val="000000"/>
        </w:rPr>
        <w:t>Anexo 11.</w:t>
      </w:r>
      <w:r w:rsidR="00A855DA" w:rsidRPr="00242E3C">
        <w:rPr>
          <w:bCs/>
          <w:color w:val="000000"/>
        </w:rPr>
        <w:tab/>
      </w:r>
      <w:r w:rsidRPr="00242E3C">
        <w:rPr>
          <w:bCs/>
          <w:color w:val="000000"/>
        </w:rPr>
        <w:t>Estado de pérdidas y ganancias p</w:t>
      </w:r>
      <w:r w:rsidR="00A855DA" w:rsidRPr="00242E3C">
        <w:rPr>
          <w:bCs/>
          <w:color w:val="000000"/>
        </w:rPr>
        <w:t>ara los años 2014, 2015,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12.</w:t>
      </w:r>
      <w:r w:rsidR="00A855DA" w:rsidRPr="00242E3C">
        <w:rPr>
          <w:bCs/>
          <w:color w:val="000000"/>
        </w:rPr>
        <w:tab/>
        <w:t>Balance general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13.</w:t>
      </w:r>
      <w:r w:rsidR="00A855DA" w:rsidRPr="00242E3C">
        <w:rPr>
          <w:bCs/>
          <w:color w:val="000000"/>
        </w:rPr>
        <w:tab/>
      </w:r>
      <w:r w:rsidRPr="00242E3C">
        <w:rPr>
          <w:bCs/>
          <w:color w:val="000000"/>
        </w:rPr>
        <w:t>Flujo de c</w:t>
      </w:r>
      <w:r w:rsidR="00A855DA" w:rsidRPr="00242E3C">
        <w:rPr>
          <w:bCs/>
          <w:color w:val="000000"/>
        </w:rPr>
        <w:t>aja proyectado con estrategia</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14.</w:t>
      </w:r>
      <w:r w:rsidRPr="00242E3C">
        <w:rPr>
          <w:bCs/>
          <w:color w:val="000000"/>
        </w:rPr>
        <w:tab/>
        <w:t>Estado de resulta</w:t>
      </w:r>
      <w:r w:rsidR="00A855DA" w:rsidRPr="00242E3C">
        <w:rPr>
          <w:bCs/>
          <w:color w:val="000000"/>
        </w:rPr>
        <w:t>dos proyectado con estrategia</w:t>
      </w:r>
      <w:r w:rsidR="00A855DA" w:rsidRPr="00242E3C">
        <w:rPr>
          <w:bCs/>
          <w:color w:val="000000"/>
        </w:rPr>
        <w:tab/>
      </w:r>
      <w:r w:rsidR="00AF110C" w:rsidRPr="00242E3C">
        <w:rPr>
          <w:bCs/>
          <w:color w:val="000000"/>
        </w:rPr>
        <w:t>72</w:t>
      </w:r>
    </w:p>
    <w:p w:rsidR="00B97949" w:rsidRPr="00242E3C" w:rsidRDefault="00B97949" w:rsidP="00B97949">
      <w:pPr>
        <w:tabs>
          <w:tab w:val="right" w:leader="dot" w:pos="8505"/>
        </w:tabs>
        <w:ind w:left="1134" w:hanging="1134"/>
        <w:rPr>
          <w:bCs/>
          <w:color w:val="000000"/>
        </w:rPr>
      </w:pPr>
      <w:r w:rsidRPr="00242E3C">
        <w:rPr>
          <w:bCs/>
          <w:color w:val="000000"/>
        </w:rPr>
        <w:t>Anexo 15.</w:t>
      </w:r>
      <w:r w:rsidR="00A855DA" w:rsidRPr="00242E3C">
        <w:rPr>
          <w:bCs/>
          <w:color w:val="000000"/>
        </w:rPr>
        <w:tab/>
      </w:r>
      <w:r w:rsidRPr="00242E3C">
        <w:rPr>
          <w:bCs/>
          <w:color w:val="000000"/>
        </w:rPr>
        <w:t>Balance gene</w:t>
      </w:r>
      <w:r w:rsidR="00A855DA" w:rsidRPr="00242E3C">
        <w:rPr>
          <w:bCs/>
          <w:color w:val="000000"/>
        </w:rPr>
        <w:t>ral proyectado con estrategia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16.</w:t>
      </w:r>
      <w:r w:rsidRPr="00242E3C">
        <w:rPr>
          <w:bCs/>
          <w:color w:val="000000"/>
        </w:rPr>
        <w:tab/>
      </w:r>
      <w:r w:rsidR="00A855DA" w:rsidRPr="00242E3C">
        <w:rPr>
          <w:bCs/>
          <w:color w:val="000000"/>
        </w:rPr>
        <w:t>Análisis ROA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17.</w:t>
      </w:r>
      <w:r w:rsidRPr="00242E3C">
        <w:rPr>
          <w:bCs/>
          <w:color w:val="000000"/>
        </w:rPr>
        <w:tab/>
        <w:t>Flujo de caja de Starkey Perú sin aplicar el plan estratégico</w:t>
      </w:r>
      <w:r w:rsidR="00A855DA" w:rsidRPr="00242E3C">
        <w:rPr>
          <w:bCs/>
          <w:color w:val="000000"/>
        </w:rPr>
        <w:tab/>
      </w:r>
      <w:r w:rsidR="00AF110C" w:rsidRPr="00242E3C">
        <w:rPr>
          <w:bCs/>
          <w:color w:val="000000"/>
        </w:rPr>
        <w:t>74</w:t>
      </w:r>
    </w:p>
    <w:p w:rsidR="00B97949" w:rsidRDefault="00B97949" w:rsidP="00B97949">
      <w:pPr>
        <w:tabs>
          <w:tab w:val="right" w:leader="dot" w:pos="8505"/>
        </w:tabs>
        <w:ind w:left="1134" w:hanging="1134"/>
        <w:rPr>
          <w:bCs/>
          <w:color w:val="000000"/>
        </w:rPr>
      </w:pPr>
      <w:r w:rsidRPr="00242E3C">
        <w:rPr>
          <w:bCs/>
          <w:color w:val="000000"/>
        </w:rPr>
        <w:t>Anexo 18.</w:t>
      </w:r>
      <w:r w:rsidRPr="00242E3C">
        <w:rPr>
          <w:bCs/>
          <w:color w:val="000000"/>
        </w:rPr>
        <w:tab/>
        <w:t xml:space="preserve">Evaluación de valor actual neto: aplicar el plan estratégico </w:t>
      </w:r>
      <w:r w:rsidR="00A855DA" w:rsidRPr="00242E3C">
        <w:rPr>
          <w:bCs/>
          <w:color w:val="000000"/>
        </w:rPr>
        <w:t>versus no aplicarlo.</w:t>
      </w:r>
      <w:r w:rsidR="00A855DA" w:rsidRPr="00242E3C">
        <w:rPr>
          <w:bCs/>
          <w:color w:val="000000"/>
        </w:rPr>
        <w:tab/>
      </w:r>
      <w:r w:rsidR="00AF110C" w:rsidRPr="00242E3C">
        <w:rPr>
          <w:bCs/>
          <w:color w:val="000000"/>
        </w:rPr>
        <w:t>74</w:t>
      </w:r>
    </w:p>
    <w:p w:rsidR="004B4699" w:rsidRPr="00242E3C" w:rsidRDefault="004B4699" w:rsidP="004B4699">
      <w:pPr>
        <w:tabs>
          <w:tab w:val="right" w:leader="dot" w:pos="8505"/>
        </w:tabs>
        <w:ind w:left="1134" w:hanging="1134"/>
        <w:rPr>
          <w:bCs/>
          <w:color w:val="000000"/>
        </w:rPr>
      </w:pPr>
      <w:r>
        <w:rPr>
          <w:bCs/>
          <w:color w:val="000000"/>
        </w:rPr>
        <w:t>Anexo 19</w:t>
      </w:r>
      <w:r w:rsidRPr="00242E3C">
        <w:rPr>
          <w:bCs/>
          <w:color w:val="000000"/>
        </w:rPr>
        <w:t>.</w:t>
      </w:r>
      <w:r w:rsidRPr="00242E3C">
        <w:rPr>
          <w:bCs/>
          <w:color w:val="000000"/>
        </w:rPr>
        <w:tab/>
      </w:r>
      <w:r w:rsidR="003D5F0D">
        <w:t>Detalle de salarios aplicando plan estrátegico del 2017 al 2019</w:t>
      </w:r>
      <w:r w:rsidRPr="00242E3C">
        <w:rPr>
          <w:bCs/>
          <w:color w:val="000000"/>
        </w:rPr>
        <w:tab/>
      </w:r>
      <w:r>
        <w:rPr>
          <w:bCs/>
          <w:color w:val="000000"/>
        </w:rPr>
        <w:t>75</w:t>
      </w:r>
    </w:p>
    <w:p w:rsidR="00B97949" w:rsidRPr="00242E3C" w:rsidRDefault="004B4699" w:rsidP="00B97949">
      <w:pPr>
        <w:tabs>
          <w:tab w:val="right" w:leader="dot" w:pos="8505"/>
        </w:tabs>
        <w:ind w:left="1134" w:hanging="1134"/>
        <w:rPr>
          <w:bCs/>
          <w:color w:val="000000"/>
        </w:rPr>
      </w:pPr>
      <w:r>
        <w:rPr>
          <w:bCs/>
          <w:color w:val="000000"/>
        </w:rPr>
        <w:t>Anexo 20</w:t>
      </w:r>
      <w:r w:rsidR="00B97949" w:rsidRPr="00242E3C">
        <w:rPr>
          <w:bCs/>
          <w:color w:val="000000"/>
        </w:rPr>
        <w:t>.</w:t>
      </w:r>
      <w:r w:rsidR="00B97949" w:rsidRPr="00242E3C">
        <w:rPr>
          <w:bCs/>
          <w:color w:val="000000"/>
        </w:rPr>
        <w:tab/>
        <w:t>Map</w:t>
      </w:r>
      <w:r w:rsidR="00A855DA" w:rsidRPr="00242E3C">
        <w:rPr>
          <w:bCs/>
          <w:color w:val="000000"/>
        </w:rPr>
        <w:t>a estratégico de Starkey Perú</w:t>
      </w:r>
      <w:r w:rsidR="00A855DA" w:rsidRPr="00242E3C">
        <w:rPr>
          <w:bCs/>
          <w:color w:val="000000"/>
        </w:rPr>
        <w:tab/>
      </w:r>
      <w:r>
        <w:rPr>
          <w:bCs/>
          <w:color w:val="000000"/>
        </w:rPr>
        <w:t>76</w:t>
      </w: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7D3AD1" w:rsidRPr="00242E3C" w:rsidRDefault="007D3AD1" w:rsidP="00267C82">
      <w:pPr>
        <w:rPr>
          <w:bCs/>
          <w:color w:val="000000"/>
        </w:rPr>
      </w:pPr>
    </w:p>
    <w:p w:rsidR="007D3AD1" w:rsidRPr="00242E3C" w:rsidRDefault="007D3AD1" w:rsidP="00267C82">
      <w:pPr>
        <w:rPr>
          <w:bCs/>
          <w:color w:val="000000"/>
        </w:rPr>
      </w:pPr>
    </w:p>
    <w:p w:rsidR="007D3AD1" w:rsidRPr="00242E3C" w:rsidRDefault="007D3AD1" w:rsidP="00267C82">
      <w:pPr>
        <w:rPr>
          <w:bCs/>
          <w:color w:val="000000"/>
        </w:rPr>
        <w:sectPr w:rsidR="007D3AD1" w:rsidRPr="00242E3C" w:rsidSect="002540C0">
          <w:footerReference w:type="default" r:id="rId16"/>
          <w:footerReference w:type="first" r:id="rId17"/>
          <w:pgSz w:w="11906" w:h="16838"/>
          <w:pgMar w:top="1701" w:right="1418" w:bottom="1644" w:left="1985" w:header="708" w:footer="708" w:gutter="0"/>
          <w:pgNumType w:fmt="lowerRoman" w:start="1"/>
          <w:cols w:space="708"/>
          <w:docGrid w:linePitch="360"/>
        </w:sectPr>
      </w:pPr>
    </w:p>
    <w:p w:rsidR="00F67DF1" w:rsidRPr="00242E3C" w:rsidRDefault="00BE0F9C" w:rsidP="00582BAE">
      <w:pPr>
        <w:tabs>
          <w:tab w:val="right" w:leader="dot" w:pos="8505"/>
        </w:tabs>
        <w:ind w:left="340" w:hanging="340"/>
        <w:outlineLvl w:val="0"/>
        <w:rPr>
          <w:szCs w:val="22"/>
        </w:rPr>
      </w:pPr>
      <w:bookmarkStart w:id="0" w:name="_Toc491614536"/>
      <w:r w:rsidRPr="00242E3C">
        <w:rPr>
          <w:b/>
          <w:lang w:eastAsia="en-US"/>
        </w:rPr>
        <w:lastRenderedPageBreak/>
        <w:t>Capítulo I</w:t>
      </w:r>
      <w:r w:rsidR="002771DB" w:rsidRPr="00242E3C">
        <w:rPr>
          <w:b/>
          <w:lang w:eastAsia="en-US"/>
        </w:rPr>
        <w:t>.</w:t>
      </w:r>
      <w:r w:rsidRPr="00242E3C">
        <w:rPr>
          <w:b/>
          <w:lang w:eastAsia="en-US"/>
        </w:rPr>
        <w:t xml:space="preserve"> </w:t>
      </w:r>
      <w:r w:rsidR="006931C0" w:rsidRPr="00242E3C">
        <w:rPr>
          <w:b/>
          <w:lang w:eastAsia="en-US"/>
        </w:rPr>
        <w:t>Introducción</w:t>
      </w:r>
      <w:bookmarkEnd w:id="0"/>
    </w:p>
    <w:p w:rsidR="00AF6658" w:rsidRPr="00242E3C" w:rsidRDefault="00AF6658" w:rsidP="00A855DA">
      <w:pPr>
        <w:rPr>
          <w:szCs w:val="22"/>
        </w:rPr>
      </w:pPr>
    </w:p>
    <w:p w:rsidR="00293E6C" w:rsidRPr="00242E3C" w:rsidRDefault="00293E6C" w:rsidP="00A855DA">
      <w:pPr>
        <w:rPr>
          <w:rFonts w:eastAsia="Arial"/>
          <w:szCs w:val="22"/>
        </w:rPr>
      </w:pPr>
      <w:bookmarkStart w:id="1" w:name="_Toc469495249"/>
      <w:bookmarkStart w:id="2" w:name="_Toc469495446"/>
      <w:r w:rsidRPr="00242E3C">
        <w:rPr>
          <w:rFonts w:eastAsia="Arial"/>
          <w:szCs w:val="22"/>
        </w:rPr>
        <w:t>El mercado global de audífonos está valorizado</w:t>
      </w:r>
      <w:r w:rsidR="00116668" w:rsidRPr="00242E3C">
        <w:rPr>
          <w:rFonts w:eastAsia="Arial"/>
          <w:szCs w:val="22"/>
        </w:rPr>
        <w:t xml:space="preserve"> en más de 6</w:t>
      </w:r>
      <w:r w:rsidR="002771DB" w:rsidRPr="00242E3C">
        <w:rPr>
          <w:rFonts w:eastAsia="Arial"/>
          <w:szCs w:val="22"/>
        </w:rPr>
        <w:t>.</w:t>
      </w:r>
      <w:r w:rsidR="00116668" w:rsidRPr="00242E3C">
        <w:rPr>
          <w:rFonts w:eastAsia="Arial"/>
          <w:szCs w:val="22"/>
        </w:rPr>
        <w:t>000</w:t>
      </w:r>
      <w:r w:rsidRPr="00242E3C">
        <w:rPr>
          <w:rFonts w:eastAsia="Arial"/>
          <w:szCs w:val="22"/>
        </w:rPr>
        <w:t xml:space="preserve"> millones de dólares y </w:t>
      </w:r>
      <w:r w:rsidR="00FD727B" w:rsidRPr="00242E3C">
        <w:rPr>
          <w:rFonts w:eastAsia="Arial"/>
          <w:szCs w:val="22"/>
        </w:rPr>
        <w:t>alcanzará un</w:t>
      </w:r>
      <w:r w:rsidR="00116668" w:rsidRPr="00242E3C">
        <w:rPr>
          <w:rFonts w:eastAsia="Arial"/>
          <w:szCs w:val="22"/>
        </w:rPr>
        <w:t xml:space="preserve"> valor cercano a los 9</w:t>
      </w:r>
      <w:r w:rsidR="002771DB" w:rsidRPr="00242E3C">
        <w:rPr>
          <w:rFonts w:eastAsia="Arial"/>
          <w:szCs w:val="22"/>
        </w:rPr>
        <w:t>.</w:t>
      </w:r>
      <w:r w:rsidR="00116668" w:rsidRPr="00242E3C">
        <w:rPr>
          <w:rFonts w:eastAsia="Arial"/>
          <w:szCs w:val="22"/>
        </w:rPr>
        <w:t>000 millones de dólares el 2022</w:t>
      </w:r>
      <w:r w:rsidRPr="00242E3C">
        <w:rPr>
          <w:rFonts w:eastAsia="Arial"/>
          <w:szCs w:val="22"/>
        </w:rPr>
        <w:t xml:space="preserve">. Los motivos para ese incremento son el </w:t>
      </w:r>
      <w:r w:rsidR="00FD727B" w:rsidRPr="00242E3C">
        <w:rPr>
          <w:rFonts w:eastAsia="Arial"/>
          <w:szCs w:val="22"/>
        </w:rPr>
        <w:t>crecimiento</w:t>
      </w:r>
      <w:r w:rsidRPr="00242E3C">
        <w:rPr>
          <w:rFonts w:eastAsia="Arial"/>
          <w:szCs w:val="22"/>
        </w:rPr>
        <w:t xml:space="preserve"> de la población geriátrica y la mayor prevalencia de discapacidad auditiva en la población en general</w:t>
      </w:r>
      <w:r w:rsidR="00116668" w:rsidRPr="00242E3C">
        <w:rPr>
          <w:rFonts w:eastAsia="Arial"/>
          <w:szCs w:val="22"/>
        </w:rPr>
        <w:t xml:space="preserve"> (</w:t>
      </w:r>
      <w:r w:rsidR="00AF45B8" w:rsidRPr="00242E3C">
        <w:rPr>
          <w:szCs w:val="22"/>
        </w:rPr>
        <w:t xml:space="preserve">Scalar Market Research, </w:t>
      </w:r>
      <w:r w:rsidR="00116668" w:rsidRPr="00242E3C">
        <w:rPr>
          <w:szCs w:val="22"/>
        </w:rPr>
        <w:t>2016)</w:t>
      </w:r>
      <w:r w:rsidRPr="00242E3C">
        <w:rPr>
          <w:rFonts w:eastAsia="Arial"/>
          <w:szCs w:val="22"/>
        </w:rPr>
        <w:t>.</w:t>
      </w:r>
    </w:p>
    <w:p w:rsidR="00A50198" w:rsidRPr="00242E3C" w:rsidRDefault="00A50198" w:rsidP="00A855DA">
      <w:pPr>
        <w:rPr>
          <w:rFonts w:eastAsia="Arial"/>
          <w:szCs w:val="22"/>
        </w:rPr>
      </w:pPr>
    </w:p>
    <w:p w:rsidR="00AF45B8" w:rsidRPr="00242E3C" w:rsidRDefault="00E74497" w:rsidP="00A855DA">
      <w:pPr>
        <w:rPr>
          <w:rFonts w:eastAsia="Arial"/>
          <w:szCs w:val="22"/>
        </w:rPr>
      </w:pPr>
      <w:proofErr w:type="spellStart"/>
      <w:r w:rsidRPr="00242E3C">
        <w:rPr>
          <w:rFonts w:eastAsia="Arial"/>
          <w:szCs w:val="22"/>
        </w:rPr>
        <w:t>Starkey</w:t>
      </w:r>
      <w:proofErr w:type="spellEnd"/>
      <w:r w:rsidRPr="00242E3C">
        <w:rPr>
          <w:rFonts w:eastAsia="Arial"/>
          <w:szCs w:val="22"/>
        </w:rPr>
        <w:t xml:space="preserve"> </w:t>
      </w:r>
      <w:proofErr w:type="spellStart"/>
      <w:r w:rsidRPr="00242E3C">
        <w:rPr>
          <w:rFonts w:eastAsia="Arial"/>
          <w:szCs w:val="22"/>
        </w:rPr>
        <w:t>Hearing</w:t>
      </w:r>
      <w:proofErr w:type="spellEnd"/>
      <w:r w:rsidRPr="00242E3C">
        <w:rPr>
          <w:rFonts w:eastAsia="Arial"/>
          <w:szCs w:val="22"/>
        </w:rPr>
        <w:t xml:space="preserve"> Technologies</w:t>
      </w:r>
      <w:r w:rsidR="008A173E" w:rsidRPr="00242E3C">
        <w:rPr>
          <w:rFonts w:eastAsia="Arial"/>
          <w:szCs w:val="22"/>
        </w:rPr>
        <w:t xml:space="preserve"> (</w:t>
      </w:r>
      <w:proofErr w:type="spellStart"/>
      <w:r w:rsidR="008A173E" w:rsidRPr="00242E3C">
        <w:rPr>
          <w:rFonts w:eastAsia="Arial"/>
          <w:szCs w:val="22"/>
        </w:rPr>
        <w:t>Starkey</w:t>
      </w:r>
      <w:proofErr w:type="spellEnd"/>
      <w:r w:rsidR="008A173E" w:rsidRPr="00242E3C">
        <w:rPr>
          <w:rFonts w:eastAsia="Arial"/>
          <w:szCs w:val="22"/>
        </w:rPr>
        <w:t>)</w:t>
      </w:r>
      <w:r w:rsidRPr="00242E3C">
        <w:rPr>
          <w:rFonts w:eastAsia="Arial"/>
          <w:szCs w:val="22"/>
        </w:rPr>
        <w:t xml:space="preserve"> es una empresa </w:t>
      </w:r>
      <w:ins w:id="3" w:author="Daniel Montjoy Pita" w:date="2017-10-09T12:24:00Z">
        <w:r w:rsidR="002A6048">
          <w:rPr>
            <w:rFonts w:eastAsia="Arial"/>
            <w:szCs w:val="22"/>
          </w:rPr>
          <w:t xml:space="preserve">multinacional </w:t>
        </w:r>
      </w:ins>
      <w:r w:rsidRPr="00242E3C">
        <w:rPr>
          <w:rFonts w:eastAsia="Arial"/>
          <w:szCs w:val="22"/>
        </w:rPr>
        <w:t>d</w:t>
      </w:r>
      <w:r w:rsidR="00FD727B" w:rsidRPr="00242E3C">
        <w:rPr>
          <w:rFonts w:eastAsia="Arial"/>
          <w:szCs w:val="22"/>
        </w:rPr>
        <w:t>e capital privado fundada en</w:t>
      </w:r>
      <w:r w:rsidRPr="00242E3C">
        <w:rPr>
          <w:rFonts w:eastAsia="Arial"/>
          <w:szCs w:val="22"/>
        </w:rPr>
        <w:t xml:space="preserve"> 1967 por William </w:t>
      </w:r>
      <w:r w:rsidR="00FD727B" w:rsidRPr="00242E3C">
        <w:rPr>
          <w:rFonts w:eastAsia="Arial"/>
          <w:szCs w:val="22"/>
        </w:rPr>
        <w:t xml:space="preserve">F. </w:t>
      </w:r>
      <w:r w:rsidRPr="00242E3C">
        <w:rPr>
          <w:rFonts w:eastAsia="Arial"/>
          <w:szCs w:val="22"/>
        </w:rPr>
        <w:t xml:space="preserve">Austin, único dueño </w:t>
      </w:r>
      <w:r w:rsidR="00FD727B" w:rsidRPr="00242E3C">
        <w:rPr>
          <w:rFonts w:eastAsia="Arial"/>
          <w:szCs w:val="22"/>
        </w:rPr>
        <w:t xml:space="preserve">y </w:t>
      </w:r>
      <w:r w:rsidRPr="00242E3C">
        <w:rPr>
          <w:rFonts w:eastAsia="Arial"/>
          <w:szCs w:val="22"/>
        </w:rPr>
        <w:t>CEO, en Minnesota, Estados Unidos</w:t>
      </w:r>
      <w:r w:rsidR="00293E6C" w:rsidRPr="00242E3C">
        <w:rPr>
          <w:rFonts w:eastAsia="Arial"/>
          <w:szCs w:val="22"/>
        </w:rPr>
        <w:t xml:space="preserve">. </w:t>
      </w:r>
      <w:r w:rsidR="00AF45B8" w:rsidRPr="00242E3C">
        <w:rPr>
          <w:rFonts w:eastAsia="Arial"/>
          <w:szCs w:val="22"/>
        </w:rPr>
        <w:t>La primera subsidiaria fuera de EE</w:t>
      </w:r>
      <w:r w:rsidR="002771DB" w:rsidRPr="00242E3C">
        <w:rPr>
          <w:rFonts w:eastAsia="Arial"/>
          <w:szCs w:val="22"/>
        </w:rPr>
        <w:t>.</w:t>
      </w:r>
      <w:r w:rsidR="00AF45B8" w:rsidRPr="00242E3C">
        <w:rPr>
          <w:rFonts w:eastAsia="Arial"/>
          <w:szCs w:val="22"/>
        </w:rPr>
        <w:t>UU</w:t>
      </w:r>
      <w:r w:rsidR="002771DB" w:rsidRPr="00242E3C">
        <w:rPr>
          <w:rFonts w:eastAsia="Arial"/>
          <w:szCs w:val="22"/>
        </w:rPr>
        <w:t>.</w:t>
      </w:r>
      <w:r w:rsidR="00AF45B8" w:rsidRPr="00242E3C">
        <w:rPr>
          <w:rFonts w:eastAsia="Arial"/>
          <w:szCs w:val="22"/>
        </w:rPr>
        <w:t xml:space="preserve"> se abrió en Inglaterra en 1973. Actualmente</w:t>
      </w:r>
      <w:r w:rsidR="002771DB" w:rsidRPr="00242E3C">
        <w:rPr>
          <w:rFonts w:eastAsia="Arial"/>
          <w:szCs w:val="22"/>
        </w:rPr>
        <w:t>,</w:t>
      </w:r>
      <w:r w:rsidR="00AF45B8" w:rsidRPr="00242E3C">
        <w:rPr>
          <w:rFonts w:eastAsia="Arial"/>
          <w:szCs w:val="22"/>
        </w:rPr>
        <w:t xml:space="preserve"> la empresa cuenta con 22 subsidiarias repartidas en igual número de países desde donde alcanzan un mercado que abarca más de 100 países en los cinco continentes (Starkey Hearing Technologies, 2016).</w:t>
      </w:r>
    </w:p>
    <w:p w:rsidR="00A50198" w:rsidRPr="00242E3C" w:rsidRDefault="00A50198" w:rsidP="00A855DA">
      <w:pPr>
        <w:rPr>
          <w:rFonts w:eastAsia="Arial"/>
          <w:szCs w:val="22"/>
        </w:rPr>
      </w:pPr>
    </w:p>
    <w:p w:rsidR="008A173E" w:rsidRPr="00242E3C" w:rsidRDefault="008A173E" w:rsidP="00A855DA">
      <w:pPr>
        <w:rPr>
          <w:rFonts w:eastAsia="Arial"/>
          <w:szCs w:val="22"/>
        </w:rPr>
      </w:pPr>
      <w:r w:rsidRPr="00242E3C">
        <w:rPr>
          <w:rFonts w:eastAsia="Arial"/>
          <w:szCs w:val="22"/>
        </w:rPr>
        <w:t>Una de las características principales de Starkey es la constante innovación</w:t>
      </w:r>
      <w:r w:rsidR="00EB39BA" w:rsidRPr="00242E3C">
        <w:rPr>
          <w:rFonts w:eastAsia="Arial"/>
          <w:szCs w:val="22"/>
        </w:rPr>
        <w:t>,</w:t>
      </w:r>
      <w:r w:rsidRPr="00242E3C">
        <w:rPr>
          <w:rFonts w:eastAsia="Arial"/>
          <w:szCs w:val="22"/>
        </w:rPr>
        <w:t xml:space="preserve"> reflejada en la inversión en I&amp;D que</w:t>
      </w:r>
      <w:r w:rsidR="00AF45B8" w:rsidRPr="00242E3C">
        <w:rPr>
          <w:rFonts w:eastAsia="Arial"/>
          <w:szCs w:val="22"/>
        </w:rPr>
        <w:t xml:space="preserve"> ha ido incrementando gradualmente,</w:t>
      </w:r>
      <w:r w:rsidR="000E1D5C" w:rsidRPr="00242E3C">
        <w:rPr>
          <w:rFonts w:eastAsia="Arial"/>
          <w:szCs w:val="22"/>
        </w:rPr>
        <w:t xml:space="preserve"> alcanzando en</w:t>
      </w:r>
      <w:r w:rsidR="00AF45B8" w:rsidRPr="00242E3C">
        <w:rPr>
          <w:rFonts w:eastAsia="Arial"/>
          <w:szCs w:val="22"/>
        </w:rPr>
        <w:t xml:space="preserve"> el </w:t>
      </w:r>
      <w:r w:rsidRPr="00242E3C">
        <w:rPr>
          <w:rFonts w:eastAsia="Arial"/>
          <w:szCs w:val="22"/>
        </w:rPr>
        <w:t xml:space="preserve">2016 </w:t>
      </w:r>
      <w:r w:rsidR="00AF45B8" w:rsidRPr="00242E3C">
        <w:rPr>
          <w:rFonts w:eastAsia="Arial"/>
          <w:szCs w:val="22"/>
        </w:rPr>
        <w:t>un presupuesto que sobrepasa los 100 millones</w:t>
      </w:r>
      <w:r w:rsidRPr="00242E3C">
        <w:rPr>
          <w:rFonts w:eastAsia="Arial"/>
          <w:szCs w:val="22"/>
        </w:rPr>
        <w:t xml:space="preserve"> de dólares</w:t>
      </w:r>
      <w:r w:rsidR="00EC0B4C" w:rsidRPr="00242E3C">
        <w:rPr>
          <w:rStyle w:val="Refdenotaalpie"/>
          <w:rFonts w:eastAsia="Arial"/>
          <w:szCs w:val="22"/>
        </w:rPr>
        <w:footnoteReference w:id="1"/>
      </w:r>
      <w:r w:rsidR="00AF45B8" w:rsidRPr="00242E3C">
        <w:rPr>
          <w:rFonts w:eastAsia="Arial"/>
          <w:szCs w:val="22"/>
        </w:rPr>
        <w:t>.</w:t>
      </w:r>
      <w:r w:rsidRPr="00242E3C">
        <w:rPr>
          <w:rFonts w:eastAsia="Arial"/>
          <w:szCs w:val="22"/>
        </w:rPr>
        <w:t xml:space="preserve"> En los últimos años el desarrollo de productos se ha enfocado tanto a nivel de </w:t>
      </w:r>
      <w:r w:rsidRPr="00242E3C">
        <w:rPr>
          <w:rFonts w:eastAsia="Arial"/>
          <w:i/>
          <w:szCs w:val="22"/>
        </w:rPr>
        <w:t>hardware</w:t>
      </w:r>
      <w:r w:rsidRPr="00242E3C">
        <w:rPr>
          <w:rFonts w:eastAsia="Arial"/>
          <w:szCs w:val="22"/>
        </w:rPr>
        <w:t xml:space="preserve"> a través del lanzamiento de audífonos y accesorios de conectividad inalámbrica</w:t>
      </w:r>
      <w:r w:rsidR="000E1D5C" w:rsidRPr="00242E3C">
        <w:rPr>
          <w:rFonts w:eastAsia="Arial"/>
          <w:szCs w:val="22"/>
        </w:rPr>
        <w:t>,</w:t>
      </w:r>
      <w:r w:rsidRPr="00242E3C">
        <w:rPr>
          <w:rFonts w:eastAsia="Arial"/>
          <w:szCs w:val="22"/>
        </w:rPr>
        <w:t xml:space="preserve"> como la serie Halo </w:t>
      </w:r>
      <w:r w:rsidR="002F1A78" w:rsidRPr="00242E3C">
        <w:rPr>
          <w:rFonts w:eastAsia="Arial"/>
          <w:szCs w:val="22"/>
        </w:rPr>
        <w:t xml:space="preserve">2 </w:t>
      </w:r>
      <w:r w:rsidRPr="00242E3C">
        <w:rPr>
          <w:rFonts w:eastAsia="Arial"/>
          <w:szCs w:val="22"/>
        </w:rPr>
        <w:t xml:space="preserve">concebida para interactuar con teléfonos inteligentes, y de </w:t>
      </w:r>
      <w:r w:rsidRPr="00242E3C">
        <w:rPr>
          <w:rFonts w:eastAsia="Arial"/>
          <w:i/>
          <w:szCs w:val="22"/>
        </w:rPr>
        <w:t>software</w:t>
      </w:r>
      <w:r w:rsidRPr="00242E3C">
        <w:rPr>
          <w:rFonts w:eastAsia="Arial"/>
          <w:szCs w:val="22"/>
        </w:rPr>
        <w:t xml:space="preserve"> como la tecnología Multiflex Tinnitus</w:t>
      </w:r>
      <w:r w:rsidR="002771DB" w:rsidRPr="00242E3C">
        <w:rPr>
          <w:rFonts w:eastAsia="Arial"/>
          <w:szCs w:val="22"/>
        </w:rPr>
        <w:t>,</w:t>
      </w:r>
      <w:r w:rsidRPr="00242E3C">
        <w:rPr>
          <w:rFonts w:eastAsia="Arial"/>
          <w:szCs w:val="22"/>
        </w:rPr>
        <w:t xml:space="preserve"> que permite mejorar la capacidad de los audífonos para responder a pacientes que presentan acúfeno</w:t>
      </w:r>
      <w:r w:rsidR="00FE2537" w:rsidRPr="00242E3C">
        <w:rPr>
          <w:rStyle w:val="Refdenotaalpie"/>
          <w:rFonts w:eastAsia="Arial"/>
          <w:szCs w:val="22"/>
        </w:rPr>
        <w:footnoteReference w:id="2"/>
      </w:r>
      <w:r w:rsidR="000E1D5C" w:rsidRPr="00242E3C">
        <w:rPr>
          <w:rFonts w:eastAsia="Arial"/>
          <w:szCs w:val="22"/>
        </w:rPr>
        <w:t>,</w:t>
      </w:r>
      <w:r w:rsidRPr="00242E3C">
        <w:rPr>
          <w:rFonts w:eastAsia="Arial"/>
          <w:szCs w:val="22"/>
        </w:rPr>
        <w:t xml:space="preserve"> además de pérdidas auditivas</w:t>
      </w:r>
      <w:r w:rsidR="002771DB" w:rsidRPr="00242E3C">
        <w:rPr>
          <w:rFonts w:eastAsia="Arial"/>
          <w:szCs w:val="22"/>
        </w:rPr>
        <w:t>,</w:t>
      </w:r>
      <w:r w:rsidRPr="00242E3C">
        <w:rPr>
          <w:rFonts w:eastAsia="Arial"/>
          <w:szCs w:val="22"/>
        </w:rPr>
        <w:t xml:space="preserve"> o el </w:t>
      </w:r>
      <w:r w:rsidRPr="00242E3C">
        <w:rPr>
          <w:rFonts w:eastAsia="Arial"/>
          <w:i/>
          <w:szCs w:val="22"/>
        </w:rPr>
        <w:t>software</w:t>
      </w:r>
      <w:r w:rsidRPr="00242E3C">
        <w:rPr>
          <w:rFonts w:eastAsia="Arial"/>
          <w:szCs w:val="22"/>
        </w:rPr>
        <w:t xml:space="preserve"> de programación de audífonos Inspire que es la primera plataforma con compresores dobles de sonido.</w:t>
      </w:r>
    </w:p>
    <w:p w:rsidR="00A50198" w:rsidRPr="00242E3C" w:rsidRDefault="00A50198" w:rsidP="00A855DA">
      <w:pPr>
        <w:rPr>
          <w:szCs w:val="22"/>
        </w:rPr>
      </w:pPr>
    </w:p>
    <w:p w:rsidR="00AF45B8" w:rsidRPr="00242E3C" w:rsidRDefault="008A173E" w:rsidP="00A855DA">
      <w:pPr>
        <w:rPr>
          <w:rFonts w:eastAsia="Arial"/>
          <w:szCs w:val="22"/>
        </w:rPr>
      </w:pPr>
      <w:r w:rsidRPr="00242E3C">
        <w:rPr>
          <w:rFonts w:eastAsia="Arial"/>
          <w:szCs w:val="22"/>
        </w:rPr>
        <w:t>Tecnología Auditiva Americana</w:t>
      </w:r>
      <w:r w:rsidR="00F14305" w:rsidRPr="00242E3C">
        <w:rPr>
          <w:rFonts w:eastAsia="Arial"/>
          <w:szCs w:val="22"/>
        </w:rPr>
        <w:t xml:space="preserve"> (TAA)</w:t>
      </w:r>
      <w:r w:rsidRPr="00242E3C">
        <w:rPr>
          <w:rFonts w:eastAsia="Arial"/>
          <w:szCs w:val="22"/>
        </w:rPr>
        <w:t xml:space="preserve"> </w:t>
      </w:r>
      <w:r w:rsidR="002F1A78" w:rsidRPr="00242E3C">
        <w:rPr>
          <w:rFonts w:eastAsia="Arial"/>
          <w:szCs w:val="22"/>
        </w:rPr>
        <w:t>fu</w:t>
      </w:r>
      <w:r w:rsidR="002771DB" w:rsidRPr="00242E3C">
        <w:rPr>
          <w:rFonts w:eastAsia="Arial"/>
          <w:szCs w:val="22"/>
        </w:rPr>
        <w:t>e</w:t>
      </w:r>
      <w:r w:rsidR="000B7116" w:rsidRPr="00242E3C">
        <w:rPr>
          <w:rFonts w:eastAsia="Arial"/>
          <w:szCs w:val="22"/>
        </w:rPr>
        <w:t xml:space="preserve"> una empresa familiar con 27</w:t>
      </w:r>
      <w:r w:rsidRPr="00242E3C">
        <w:rPr>
          <w:rFonts w:eastAsia="Arial"/>
          <w:szCs w:val="22"/>
        </w:rPr>
        <w:t xml:space="preserve"> años de trayectoria en el país</w:t>
      </w:r>
      <w:r w:rsidR="002F1A78" w:rsidRPr="00242E3C">
        <w:rPr>
          <w:rFonts w:eastAsia="Arial"/>
          <w:szCs w:val="22"/>
        </w:rPr>
        <w:t>. Se le considera</w:t>
      </w:r>
      <w:r w:rsidRPr="00242E3C">
        <w:rPr>
          <w:rFonts w:eastAsia="Arial"/>
          <w:szCs w:val="22"/>
        </w:rPr>
        <w:t xml:space="preserve"> una pionera en el desarrollo de</w:t>
      </w:r>
      <w:r w:rsidR="000E1D5C" w:rsidRPr="00242E3C">
        <w:rPr>
          <w:rFonts w:eastAsia="Arial"/>
          <w:szCs w:val="22"/>
        </w:rPr>
        <w:t>l</w:t>
      </w:r>
      <w:r w:rsidRPr="00242E3C">
        <w:rPr>
          <w:rFonts w:eastAsia="Arial"/>
          <w:szCs w:val="22"/>
        </w:rPr>
        <w:t xml:space="preserve"> mercado al lanzar y vender con éxito audífonos de las tecnologías más altas, algo que no se dio en ningún otro país latinoamericano.</w:t>
      </w:r>
      <w:r w:rsidR="00F14305" w:rsidRPr="00242E3C">
        <w:rPr>
          <w:rFonts w:eastAsia="Arial"/>
          <w:szCs w:val="22"/>
        </w:rPr>
        <w:t xml:space="preserve"> E</w:t>
      </w:r>
      <w:r w:rsidRPr="00242E3C">
        <w:rPr>
          <w:rFonts w:eastAsia="Arial"/>
          <w:szCs w:val="22"/>
        </w:rPr>
        <w:t xml:space="preserve">l único local de la empresa está </w:t>
      </w:r>
      <w:r w:rsidR="005F678D" w:rsidRPr="00242E3C">
        <w:rPr>
          <w:rFonts w:eastAsia="Arial"/>
          <w:szCs w:val="22"/>
        </w:rPr>
        <w:t>ubicado</w:t>
      </w:r>
      <w:r w:rsidR="00EB39BA" w:rsidRPr="00242E3C">
        <w:rPr>
          <w:rFonts w:eastAsia="Arial"/>
          <w:szCs w:val="22"/>
        </w:rPr>
        <w:t xml:space="preserve"> en el distrito de San Borja. A pesar que</w:t>
      </w:r>
      <w:r w:rsidRPr="00242E3C">
        <w:rPr>
          <w:rFonts w:eastAsia="Arial"/>
          <w:szCs w:val="22"/>
        </w:rPr>
        <w:t xml:space="preserve"> </w:t>
      </w:r>
      <w:r w:rsidR="002771DB" w:rsidRPr="00242E3C">
        <w:rPr>
          <w:rFonts w:eastAsia="Arial"/>
          <w:szCs w:val="22"/>
        </w:rPr>
        <w:t xml:space="preserve">en el pasado </w:t>
      </w:r>
      <w:r w:rsidRPr="00242E3C">
        <w:rPr>
          <w:rFonts w:eastAsia="Arial"/>
          <w:szCs w:val="22"/>
        </w:rPr>
        <w:t>existieron iniciativas de apertura de nuevas sedes</w:t>
      </w:r>
      <w:r w:rsidR="002771DB" w:rsidRPr="00242E3C">
        <w:rPr>
          <w:rFonts w:eastAsia="Arial"/>
          <w:szCs w:val="22"/>
        </w:rPr>
        <w:t>,</w:t>
      </w:r>
      <w:r w:rsidRPr="00242E3C">
        <w:rPr>
          <w:rFonts w:eastAsia="Arial"/>
          <w:szCs w:val="22"/>
        </w:rPr>
        <w:t xml:space="preserve"> tanto en Li</w:t>
      </w:r>
      <w:r w:rsidR="00EB39BA" w:rsidRPr="00242E3C">
        <w:rPr>
          <w:rFonts w:eastAsia="Arial"/>
          <w:szCs w:val="22"/>
        </w:rPr>
        <w:t>ma como en provincias</w:t>
      </w:r>
      <w:r w:rsidR="002F1A78" w:rsidRPr="00242E3C">
        <w:rPr>
          <w:rFonts w:eastAsia="Arial"/>
          <w:szCs w:val="22"/>
        </w:rPr>
        <w:t>,</w:t>
      </w:r>
      <w:r w:rsidRPr="00242E3C">
        <w:rPr>
          <w:rFonts w:eastAsia="Arial"/>
          <w:szCs w:val="22"/>
        </w:rPr>
        <w:t xml:space="preserve"> ninguna de ellas logr</w:t>
      </w:r>
      <w:r w:rsidR="002771DB" w:rsidRPr="00242E3C">
        <w:rPr>
          <w:rFonts w:eastAsia="Arial"/>
          <w:szCs w:val="22"/>
        </w:rPr>
        <w:t>ó</w:t>
      </w:r>
      <w:r w:rsidRPr="00242E3C">
        <w:rPr>
          <w:rFonts w:eastAsia="Arial"/>
          <w:szCs w:val="22"/>
        </w:rPr>
        <w:t xml:space="preserve"> consolidarse de manera viable</w:t>
      </w:r>
      <w:r w:rsidR="00F14305" w:rsidRPr="00242E3C">
        <w:rPr>
          <w:rFonts w:eastAsia="Arial"/>
          <w:szCs w:val="22"/>
        </w:rPr>
        <w:t>.</w:t>
      </w:r>
    </w:p>
    <w:p w:rsidR="00A50198" w:rsidRPr="00242E3C" w:rsidRDefault="00A50198" w:rsidP="00A855DA">
      <w:pPr>
        <w:rPr>
          <w:rFonts w:eastAsia="Arial"/>
          <w:szCs w:val="22"/>
        </w:rPr>
      </w:pPr>
    </w:p>
    <w:p w:rsidR="008C49F1" w:rsidRPr="00242E3C" w:rsidRDefault="00F14305" w:rsidP="00A855DA">
      <w:pPr>
        <w:rPr>
          <w:szCs w:val="22"/>
        </w:rPr>
      </w:pPr>
      <w:r w:rsidRPr="00242E3C">
        <w:rPr>
          <w:rFonts w:eastAsia="Arial"/>
          <w:szCs w:val="22"/>
        </w:rPr>
        <w:t xml:space="preserve">El 2011 Starkey inicia el proceso de adquisición de </w:t>
      </w:r>
      <w:r w:rsidR="00581E40" w:rsidRPr="00242E3C">
        <w:rPr>
          <w:rFonts w:eastAsia="Arial"/>
          <w:szCs w:val="22"/>
        </w:rPr>
        <w:t>TAA</w:t>
      </w:r>
      <w:r w:rsidRPr="00242E3C">
        <w:rPr>
          <w:rFonts w:eastAsia="Arial"/>
          <w:szCs w:val="22"/>
        </w:rPr>
        <w:t>.</w:t>
      </w:r>
      <w:r w:rsidR="004C1DC4" w:rsidRPr="00242E3C">
        <w:rPr>
          <w:rFonts w:eastAsia="Arial"/>
          <w:szCs w:val="22"/>
        </w:rPr>
        <w:t xml:space="preserve"> </w:t>
      </w:r>
      <w:r w:rsidRPr="00242E3C">
        <w:rPr>
          <w:rFonts w:eastAsia="Arial"/>
          <w:szCs w:val="22"/>
        </w:rPr>
        <w:t xml:space="preserve">Este proceso finalizará el año 2018 cuando la empresa posea el 100% de las acciones. La toma de control de las operaciones se </w:t>
      </w:r>
      <w:r w:rsidRPr="00242E3C">
        <w:rPr>
          <w:rFonts w:eastAsia="Arial"/>
          <w:szCs w:val="22"/>
        </w:rPr>
        <w:lastRenderedPageBreak/>
        <w:t>viene dando desde enero de 2016</w:t>
      </w:r>
      <w:r w:rsidR="00005F3D" w:rsidRPr="00242E3C">
        <w:rPr>
          <w:rFonts w:eastAsia="Arial"/>
          <w:szCs w:val="22"/>
        </w:rPr>
        <w:t>,</w:t>
      </w:r>
      <w:r w:rsidRPr="00242E3C">
        <w:rPr>
          <w:rFonts w:eastAsia="Arial"/>
          <w:szCs w:val="22"/>
        </w:rPr>
        <w:t xml:space="preserve"> y se tiene como plazo</w:t>
      </w:r>
      <w:r w:rsidR="00005F3D" w:rsidRPr="00242E3C">
        <w:rPr>
          <w:rFonts w:eastAsia="Arial"/>
          <w:szCs w:val="22"/>
        </w:rPr>
        <w:t>,</w:t>
      </w:r>
      <w:r w:rsidRPr="00242E3C">
        <w:rPr>
          <w:rFonts w:eastAsia="Arial"/>
          <w:szCs w:val="22"/>
        </w:rPr>
        <w:t xml:space="preserve"> para que pase a ser una subsidiaria a cabalidad</w:t>
      </w:r>
      <w:r w:rsidR="00005F3D" w:rsidRPr="00242E3C">
        <w:rPr>
          <w:rFonts w:eastAsia="Arial"/>
          <w:szCs w:val="22"/>
        </w:rPr>
        <w:t>,</w:t>
      </w:r>
      <w:r w:rsidRPr="00242E3C">
        <w:rPr>
          <w:rFonts w:eastAsia="Arial"/>
          <w:szCs w:val="22"/>
        </w:rPr>
        <w:t xml:space="preserve"> hasta diciembre de 2017, alineando todos los procesos y generando las sinergias necesarias.</w:t>
      </w:r>
      <w:r w:rsidR="008C49F1" w:rsidRPr="00242E3C">
        <w:rPr>
          <w:rFonts w:eastAsia="Arial"/>
          <w:szCs w:val="22"/>
        </w:rPr>
        <w:t xml:space="preserve"> </w:t>
      </w:r>
      <w:r w:rsidR="008C49F1" w:rsidRPr="00242E3C">
        <w:rPr>
          <w:szCs w:val="22"/>
        </w:rPr>
        <w:t xml:space="preserve">En </w:t>
      </w:r>
      <w:r w:rsidR="00590F86" w:rsidRPr="00242E3C">
        <w:rPr>
          <w:szCs w:val="22"/>
        </w:rPr>
        <w:t>e</w:t>
      </w:r>
      <w:r w:rsidR="008C49F1" w:rsidRPr="00242E3C">
        <w:rPr>
          <w:szCs w:val="22"/>
        </w:rPr>
        <w:t>l</w:t>
      </w:r>
      <w:r w:rsidR="00590F86" w:rsidRPr="00242E3C">
        <w:rPr>
          <w:szCs w:val="22"/>
        </w:rPr>
        <w:t xml:space="preserve"> </w:t>
      </w:r>
      <w:r w:rsidR="003C0C37" w:rsidRPr="00242E3C">
        <w:rPr>
          <w:szCs w:val="22"/>
        </w:rPr>
        <w:t>g</w:t>
      </w:r>
      <w:r w:rsidR="00590F86" w:rsidRPr="00242E3C">
        <w:rPr>
          <w:szCs w:val="22"/>
        </w:rPr>
        <w:t>ráfico 1</w:t>
      </w:r>
      <w:r w:rsidR="008C49F1" w:rsidRPr="00242E3C">
        <w:rPr>
          <w:szCs w:val="22"/>
        </w:rPr>
        <w:t xml:space="preserve"> </w:t>
      </w:r>
      <w:r w:rsidR="00EF534F" w:rsidRPr="00242E3C">
        <w:rPr>
          <w:szCs w:val="22"/>
        </w:rPr>
        <w:t>se aprecia</w:t>
      </w:r>
      <w:r w:rsidR="008C49F1" w:rsidRPr="00242E3C">
        <w:rPr>
          <w:szCs w:val="22"/>
        </w:rPr>
        <w:t xml:space="preserve"> el lienzo del modelo de negocio actual utilizando la herramienta propuesta</w:t>
      </w:r>
      <w:r w:rsidR="005F678D" w:rsidRPr="00242E3C">
        <w:rPr>
          <w:szCs w:val="22"/>
        </w:rPr>
        <w:t xml:space="preserve"> por Osterwalder y Pigneur (2011</w:t>
      </w:r>
      <w:r w:rsidR="008C49F1" w:rsidRPr="00242E3C">
        <w:rPr>
          <w:szCs w:val="22"/>
        </w:rPr>
        <w:t>).</w:t>
      </w:r>
    </w:p>
    <w:p w:rsidR="00A50198" w:rsidRPr="00242E3C" w:rsidRDefault="00A50198" w:rsidP="00A855DA">
      <w:pPr>
        <w:rPr>
          <w:szCs w:val="22"/>
        </w:rPr>
      </w:pPr>
    </w:p>
    <w:p w:rsidR="008C49F1" w:rsidRPr="00242E3C" w:rsidRDefault="008C49F1" w:rsidP="00A855DA">
      <w:pPr>
        <w:rPr>
          <w:szCs w:val="22"/>
        </w:rPr>
      </w:pPr>
      <w:r w:rsidRPr="00242E3C">
        <w:rPr>
          <w:szCs w:val="22"/>
        </w:rPr>
        <w:t>Así pues</w:t>
      </w:r>
      <w:r w:rsidR="00005F3D" w:rsidRPr="00242E3C">
        <w:rPr>
          <w:szCs w:val="22"/>
        </w:rPr>
        <w:t>,</w:t>
      </w:r>
      <w:r w:rsidRPr="00242E3C">
        <w:rPr>
          <w:szCs w:val="22"/>
        </w:rPr>
        <w:t xml:space="preserve"> el presente trabajo de investigación tiene como objetivo desarrollar el plan estratégico de Starkey</w:t>
      </w:r>
      <w:r w:rsidR="000322CE" w:rsidRPr="00242E3C">
        <w:rPr>
          <w:szCs w:val="22"/>
        </w:rPr>
        <w:t xml:space="preserve"> Hearing Technologies </w:t>
      </w:r>
      <w:r w:rsidRPr="00242E3C">
        <w:rPr>
          <w:szCs w:val="22"/>
        </w:rPr>
        <w:t>Perú para los años</w:t>
      </w:r>
      <w:r w:rsidR="002527F5" w:rsidRPr="00242E3C">
        <w:rPr>
          <w:szCs w:val="22"/>
        </w:rPr>
        <w:t xml:space="preserve"> 201</w:t>
      </w:r>
      <w:r w:rsidR="0073209D" w:rsidRPr="00242E3C">
        <w:rPr>
          <w:szCs w:val="22"/>
        </w:rPr>
        <w:t>7</w:t>
      </w:r>
      <w:r w:rsidR="002527F5" w:rsidRPr="00242E3C">
        <w:rPr>
          <w:szCs w:val="22"/>
        </w:rPr>
        <w:t>, 201</w:t>
      </w:r>
      <w:r w:rsidR="0073209D" w:rsidRPr="00242E3C">
        <w:rPr>
          <w:szCs w:val="22"/>
        </w:rPr>
        <w:t>8</w:t>
      </w:r>
      <w:r w:rsidR="002527F5" w:rsidRPr="00242E3C">
        <w:rPr>
          <w:szCs w:val="22"/>
        </w:rPr>
        <w:t>, 20</w:t>
      </w:r>
      <w:r w:rsidR="0073209D" w:rsidRPr="00242E3C">
        <w:rPr>
          <w:szCs w:val="22"/>
        </w:rPr>
        <w:t>19</w:t>
      </w:r>
      <w:r w:rsidRPr="00242E3C">
        <w:rPr>
          <w:szCs w:val="22"/>
        </w:rPr>
        <w:t>. El desarrollo de este plan e</w:t>
      </w:r>
      <w:r w:rsidR="000322CE" w:rsidRPr="00242E3C">
        <w:rPr>
          <w:szCs w:val="22"/>
        </w:rPr>
        <w:t xml:space="preserve">stratégico permitirá a Starkey </w:t>
      </w:r>
      <w:r w:rsidRPr="00242E3C">
        <w:rPr>
          <w:szCs w:val="22"/>
        </w:rPr>
        <w:t xml:space="preserve">Perú dilucidar su estrategia competitiva y de crecimiento, </w:t>
      </w:r>
      <w:r w:rsidR="008D7900" w:rsidRPr="00242E3C">
        <w:rPr>
          <w:szCs w:val="22"/>
        </w:rPr>
        <w:t>así como sus planes funcionales</w:t>
      </w:r>
      <w:r w:rsidRPr="00242E3C">
        <w:rPr>
          <w:szCs w:val="22"/>
        </w:rPr>
        <w:t xml:space="preserve"> en una industria que</w:t>
      </w:r>
      <w:r w:rsidR="008D7900" w:rsidRPr="00242E3C">
        <w:rPr>
          <w:szCs w:val="22"/>
        </w:rPr>
        <w:t>,</w:t>
      </w:r>
      <w:r w:rsidRPr="00242E3C">
        <w:rPr>
          <w:szCs w:val="22"/>
        </w:rPr>
        <w:t xml:space="preserve"> como </w:t>
      </w:r>
      <w:r w:rsidR="00EF534F" w:rsidRPr="00242E3C">
        <w:rPr>
          <w:szCs w:val="22"/>
        </w:rPr>
        <w:t>se analizará</w:t>
      </w:r>
      <w:r w:rsidR="008D7900" w:rsidRPr="00242E3C">
        <w:rPr>
          <w:szCs w:val="22"/>
        </w:rPr>
        <w:t>,</w:t>
      </w:r>
      <w:r w:rsidRPr="00242E3C">
        <w:rPr>
          <w:szCs w:val="22"/>
        </w:rPr>
        <w:t xml:space="preserve"> está cambiando constantemente y posee competidores con cuotas de mercado fragmentadas. </w:t>
      </w:r>
    </w:p>
    <w:p w:rsidR="00A50198" w:rsidRPr="00242E3C" w:rsidRDefault="00A50198" w:rsidP="00A855DA">
      <w:pPr>
        <w:rPr>
          <w:szCs w:val="22"/>
        </w:rPr>
      </w:pPr>
    </w:p>
    <w:p w:rsidR="00CF0E6C" w:rsidRPr="00242E3C" w:rsidRDefault="008C49F1" w:rsidP="00A855DA">
      <w:pPr>
        <w:rPr>
          <w:szCs w:val="22"/>
        </w:rPr>
      </w:pPr>
      <w:r w:rsidRPr="00242E3C">
        <w:rPr>
          <w:szCs w:val="22"/>
        </w:rPr>
        <w:t xml:space="preserve">Para el desarrollo del plan estratégico </w:t>
      </w:r>
      <w:r w:rsidR="00EF534F" w:rsidRPr="00242E3C">
        <w:rPr>
          <w:szCs w:val="22"/>
        </w:rPr>
        <w:t>se hará</w:t>
      </w:r>
      <w:r w:rsidRPr="00242E3C">
        <w:rPr>
          <w:szCs w:val="22"/>
        </w:rPr>
        <w:t xml:space="preserve"> un análisis del</w:t>
      </w:r>
      <w:r w:rsidR="00FD5E90" w:rsidRPr="00242E3C">
        <w:rPr>
          <w:szCs w:val="22"/>
        </w:rPr>
        <w:t xml:space="preserve"> macroentorno, microentorno </w:t>
      </w:r>
      <w:r w:rsidR="003F54E8" w:rsidRPr="00242E3C">
        <w:rPr>
          <w:szCs w:val="22"/>
        </w:rPr>
        <w:t>e</w:t>
      </w:r>
      <w:r w:rsidR="007E606E" w:rsidRPr="00242E3C">
        <w:rPr>
          <w:szCs w:val="22"/>
        </w:rPr>
        <w:t xml:space="preserve"> interno de Starkey </w:t>
      </w:r>
      <w:r w:rsidRPr="00242E3C">
        <w:rPr>
          <w:szCs w:val="22"/>
        </w:rPr>
        <w:t>Perú</w:t>
      </w:r>
      <w:r w:rsidR="00005F3D" w:rsidRPr="00242E3C">
        <w:rPr>
          <w:szCs w:val="22"/>
        </w:rPr>
        <w:t>,</w:t>
      </w:r>
      <w:r w:rsidRPr="00242E3C">
        <w:rPr>
          <w:szCs w:val="22"/>
        </w:rPr>
        <w:t xml:space="preserve"> </w:t>
      </w:r>
      <w:r w:rsidR="00EF534F" w:rsidRPr="00242E3C">
        <w:rPr>
          <w:szCs w:val="22"/>
        </w:rPr>
        <w:t>que servirá</w:t>
      </w:r>
      <w:r w:rsidRPr="00242E3C">
        <w:rPr>
          <w:szCs w:val="22"/>
        </w:rPr>
        <w:t xml:space="preserve"> como insumo para generar, evaluar y seleccionar las mejores estrategias que estén alineadas a su misión y visión. Por último, una vez determinadas estas estrategias </w:t>
      </w:r>
      <w:r w:rsidR="00EF534F" w:rsidRPr="00242E3C">
        <w:rPr>
          <w:szCs w:val="22"/>
        </w:rPr>
        <w:t>se desarrollará</w:t>
      </w:r>
      <w:r w:rsidR="003F54E8" w:rsidRPr="00242E3C">
        <w:rPr>
          <w:szCs w:val="22"/>
        </w:rPr>
        <w:t>n</w:t>
      </w:r>
      <w:r w:rsidRPr="00242E3C">
        <w:rPr>
          <w:szCs w:val="22"/>
        </w:rPr>
        <w:t xml:space="preserve"> los planes funcionales </w:t>
      </w:r>
      <w:r w:rsidR="00EF534F" w:rsidRPr="00242E3C">
        <w:rPr>
          <w:szCs w:val="22"/>
        </w:rPr>
        <w:t>que ayudarán</w:t>
      </w:r>
      <w:r w:rsidRPr="00242E3C">
        <w:rPr>
          <w:szCs w:val="22"/>
        </w:rPr>
        <w:t xml:space="preserve"> a implementarla.</w:t>
      </w:r>
    </w:p>
    <w:p w:rsidR="00FD5E90" w:rsidRPr="00242E3C" w:rsidRDefault="00FD5E90" w:rsidP="00A855DA">
      <w:pPr>
        <w:rPr>
          <w:szCs w:val="22"/>
        </w:rPr>
      </w:pPr>
    </w:p>
    <w:p w:rsidR="00824E3D" w:rsidRPr="00242E3C" w:rsidRDefault="00824E3D" w:rsidP="00582BAE">
      <w:pPr>
        <w:pStyle w:val="Epgrafe"/>
        <w:outlineLvl w:val="0"/>
        <w:rPr>
          <w:rFonts w:cs="Times New Roman"/>
          <w:iCs w:val="0"/>
          <w:color w:val="000000"/>
          <w:szCs w:val="22"/>
        </w:rPr>
      </w:pPr>
      <w:bookmarkStart w:id="4" w:name="_Ref491545213"/>
      <w:bookmarkStart w:id="5" w:name="_Toc491549924"/>
      <w:r w:rsidRPr="00242E3C">
        <w:rPr>
          <w:rFonts w:cs="Times New Roman"/>
          <w:iCs w:val="0"/>
          <w:color w:val="000000"/>
          <w:szCs w:val="22"/>
        </w:rPr>
        <w:t xml:space="preserve">Gráfico </w:t>
      </w:r>
      <w:bookmarkEnd w:id="4"/>
      <w:r w:rsidR="006273BD" w:rsidRPr="00242E3C">
        <w:rPr>
          <w:rFonts w:cs="Times New Roman"/>
          <w:iCs w:val="0"/>
          <w:color w:val="000000"/>
          <w:szCs w:val="22"/>
        </w:rPr>
        <w:t>1</w:t>
      </w:r>
      <w:r w:rsidRPr="00242E3C">
        <w:rPr>
          <w:rFonts w:cs="Times New Roman"/>
          <w:iCs w:val="0"/>
          <w:color w:val="000000"/>
          <w:szCs w:val="22"/>
        </w:rPr>
        <w:t xml:space="preserve">. Lienzo de </w:t>
      </w:r>
      <w:r w:rsidR="00005F3D" w:rsidRPr="00242E3C">
        <w:rPr>
          <w:rFonts w:cs="Times New Roman"/>
          <w:iCs w:val="0"/>
          <w:color w:val="000000"/>
          <w:szCs w:val="22"/>
        </w:rPr>
        <w:t>m</w:t>
      </w:r>
      <w:r w:rsidRPr="00242E3C">
        <w:rPr>
          <w:rFonts w:cs="Times New Roman"/>
          <w:iCs w:val="0"/>
          <w:color w:val="000000"/>
          <w:szCs w:val="22"/>
        </w:rPr>
        <w:t xml:space="preserve">odelo de </w:t>
      </w:r>
      <w:r w:rsidR="00005F3D" w:rsidRPr="00242E3C">
        <w:rPr>
          <w:rFonts w:cs="Times New Roman"/>
          <w:iCs w:val="0"/>
          <w:color w:val="000000"/>
          <w:szCs w:val="22"/>
        </w:rPr>
        <w:t>n</w:t>
      </w:r>
      <w:r w:rsidRPr="00242E3C">
        <w:rPr>
          <w:rFonts w:cs="Times New Roman"/>
          <w:iCs w:val="0"/>
          <w:color w:val="000000"/>
          <w:szCs w:val="22"/>
        </w:rPr>
        <w:t>egocios</w:t>
      </w:r>
      <w:bookmarkEnd w:id="5"/>
    </w:p>
    <w:p w:rsidR="00824E3D" w:rsidRPr="00242E3C" w:rsidRDefault="00824E3D" w:rsidP="00C140EF">
      <w:pPr>
        <w:jc w:val="center"/>
      </w:pPr>
      <w:del w:id="6" w:author="Daniel Montjoy Pita" w:date="2017-10-06T13:28:00Z">
        <w:r w:rsidRPr="00242E3C" w:rsidDel="00C23428">
          <w:rPr>
            <w:rFonts w:eastAsia="Arial"/>
            <w:noProof/>
            <w:rPrChange w:id="7">
              <w:rPr>
                <w:noProof/>
              </w:rPr>
            </w:rPrChange>
          </w:rPr>
          <w:drawing>
            <wp:inline distT="0" distB="0" distL="0" distR="0" wp14:anchorId="7B5870A5" wp14:editId="0AE65159">
              <wp:extent cx="5482234" cy="3274828"/>
              <wp:effectExtent l="0" t="0" r="444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b="4210"/>
                      <a:stretch/>
                    </pic:blipFill>
                    <pic:spPr bwMode="auto">
                      <a:xfrm>
                        <a:off x="0" y="0"/>
                        <a:ext cx="5500270" cy="3285602"/>
                      </a:xfrm>
                      <a:prstGeom prst="rect">
                        <a:avLst/>
                      </a:prstGeom>
                      <a:noFill/>
                      <a:ln>
                        <a:noFill/>
                      </a:ln>
                      <a:extLst>
                        <a:ext uri="{53640926-AAD7-44D8-BBD7-CCE9431645EC}">
                          <a14:shadowObscured xmlns:a14="http://schemas.microsoft.com/office/drawing/2010/main"/>
                        </a:ext>
                      </a:extLst>
                    </pic:spPr>
                  </pic:pic>
                </a:graphicData>
              </a:graphic>
            </wp:inline>
          </w:drawing>
        </w:r>
      </w:del>
      <w:ins w:id="8" w:author="Daniel Montjoy Pita" w:date="2017-10-06T13:28:00Z">
        <w:r w:rsidR="00C23428" w:rsidRPr="00C23428">
          <w:rPr>
            <w:noProof/>
          </w:rPr>
          <w:drawing>
            <wp:inline distT="0" distB="0" distL="0" distR="0" wp14:anchorId="70555760" wp14:editId="1505F085">
              <wp:extent cx="5399405" cy="2890924"/>
              <wp:effectExtent l="0" t="0" r="0" b="508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0"/>
                      <a:srcRect b="3807"/>
                      <a:stretch/>
                    </pic:blipFill>
                    <pic:spPr>
                      <a:xfrm>
                        <a:off x="0" y="0"/>
                        <a:ext cx="5399405" cy="2890924"/>
                      </a:xfrm>
                      <a:prstGeom prst="rect">
                        <a:avLst/>
                      </a:prstGeom>
                    </pic:spPr>
                  </pic:pic>
                </a:graphicData>
              </a:graphic>
            </wp:inline>
          </w:drawing>
        </w:r>
      </w:ins>
    </w:p>
    <w:p w:rsidR="00824E3D" w:rsidRPr="00242E3C" w:rsidRDefault="005A57B4" w:rsidP="00DC0DAD">
      <w:pPr>
        <w:rPr>
          <w:sz w:val="18"/>
        </w:rPr>
      </w:pPr>
      <w:r w:rsidRPr="00242E3C">
        <w:rPr>
          <w:sz w:val="18"/>
        </w:rPr>
        <w:t>Fuente: Elaboración propia, 2017.</w:t>
      </w:r>
    </w:p>
    <w:p w:rsidR="00A855DA" w:rsidRPr="00242E3C" w:rsidRDefault="00A855DA" w:rsidP="00DC0DAD">
      <w:r w:rsidRPr="00242E3C">
        <w:br w:type="page"/>
      </w:r>
    </w:p>
    <w:bookmarkEnd w:id="1"/>
    <w:bookmarkEnd w:id="2"/>
    <w:p w:rsidR="00C83D3C" w:rsidRPr="00242E3C" w:rsidRDefault="00C83D3C" w:rsidP="00582BAE">
      <w:pPr>
        <w:outlineLvl w:val="0"/>
        <w:rPr>
          <w:b/>
        </w:rPr>
      </w:pPr>
      <w:r w:rsidRPr="00242E3C">
        <w:rPr>
          <w:b/>
        </w:rPr>
        <w:lastRenderedPageBreak/>
        <w:t>Capítulo II. Análisis y diagnóstico situacional</w:t>
      </w:r>
    </w:p>
    <w:p w:rsidR="00C83D3C" w:rsidRPr="00242E3C" w:rsidRDefault="00C83D3C" w:rsidP="00C83D3C"/>
    <w:p w:rsidR="00C83D3C" w:rsidRPr="00242E3C" w:rsidRDefault="00C83D3C" w:rsidP="00C83D3C">
      <w:pPr>
        <w:ind w:left="340" w:hanging="340"/>
        <w:rPr>
          <w:b/>
        </w:rPr>
      </w:pPr>
      <w:r w:rsidRPr="00242E3C">
        <w:rPr>
          <w:b/>
        </w:rPr>
        <w:t>1.</w:t>
      </w:r>
      <w:r w:rsidRPr="00242E3C">
        <w:rPr>
          <w:b/>
        </w:rPr>
        <w:tab/>
        <w:t>Análisis del entorno general o del macroentorno</w:t>
      </w:r>
    </w:p>
    <w:p w:rsidR="00C83D3C" w:rsidRPr="00242E3C" w:rsidRDefault="00C83D3C" w:rsidP="00C83D3C">
      <w:pPr>
        <w:rPr>
          <w:lang w:eastAsia="en-US"/>
        </w:rPr>
      </w:pPr>
    </w:p>
    <w:p w:rsidR="00C83D3C" w:rsidRPr="00242E3C" w:rsidRDefault="00C83D3C" w:rsidP="00582BAE">
      <w:pPr>
        <w:outlineLvl w:val="0"/>
      </w:pPr>
      <w:r w:rsidRPr="00242E3C">
        <w:t>Para el análisis del macroentorno se ha seguido los lineamientos de David (2013).</w:t>
      </w:r>
    </w:p>
    <w:p w:rsidR="00C83D3C" w:rsidRPr="00242E3C" w:rsidRDefault="00C83D3C" w:rsidP="00C83D3C"/>
    <w:p w:rsidR="00C83D3C" w:rsidRPr="00242E3C" w:rsidRDefault="00C83D3C" w:rsidP="00C83D3C">
      <w:pPr>
        <w:ind w:left="340" w:hanging="340"/>
        <w:rPr>
          <w:b/>
        </w:rPr>
      </w:pPr>
      <w:bookmarkStart w:id="9" w:name="_Toc469493448"/>
      <w:bookmarkStart w:id="10" w:name="_Toc469493848"/>
      <w:bookmarkStart w:id="11" w:name="_Toc469495251"/>
      <w:bookmarkStart w:id="12" w:name="_Toc469495448"/>
      <w:bookmarkStart w:id="13" w:name="_Toc491614539"/>
      <w:r w:rsidRPr="00242E3C">
        <w:rPr>
          <w:b/>
        </w:rPr>
        <w:t>1.1</w:t>
      </w:r>
      <w:r w:rsidRPr="00242E3C">
        <w:rPr>
          <w:b/>
        </w:rPr>
        <w:tab/>
        <w:t>Entorno político - legal</w:t>
      </w:r>
      <w:bookmarkEnd w:id="9"/>
      <w:bookmarkEnd w:id="10"/>
      <w:bookmarkEnd w:id="11"/>
      <w:bookmarkEnd w:id="12"/>
      <w:bookmarkEnd w:id="13"/>
    </w:p>
    <w:p w:rsidR="00C83D3C" w:rsidRPr="00242E3C" w:rsidRDefault="00C83D3C" w:rsidP="00C83D3C"/>
    <w:p w:rsidR="002473DC" w:rsidRPr="00242E3C" w:rsidRDefault="008E3919" w:rsidP="00C83D3C">
      <w:r w:rsidRPr="00242E3C">
        <w:rPr>
          <w:color w:val="000000"/>
        </w:rPr>
        <w:t xml:space="preserve">De acuerdo </w:t>
      </w:r>
      <w:r w:rsidR="005A57B4" w:rsidRPr="00242E3C">
        <w:rPr>
          <w:color w:val="000000"/>
        </w:rPr>
        <w:t>con</w:t>
      </w:r>
      <w:r w:rsidR="00D566AB" w:rsidRPr="00242E3C">
        <w:rPr>
          <w:color w:val="000000"/>
        </w:rPr>
        <w:t xml:space="preserve"> Economist Intelligence Unit (2016) </w:t>
      </w:r>
      <w:r w:rsidR="00767341" w:rsidRPr="00242E3C">
        <w:rPr>
          <w:color w:val="000000"/>
        </w:rPr>
        <w:t xml:space="preserve">la conformación de los poderes ejecutivo y legislativo después del último proceso electoral donde salió electo el presidente </w:t>
      </w:r>
      <w:r w:rsidR="005A57B4" w:rsidRPr="00242E3C">
        <w:rPr>
          <w:color w:val="000000"/>
        </w:rPr>
        <w:t xml:space="preserve">Pedro </w:t>
      </w:r>
      <w:r w:rsidR="00767341" w:rsidRPr="00242E3C">
        <w:rPr>
          <w:color w:val="000000"/>
        </w:rPr>
        <w:t xml:space="preserve">Pablo </w:t>
      </w:r>
      <w:r w:rsidR="00F67DF1" w:rsidRPr="00242E3C">
        <w:t>Kuczynski</w:t>
      </w:r>
      <w:r w:rsidR="005A57B4" w:rsidRPr="00242E3C">
        <w:t>,</w:t>
      </w:r>
      <w:r w:rsidR="00F67DF1" w:rsidRPr="00242E3C">
        <w:rPr>
          <w:color w:val="000000"/>
        </w:rPr>
        <w:t xml:space="preserve"> </w:t>
      </w:r>
      <w:r w:rsidR="00767341" w:rsidRPr="00242E3C">
        <w:rPr>
          <w:color w:val="000000"/>
        </w:rPr>
        <w:t>hará que se generen frecuentes parálisis legislativas</w:t>
      </w:r>
      <w:r w:rsidR="008576B0" w:rsidRPr="00242E3C">
        <w:rPr>
          <w:rStyle w:val="Refdenotaalpie"/>
          <w:color w:val="000000"/>
        </w:rPr>
        <w:footnoteReference w:id="3"/>
      </w:r>
      <w:r w:rsidR="008576B0" w:rsidRPr="00242E3C">
        <w:rPr>
          <w:color w:val="000000"/>
        </w:rPr>
        <w:t xml:space="preserve">. Estas parálisis </w:t>
      </w:r>
      <w:r w:rsidR="00B728AF" w:rsidRPr="00242E3C">
        <w:rPr>
          <w:color w:val="000000"/>
        </w:rPr>
        <w:t>harán</w:t>
      </w:r>
      <w:r w:rsidR="008576B0" w:rsidRPr="00242E3C">
        <w:rPr>
          <w:color w:val="000000"/>
        </w:rPr>
        <w:t xml:space="preserve"> que </w:t>
      </w:r>
      <w:r w:rsidR="00C26A6E" w:rsidRPr="00242E3C">
        <w:rPr>
          <w:color w:val="000000"/>
        </w:rPr>
        <w:t>continúe</w:t>
      </w:r>
      <w:r w:rsidR="00767341" w:rsidRPr="00242E3C">
        <w:rPr>
          <w:color w:val="000000"/>
        </w:rPr>
        <w:t xml:space="preserve"> la</w:t>
      </w:r>
      <w:r w:rsidR="00B728AF" w:rsidRPr="00242E3C">
        <w:rPr>
          <w:color w:val="000000"/>
        </w:rPr>
        <w:t xml:space="preserve"> debilidad</w:t>
      </w:r>
      <w:r w:rsidR="00767341" w:rsidRPr="00242E3C">
        <w:rPr>
          <w:color w:val="000000"/>
        </w:rPr>
        <w:t xml:space="preserve"> </w:t>
      </w:r>
      <w:r w:rsidR="00B728AF" w:rsidRPr="00242E3C">
        <w:rPr>
          <w:color w:val="000000"/>
        </w:rPr>
        <w:t xml:space="preserve">institucional que origina la </w:t>
      </w:r>
      <w:r w:rsidR="00767341" w:rsidRPr="00242E3C">
        <w:rPr>
          <w:color w:val="000000"/>
        </w:rPr>
        <w:t>corrupción y la mala administración</w:t>
      </w:r>
      <w:r w:rsidR="008576B0" w:rsidRPr="00242E3C">
        <w:rPr>
          <w:color w:val="000000"/>
        </w:rPr>
        <w:t xml:space="preserve"> estatal.</w:t>
      </w:r>
      <w:r w:rsidR="00B728AF" w:rsidRPr="00242E3C">
        <w:rPr>
          <w:color w:val="000000"/>
        </w:rPr>
        <w:t xml:space="preserve"> E</w:t>
      </w:r>
      <w:r w:rsidR="00ED7F98" w:rsidRPr="00242E3C">
        <w:rPr>
          <w:color w:val="000000"/>
        </w:rPr>
        <w:t>l</w:t>
      </w:r>
      <w:r w:rsidR="00B728AF" w:rsidRPr="00242E3C">
        <w:rPr>
          <w:color w:val="000000"/>
        </w:rPr>
        <w:t xml:space="preserve"> </w:t>
      </w:r>
      <w:r w:rsidR="00C26A6E" w:rsidRPr="00242E3C">
        <w:t>Wor</w:t>
      </w:r>
      <w:r w:rsidR="00985DFC" w:rsidRPr="00242E3C">
        <w:t>l</w:t>
      </w:r>
      <w:r w:rsidR="00C26A6E" w:rsidRPr="00242E3C">
        <w:t>d Economic Forum (2016)</w:t>
      </w:r>
      <w:r w:rsidR="00B728AF" w:rsidRPr="00242E3C">
        <w:t xml:space="preserve"> </w:t>
      </w:r>
      <w:r w:rsidR="00ED7F98" w:rsidRPr="00242E3C">
        <w:t xml:space="preserve">señala, además de la debilidad institucional </w:t>
      </w:r>
      <w:r w:rsidR="00F67DF1" w:rsidRPr="00242E3C">
        <w:t xml:space="preserve">como </w:t>
      </w:r>
      <w:r w:rsidR="00BA67CE" w:rsidRPr="00242E3C">
        <w:t>el</w:t>
      </w:r>
      <w:r w:rsidR="00F67DF1" w:rsidRPr="00242E3C">
        <w:t xml:space="preserve"> segundo peor pilar de competitiv</w:t>
      </w:r>
      <w:r w:rsidR="001922E2" w:rsidRPr="00242E3C">
        <w:t>idad</w:t>
      </w:r>
      <w:r w:rsidR="00F67DF1" w:rsidRPr="00242E3C">
        <w:rPr>
          <w:rStyle w:val="Refdenotaalpie"/>
        </w:rPr>
        <w:footnoteReference w:id="4"/>
      </w:r>
      <w:r w:rsidR="00BA67CE" w:rsidRPr="00242E3C">
        <w:t xml:space="preserve"> en el Perú</w:t>
      </w:r>
      <w:r w:rsidR="00ED7F98" w:rsidRPr="00242E3C">
        <w:t xml:space="preserve">, el hecho de que </w:t>
      </w:r>
      <w:r w:rsidR="002473DC" w:rsidRPr="00242E3C">
        <w:rPr>
          <w:color w:val="000000"/>
        </w:rPr>
        <w:t xml:space="preserve">la rigidez en las regulaciones laborales </w:t>
      </w:r>
      <w:r w:rsidR="00ED7F98" w:rsidRPr="00242E3C">
        <w:rPr>
          <w:color w:val="000000"/>
        </w:rPr>
        <w:t>sea</w:t>
      </w:r>
      <w:r w:rsidR="002473DC" w:rsidRPr="00242E3C">
        <w:rPr>
          <w:color w:val="000000"/>
        </w:rPr>
        <w:t xml:space="preserve"> uno </w:t>
      </w:r>
      <w:r w:rsidR="002473DC" w:rsidRPr="00242E3C">
        <w:t xml:space="preserve">de los factores </w:t>
      </w:r>
      <w:r w:rsidR="002473DC" w:rsidRPr="00242E3C">
        <w:rPr>
          <w:color w:val="000000"/>
        </w:rPr>
        <w:t>más problemáticos para hacer negocios. Esto</w:t>
      </w:r>
      <w:r w:rsidR="005A57B4" w:rsidRPr="00242E3C">
        <w:rPr>
          <w:color w:val="000000"/>
        </w:rPr>
        <w:t>,</w:t>
      </w:r>
      <w:r w:rsidR="002473DC" w:rsidRPr="00242E3C">
        <w:rPr>
          <w:color w:val="000000"/>
        </w:rPr>
        <w:t xml:space="preserve"> por ejemplo</w:t>
      </w:r>
      <w:r w:rsidR="005A57B4" w:rsidRPr="00242E3C">
        <w:rPr>
          <w:color w:val="000000"/>
        </w:rPr>
        <w:t>,</w:t>
      </w:r>
      <w:r w:rsidR="002473DC" w:rsidRPr="00242E3C">
        <w:rPr>
          <w:color w:val="000000"/>
        </w:rPr>
        <w:t xml:space="preserve"> se ve reflejado en el 59% de costos </w:t>
      </w:r>
      <w:r w:rsidR="002473DC" w:rsidRPr="00242E3C">
        <w:t>no salariales que forma</w:t>
      </w:r>
      <w:r w:rsidR="003F43FD" w:rsidRPr="00242E3C">
        <w:t>n</w:t>
      </w:r>
      <w:r w:rsidR="002473DC" w:rsidRPr="00242E3C">
        <w:t xml:space="preserve"> parte de la remuneración de un colaborador según el Banco Interamericano de Desarrollo (2010).</w:t>
      </w:r>
      <w:r w:rsidR="002473DC" w:rsidRPr="00242E3C">
        <w:rPr>
          <w:color w:val="000000"/>
        </w:rPr>
        <w:t xml:space="preserve"> </w:t>
      </w:r>
    </w:p>
    <w:p w:rsidR="000F0447" w:rsidRPr="00242E3C" w:rsidRDefault="000F0447" w:rsidP="00C83D3C">
      <w:pPr>
        <w:rPr>
          <w:color w:val="000000"/>
        </w:rPr>
      </w:pPr>
    </w:p>
    <w:p w:rsidR="00A140E8" w:rsidDel="008C1317" w:rsidRDefault="003F43FD" w:rsidP="00C83D3C">
      <w:pPr>
        <w:rPr>
          <w:del w:id="14" w:author="Daniel Montjoy Pita" w:date="2017-10-09T12:33:00Z"/>
          <w:color w:val="000000"/>
        </w:rPr>
      </w:pPr>
      <w:r w:rsidRPr="00242E3C">
        <w:rPr>
          <w:color w:val="000000"/>
        </w:rPr>
        <w:t>L</w:t>
      </w:r>
      <w:r w:rsidR="00A24671" w:rsidRPr="00242E3C">
        <w:rPr>
          <w:color w:val="000000"/>
        </w:rPr>
        <w:t xml:space="preserve">a </w:t>
      </w:r>
      <w:ins w:id="15" w:author="Daniel Montjoy Pita" w:date="2017-10-07T10:42:00Z">
        <w:r w:rsidR="006571B0">
          <w:rPr>
            <w:color w:val="000000"/>
          </w:rPr>
          <w:t>l</w:t>
        </w:r>
      </w:ins>
      <w:del w:id="16" w:author="Daniel Montjoy Pita" w:date="2017-10-07T10:42:00Z">
        <w:r w:rsidR="00A24671" w:rsidRPr="00242E3C" w:rsidDel="006571B0">
          <w:rPr>
            <w:color w:val="000000"/>
          </w:rPr>
          <w:delText>L</w:delText>
        </w:r>
      </w:del>
      <w:r w:rsidR="00A24671" w:rsidRPr="00242E3C">
        <w:rPr>
          <w:color w:val="000000"/>
        </w:rPr>
        <w:t>ey 26970 “Ley de Modernización de la Segu</w:t>
      </w:r>
      <w:r w:rsidR="002473DC" w:rsidRPr="00242E3C">
        <w:rPr>
          <w:color w:val="000000"/>
        </w:rPr>
        <w:t>ridad Social”</w:t>
      </w:r>
      <w:r w:rsidR="005A57B4" w:rsidRPr="00242E3C">
        <w:rPr>
          <w:color w:val="000000"/>
        </w:rPr>
        <w:t>;</w:t>
      </w:r>
      <w:r w:rsidR="002473DC" w:rsidRPr="00242E3C">
        <w:rPr>
          <w:color w:val="000000"/>
        </w:rPr>
        <w:t xml:space="preserve"> la </w:t>
      </w:r>
      <w:ins w:id="17" w:author="Daniel Montjoy Pita" w:date="2017-10-07T10:42:00Z">
        <w:r w:rsidR="006571B0">
          <w:rPr>
            <w:color w:val="000000"/>
          </w:rPr>
          <w:t>l</w:t>
        </w:r>
      </w:ins>
      <w:del w:id="18" w:author="Daniel Montjoy Pita" w:date="2017-10-07T10:42:00Z">
        <w:r w:rsidR="002473DC" w:rsidRPr="00242E3C" w:rsidDel="006571B0">
          <w:rPr>
            <w:color w:val="000000"/>
          </w:rPr>
          <w:delText>L</w:delText>
        </w:r>
      </w:del>
      <w:r w:rsidR="00A24671" w:rsidRPr="00242E3C">
        <w:rPr>
          <w:color w:val="000000"/>
        </w:rPr>
        <w:t>ey 29344 “Ley Marco de Aseguramiento Universal en Salud”</w:t>
      </w:r>
      <w:del w:id="19" w:author="Daniel Montjoy Pita" w:date="2017-10-09T12:43:00Z">
        <w:r w:rsidR="005A57B4" w:rsidRPr="00242E3C" w:rsidDel="00DC78AF">
          <w:rPr>
            <w:color w:val="000000"/>
          </w:rPr>
          <w:delText>,</w:delText>
        </w:r>
        <w:r w:rsidR="00A24671" w:rsidRPr="00242E3C" w:rsidDel="00DC78AF">
          <w:rPr>
            <w:color w:val="000000"/>
          </w:rPr>
          <w:delText xml:space="preserve"> </w:delText>
        </w:r>
        <w:r w:rsidR="004D5D54" w:rsidRPr="00242E3C" w:rsidDel="00DC78AF">
          <w:rPr>
            <w:color w:val="000000"/>
          </w:rPr>
          <w:delText>y sus reglamentos</w:delText>
        </w:r>
      </w:del>
      <w:ins w:id="20" w:author="Daniel Montjoy Pita" w:date="2017-10-09T12:43:00Z">
        <w:r w:rsidR="00DC78AF">
          <w:rPr>
            <w:color w:val="000000"/>
          </w:rPr>
          <w:t xml:space="preserve"> </w:t>
        </w:r>
      </w:ins>
      <w:del w:id="21" w:author="Daniel Montjoy Pita" w:date="2017-10-09T12:43:00Z">
        <w:r w:rsidR="005A57B4" w:rsidRPr="00242E3C" w:rsidDel="00DC78AF">
          <w:rPr>
            <w:color w:val="000000"/>
          </w:rPr>
          <w:delText>,</w:delText>
        </w:r>
        <w:r w:rsidR="004D5D54" w:rsidRPr="00242E3C" w:rsidDel="00DC78AF">
          <w:rPr>
            <w:color w:val="000000"/>
          </w:rPr>
          <w:delText xml:space="preserve"> </w:delText>
        </w:r>
      </w:del>
      <w:r w:rsidR="00A24671" w:rsidRPr="00242E3C">
        <w:rPr>
          <w:color w:val="000000"/>
        </w:rPr>
        <w:t xml:space="preserve">establecen las exclusiones y limitaciones de las prestaciones </w:t>
      </w:r>
      <w:r w:rsidR="002956D4" w:rsidRPr="00242E3C">
        <w:rPr>
          <w:color w:val="000000"/>
        </w:rPr>
        <w:t>m</w:t>
      </w:r>
      <w:r w:rsidR="001D4BBF" w:rsidRPr="00242E3C">
        <w:rPr>
          <w:color w:val="000000"/>
        </w:rPr>
        <w:t>édicas de las Entidades Prestadoras de Salud (EPS)</w:t>
      </w:r>
      <w:r w:rsidR="004D5D54" w:rsidRPr="00242E3C">
        <w:rPr>
          <w:rStyle w:val="Refdenotaalpie"/>
          <w:color w:val="000000"/>
        </w:rPr>
        <w:footnoteReference w:id="5"/>
      </w:r>
      <w:r w:rsidR="009E229C" w:rsidRPr="00242E3C">
        <w:rPr>
          <w:color w:val="000000"/>
        </w:rPr>
        <w:t xml:space="preserve"> </w:t>
      </w:r>
      <w:r w:rsidR="004D5D54" w:rsidRPr="00242E3C">
        <w:rPr>
          <w:color w:val="000000"/>
        </w:rPr>
        <w:t xml:space="preserve">en las que se </w:t>
      </w:r>
      <w:del w:id="22" w:author="Daniel Montjoy Pita" w:date="2017-10-06T13:34:00Z">
        <w:r w:rsidR="004D5D54" w:rsidRPr="00242E3C" w:rsidDel="0096754C">
          <w:rPr>
            <w:color w:val="000000"/>
          </w:rPr>
          <w:delText xml:space="preserve">establece </w:delText>
        </w:r>
      </w:del>
      <w:ins w:id="23" w:author="Daniel Montjoy Pita" w:date="2017-10-06T13:34:00Z">
        <w:r w:rsidR="0096754C">
          <w:rPr>
            <w:color w:val="000000"/>
          </w:rPr>
          <w:t>señala</w:t>
        </w:r>
        <w:r w:rsidR="0096754C" w:rsidRPr="00242E3C">
          <w:rPr>
            <w:color w:val="000000"/>
          </w:rPr>
          <w:t xml:space="preserve"> </w:t>
        </w:r>
      </w:ins>
      <w:r w:rsidR="004D5D54" w:rsidRPr="00242E3C">
        <w:rPr>
          <w:color w:val="000000"/>
        </w:rPr>
        <w:t>la racionalización de prótesis</w:t>
      </w:r>
      <w:ins w:id="24" w:author="Daniel Montjoy Pita" w:date="2017-10-06T13:34:00Z">
        <w:r w:rsidR="0096754C">
          <w:rPr>
            <w:color w:val="000000"/>
          </w:rPr>
          <w:t xml:space="preserve"> m</w:t>
        </w:r>
      </w:ins>
      <w:ins w:id="25" w:author="Daniel Montjoy Pita" w:date="2017-10-06T13:35:00Z">
        <w:r w:rsidR="0096754C">
          <w:rPr>
            <w:color w:val="000000"/>
          </w:rPr>
          <w:t>é</w:t>
        </w:r>
      </w:ins>
      <w:ins w:id="26" w:author="Daniel Montjoy Pita" w:date="2017-10-06T13:34:00Z">
        <w:r w:rsidR="0096754C">
          <w:rPr>
            <w:color w:val="000000"/>
          </w:rPr>
          <w:t>dicas</w:t>
        </w:r>
      </w:ins>
      <w:r w:rsidR="004D5D54" w:rsidRPr="00242E3C">
        <w:rPr>
          <w:color w:val="000000"/>
        </w:rPr>
        <w:t xml:space="preserve"> como </w:t>
      </w:r>
      <w:r w:rsidR="00A24671" w:rsidRPr="00242E3C">
        <w:rPr>
          <w:color w:val="000000"/>
        </w:rPr>
        <w:t>audífonos</w:t>
      </w:r>
      <w:del w:id="27" w:author="Daniel Montjoy Pita" w:date="2017-10-09T12:43:00Z">
        <w:r w:rsidR="00A24671" w:rsidRPr="00242E3C" w:rsidDel="00DC78AF">
          <w:rPr>
            <w:color w:val="000000"/>
          </w:rPr>
          <w:delText xml:space="preserve"> por las</w:delText>
        </w:r>
        <w:r w:rsidR="009E229C" w:rsidRPr="00242E3C" w:rsidDel="00DC78AF">
          <w:rPr>
            <w:color w:val="000000"/>
          </w:rPr>
          <w:delText xml:space="preserve"> EPS</w:delText>
        </w:r>
      </w:del>
      <w:r w:rsidR="003F2255" w:rsidRPr="00242E3C">
        <w:rPr>
          <w:color w:val="000000"/>
        </w:rPr>
        <w:t xml:space="preserve">. </w:t>
      </w:r>
      <w:ins w:id="28" w:author="Daniel Montjoy Pita" w:date="2017-10-09T12:39:00Z">
        <w:r w:rsidR="004A0E53">
          <w:rPr>
            <w:color w:val="000000"/>
          </w:rPr>
          <w:t>Aún más</w:t>
        </w:r>
      </w:ins>
      <w:ins w:id="29" w:author="Daniel Montjoy Pita" w:date="2017-10-09T12:36:00Z">
        <w:r w:rsidR="004A0E53">
          <w:rPr>
            <w:color w:val="000000"/>
          </w:rPr>
          <w:t>, las personas</w:t>
        </w:r>
      </w:ins>
      <w:ins w:id="30" w:author="Daniel Montjoy Pita" w:date="2017-10-09T12:37:00Z">
        <w:r w:rsidR="004A0E53">
          <w:rPr>
            <w:color w:val="000000"/>
          </w:rPr>
          <w:t xml:space="preserve"> y familias</w:t>
        </w:r>
      </w:ins>
      <w:ins w:id="31" w:author="Daniel Montjoy Pita" w:date="2017-10-09T12:36:00Z">
        <w:r w:rsidR="004A0E53">
          <w:rPr>
            <w:color w:val="000000"/>
          </w:rPr>
          <w:t xml:space="preserve"> que pueden acceder </w:t>
        </w:r>
      </w:ins>
      <w:ins w:id="32" w:author="Daniel Montjoy Pita" w:date="2017-10-09T12:41:00Z">
        <w:r w:rsidR="004A0E53">
          <w:rPr>
            <w:color w:val="000000"/>
          </w:rPr>
          <w:t>a este</w:t>
        </w:r>
      </w:ins>
      <w:ins w:id="33" w:author="Daniel Montjoy Pita" w:date="2017-10-09T12:37:00Z">
        <w:r w:rsidR="004A0E53">
          <w:rPr>
            <w:color w:val="000000"/>
          </w:rPr>
          <w:t xml:space="preserve"> seguro son las </w:t>
        </w:r>
      </w:ins>
      <w:ins w:id="34" w:author="Daniel Montjoy Pita" w:date="2017-10-09T12:40:00Z">
        <w:r w:rsidR="004A0E53">
          <w:rPr>
            <w:color w:val="000000"/>
          </w:rPr>
          <w:t xml:space="preserve">que </w:t>
        </w:r>
      </w:ins>
      <w:ins w:id="35" w:author="Daniel Montjoy Pita" w:date="2017-10-09T12:39:00Z">
        <w:r w:rsidR="004A0E53">
          <w:rPr>
            <w:color w:val="000000"/>
          </w:rPr>
          <w:t xml:space="preserve">al menos uno de sus miembros </w:t>
        </w:r>
      </w:ins>
      <w:ins w:id="36" w:author="Daniel Montjoy Pita" w:date="2017-10-09T12:37:00Z">
        <w:r w:rsidR="004A0E53">
          <w:rPr>
            <w:color w:val="000000"/>
          </w:rPr>
          <w:t>posee un empleo formal</w:t>
        </w:r>
      </w:ins>
      <w:ins w:id="37" w:author="Daniel Montjoy Pita" w:date="2017-10-09T12:43:00Z">
        <w:r w:rsidR="00DC78AF">
          <w:rPr>
            <w:rStyle w:val="Refdenotaalpie"/>
            <w:color w:val="000000"/>
          </w:rPr>
          <w:footnoteReference w:id="6"/>
        </w:r>
      </w:ins>
      <w:ins w:id="41" w:author="Daniel Montjoy Pita" w:date="2017-10-09T12:39:00Z">
        <w:r w:rsidR="004A0E53">
          <w:rPr>
            <w:color w:val="000000"/>
          </w:rPr>
          <w:t xml:space="preserve">, </w:t>
        </w:r>
      </w:ins>
      <w:ins w:id="42" w:author="Daniel Montjoy Pita" w:date="2017-10-09T12:40:00Z">
        <w:r w:rsidR="004A0E53">
          <w:rPr>
            <w:color w:val="000000"/>
          </w:rPr>
          <w:t xml:space="preserve">que al 2016 </w:t>
        </w:r>
      </w:ins>
      <w:ins w:id="43" w:author="Daniel Montjoy Pita" w:date="2017-10-09T12:55:00Z">
        <w:r w:rsidR="008C1317">
          <w:rPr>
            <w:color w:val="000000"/>
          </w:rPr>
          <w:t xml:space="preserve">solo </w:t>
        </w:r>
      </w:ins>
      <w:ins w:id="44" w:author="Daniel Montjoy Pita" w:date="2017-10-09T12:40:00Z">
        <w:r w:rsidR="004A0E53">
          <w:rPr>
            <w:color w:val="000000"/>
          </w:rPr>
          <w:t>son el alrededor del 30% de la poblaci</w:t>
        </w:r>
      </w:ins>
      <w:ins w:id="45" w:author="Daniel Montjoy Pita" w:date="2017-10-09T12:41:00Z">
        <w:r w:rsidR="004A0E53">
          <w:rPr>
            <w:color w:val="000000"/>
          </w:rPr>
          <w:t>ón económicamente activa</w:t>
        </w:r>
      </w:ins>
      <w:ins w:id="46" w:author="Daniel Montjoy Pita" w:date="2017-10-09T12:55:00Z">
        <w:r w:rsidR="008C1317">
          <w:rPr>
            <w:color w:val="000000"/>
          </w:rPr>
          <w:t xml:space="preserve"> (PEA)</w:t>
        </w:r>
      </w:ins>
      <w:ins w:id="47" w:author="Daniel Montjoy Pita" w:date="2017-10-09T12:41:00Z">
        <w:r w:rsidR="004A0E53">
          <w:rPr>
            <w:color w:val="000000"/>
          </w:rPr>
          <w:t>, unos 7.5 millones de personas</w:t>
        </w:r>
      </w:ins>
      <w:ins w:id="48" w:author="Daniel Montjoy Pita" w:date="2017-10-10T08:42:00Z">
        <w:r w:rsidR="004100F0">
          <w:rPr>
            <w:color w:val="000000"/>
          </w:rPr>
          <w:t xml:space="preserve"> </w:t>
        </w:r>
      </w:ins>
      <w:ins w:id="49" w:author="Daniel Montjoy Pita" w:date="2017-10-09T12:48:00Z">
        <w:r w:rsidR="00DC78AF">
          <w:rPr>
            <w:color w:val="000000"/>
          </w:rPr>
          <w:t xml:space="preserve">(Banco </w:t>
        </w:r>
        <w:proofErr w:type="spellStart"/>
        <w:r w:rsidR="00DC78AF">
          <w:rPr>
            <w:color w:val="000000"/>
          </w:rPr>
          <w:t>Bilboa</w:t>
        </w:r>
        <w:proofErr w:type="spellEnd"/>
        <w:r w:rsidR="00DC78AF">
          <w:rPr>
            <w:color w:val="000000"/>
          </w:rPr>
          <w:t xml:space="preserve"> Vizcaya Argentaria 2017)</w:t>
        </w:r>
      </w:ins>
      <w:ins w:id="50" w:author="Daniel Montjoy Pita" w:date="2017-10-09T12:33:00Z">
        <w:r w:rsidR="004A0E53" w:rsidRPr="008C1317">
          <w:rPr>
            <w:color w:val="000000"/>
            <w:rPrChange w:id="51" w:author="Daniel Montjoy Pita" w:date="2017-10-09T12:54:00Z">
              <w:rPr>
                <w:color w:val="000000"/>
                <w:highlight w:val="yellow"/>
              </w:rPr>
            </w:rPrChange>
          </w:rPr>
          <w:t>.</w:t>
        </w:r>
        <w:r w:rsidR="004A0E53">
          <w:rPr>
            <w:color w:val="000000"/>
          </w:rPr>
          <w:t xml:space="preserve"> </w:t>
        </w:r>
      </w:ins>
    </w:p>
    <w:p w:rsidR="008C1317" w:rsidRDefault="008C1317" w:rsidP="00C83D3C">
      <w:pPr>
        <w:rPr>
          <w:ins w:id="52" w:author="Daniel Montjoy Pita" w:date="2017-10-09T12:55:00Z"/>
          <w:color w:val="000000"/>
        </w:rPr>
      </w:pPr>
    </w:p>
    <w:p w:rsidR="008C1317" w:rsidRDefault="008C1317" w:rsidP="00C83D3C">
      <w:pPr>
        <w:rPr>
          <w:ins w:id="53" w:author="Daniel Montjoy Pita" w:date="2017-10-09T12:55:00Z"/>
          <w:color w:val="000000"/>
        </w:rPr>
      </w:pPr>
    </w:p>
    <w:p w:rsidR="00207871" w:rsidRPr="00242E3C" w:rsidDel="004A0E53" w:rsidRDefault="00207871">
      <w:pPr>
        <w:rPr>
          <w:del w:id="54" w:author="Daniel Montjoy Pita" w:date="2017-10-09T12:33:00Z"/>
          <w:color w:val="000000"/>
        </w:rPr>
      </w:pPr>
    </w:p>
    <w:p w:rsidR="00824E3D" w:rsidRPr="00242E3C" w:rsidDel="004A0E53" w:rsidRDefault="003F43FD">
      <w:pPr>
        <w:rPr>
          <w:del w:id="55" w:author="Daniel Montjoy Pita" w:date="2017-10-09T12:35:00Z"/>
          <w:color w:val="000000"/>
        </w:rPr>
      </w:pPr>
      <w:r w:rsidRPr="00242E3C">
        <w:rPr>
          <w:color w:val="000000"/>
        </w:rPr>
        <w:t xml:space="preserve">En la </w:t>
      </w:r>
      <w:r w:rsidR="00C83D3C" w:rsidRPr="00242E3C">
        <w:rPr>
          <w:color w:val="000000"/>
        </w:rPr>
        <w:t>tabla 1</w:t>
      </w:r>
      <w:r w:rsidRPr="00242E3C">
        <w:rPr>
          <w:color w:val="000000"/>
        </w:rPr>
        <w:t xml:space="preserve"> se ha realizado el análisis correspondiente en donde el </w:t>
      </w:r>
      <w:r w:rsidR="005370A3" w:rsidRPr="00242E3C">
        <w:rPr>
          <w:color w:val="000000"/>
        </w:rPr>
        <w:t>e</w:t>
      </w:r>
      <w:r w:rsidRPr="00242E3C">
        <w:rPr>
          <w:color w:val="000000"/>
        </w:rPr>
        <w:t>ntorno político - legal se</w:t>
      </w:r>
      <w:ins w:id="56" w:author="Daniel Montjoy Pita" w:date="2017-10-09T13:04:00Z">
        <w:r w:rsidR="00233B52">
          <w:rPr>
            <w:color w:val="000000"/>
          </w:rPr>
          <w:t xml:space="preserve">  </w:t>
        </w:r>
      </w:ins>
      <w:del w:id="57" w:author="Daniel Montjoy Pita" w:date="2017-10-09T13:04:00Z">
        <w:r w:rsidRPr="00242E3C" w:rsidDel="00233B52">
          <w:rPr>
            <w:color w:val="000000"/>
          </w:rPr>
          <w:delText xml:space="preserve"> </w:delText>
        </w:r>
      </w:del>
      <w:r w:rsidR="002B46FB" w:rsidRPr="00242E3C">
        <w:rPr>
          <w:color w:val="000000"/>
        </w:rPr>
        <w:t>presenta</w:t>
      </w:r>
      <w:r w:rsidR="005370A3" w:rsidRPr="00242E3C">
        <w:rPr>
          <w:color w:val="000000"/>
        </w:rPr>
        <w:t>,</w:t>
      </w:r>
      <w:r w:rsidR="002B46FB" w:rsidRPr="00242E3C">
        <w:rPr>
          <w:color w:val="000000"/>
        </w:rPr>
        <w:t xml:space="preserve"> en su mayoría</w:t>
      </w:r>
      <w:r w:rsidR="005370A3" w:rsidRPr="00242E3C">
        <w:rPr>
          <w:color w:val="000000"/>
        </w:rPr>
        <w:t>,</w:t>
      </w:r>
      <w:r w:rsidRPr="00242E3C">
        <w:rPr>
          <w:color w:val="000000"/>
        </w:rPr>
        <w:t xml:space="preserve"> como una amenaza.</w:t>
      </w:r>
    </w:p>
    <w:p w:rsidR="006273BD" w:rsidRPr="00242E3C" w:rsidRDefault="006273BD">
      <w:pPr>
        <w:rPr>
          <w:color w:val="000000"/>
        </w:rPr>
      </w:pPr>
      <w:r w:rsidRPr="00242E3C">
        <w:rPr>
          <w:color w:val="000000"/>
        </w:rPr>
        <w:br w:type="page"/>
      </w:r>
    </w:p>
    <w:p w:rsidR="00057121" w:rsidRPr="00242E3C" w:rsidRDefault="00A140E8" w:rsidP="00582BAE">
      <w:pPr>
        <w:pStyle w:val="Epgrafe"/>
        <w:outlineLvl w:val="0"/>
      </w:pPr>
      <w:bookmarkStart w:id="58" w:name="_Ref473296186"/>
      <w:bookmarkStart w:id="59" w:name="_Toc491614495"/>
      <w:r w:rsidRPr="00242E3C">
        <w:lastRenderedPageBreak/>
        <w:t xml:space="preserve">Tabla </w:t>
      </w:r>
      <w:bookmarkEnd w:id="58"/>
      <w:r w:rsidR="006273BD" w:rsidRPr="00242E3C">
        <w:t>1</w:t>
      </w:r>
      <w:r w:rsidRPr="00242E3C">
        <w:t>. Entorno político – legal</w:t>
      </w:r>
      <w:bookmarkEnd w:id="59"/>
    </w:p>
    <w:tbl>
      <w:tblPr>
        <w:tblStyle w:val="TablaTesisnormal"/>
        <w:tblW w:w="5000" w:type="pct"/>
        <w:jc w:val="center"/>
        <w:tblLook w:val="04A0" w:firstRow="1" w:lastRow="0" w:firstColumn="1" w:lastColumn="0" w:noHBand="0" w:noVBand="1"/>
        <w:tblCaption w:val="xxxx"/>
      </w:tblPr>
      <w:tblGrid>
        <w:gridCol w:w="590"/>
        <w:gridCol w:w="2124"/>
        <w:gridCol w:w="2685"/>
        <w:gridCol w:w="2035"/>
        <w:gridCol w:w="1285"/>
      </w:tblGrid>
      <w:tr w:rsidR="00EF4932" w:rsidRPr="00242E3C" w:rsidTr="003C0C37">
        <w:trPr>
          <w:cnfStyle w:val="100000000000" w:firstRow="1" w:lastRow="0" w:firstColumn="0" w:lastColumn="0" w:oddVBand="0" w:evenVBand="0" w:oddHBand="0" w:evenHBand="0" w:firstRowFirstColumn="0" w:firstRowLastColumn="0" w:lastRowFirstColumn="0" w:lastRowLastColumn="0"/>
          <w:trHeight w:val="20"/>
          <w:jc w:val="center"/>
        </w:trPr>
        <w:tc>
          <w:tcPr>
            <w:tcW w:w="300" w:type="pct"/>
            <w:hideMark/>
          </w:tcPr>
          <w:p w:rsidR="00207871" w:rsidRPr="00242E3C" w:rsidRDefault="00207871" w:rsidP="003C0C37">
            <w:pPr>
              <w:spacing w:line="240" w:lineRule="auto"/>
              <w:jc w:val="center"/>
              <w:rPr>
                <w:bCs/>
                <w:color w:val="000000"/>
                <w:szCs w:val="16"/>
              </w:rPr>
            </w:pPr>
            <w:r w:rsidRPr="00242E3C">
              <w:rPr>
                <w:bCs/>
                <w:color w:val="000000"/>
                <w:szCs w:val="16"/>
              </w:rPr>
              <w:t>Pesos</w:t>
            </w:r>
          </w:p>
        </w:tc>
        <w:tc>
          <w:tcPr>
            <w:tcW w:w="1228" w:type="pct"/>
            <w:hideMark/>
          </w:tcPr>
          <w:p w:rsidR="00207871" w:rsidRPr="00242E3C" w:rsidRDefault="00207871" w:rsidP="003C0C37">
            <w:pPr>
              <w:spacing w:line="240" w:lineRule="auto"/>
              <w:jc w:val="center"/>
              <w:rPr>
                <w:bCs/>
                <w:color w:val="000000"/>
                <w:szCs w:val="16"/>
              </w:rPr>
            </w:pPr>
            <w:r w:rsidRPr="00242E3C">
              <w:rPr>
                <w:bCs/>
                <w:color w:val="000000"/>
                <w:szCs w:val="16"/>
              </w:rPr>
              <w:t>Tendencia</w:t>
            </w:r>
          </w:p>
        </w:tc>
        <w:tc>
          <w:tcPr>
            <w:tcW w:w="1549" w:type="pct"/>
            <w:hideMark/>
          </w:tcPr>
          <w:p w:rsidR="00207871" w:rsidRPr="00242E3C" w:rsidRDefault="00207871" w:rsidP="003C0C37">
            <w:pPr>
              <w:spacing w:line="240" w:lineRule="auto"/>
              <w:jc w:val="center"/>
              <w:rPr>
                <w:bCs/>
                <w:color w:val="000000"/>
                <w:szCs w:val="16"/>
              </w:rPr>
            </w:pPr>
            <w:r w:rsidRPr="00242E3C">
              <w:rPr>
                <w:bCs/>
                <w:color w:val="000000"/>
                <w:szCs w:val="16"/>
              </w:rPr>
              <w:t>Impacto en la industria</w:t>
            </w:r>
          </w:p>
        </w:tc>
        <w:tc>
          <w:tcPr>
            <w:tcW w:w="1176" w:type="pct"/>
            <w:hideMark/>
          </w:tcPr>
          <w:p w:rsidR="00207871" w:rsidRPr="00242E3C" w:rsidRDefault="00207871" w:rsidP="003C0C37">
            <w:pPr>
              <w:spacing w:line="240" w:lineRule="auto"/>
              <w:jc w:val="center"/>
              <w:rPr>
                <w:bCs/>
                <w:color w:val="000000"/>
                <w:szCs w:val="16"/>
              </w:rPr>
            </w:pPr>
            <w:r w:rsidRPr="00242E3C">
              <w:rPr>
                <w:bCs/>
                <w:color w:val="000000"/>
                <w:szCs w:val="16"/>
              </w:rPr>
              <w:t>Efecto probable en la empresa</w:t>
            </w:r>
          </w:p>
        </w:tc>
        <w:tc>
          <w:tcPr>
            <w:tcW w:w="746" w:type="pct"/>
            <w:hideMark/>
          </w:tcPr>
          <w:p w:rsidR="00207871" w:rsidRPr="00242E3C" w:rsidRDefault="00207871" w:rsidP="003C0C37">
            <w:pPr>
              <w:spacing w:line="240" w:lineRule="auto"/>
              <w:jc w:val="center"/>
              <w:rPr>
                <w:bCs/>
                <w:color w:val="000000"/>
                <w:szCs w:val="16"/>
              </w:rPr>
            </w:pPr>
            <w:r w:rsidRPr="00242E3C">
              <w:rPr>
                <w:bCs/>
                <w:color w:val="000000"/>
                <w:szCs w:val="16"/>
              </w:rPr>
              <w:t>Amenaza/ Oportunidad</w:t>
            </w:r>
          </w:p>
        </w:tc>
      </w:tr>
      <w:tr w:rsidR="00EF4932" w:rsidRPr="00242E3C" w:rsidTr="003C0C37">
        <w:trPr>
          <w:trHeight w:val="20"/>
          <w:jc w:val="center"/>
        </w:trPr>
        <w:tc>
          <w:tcPr>
            <w:tcW w:w="300"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40%</w:t>
            </w:r>
          </w:p>
        </w:tc>
        <w:tc>
          <w:tcPr>
            <w:tcW w:w="1228"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en la debilidad institucional.</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en la predisposición de organismos gubernamentales para licitaciones.</w:t>
            </w:r>
          </w:p>
        </w:tc>
        <w:tc>
          <w:tcPr>
            <w:tcW w:w="1176"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207871" w:rsidRPr="00242E3C" w:rsidTr="003C0C37">
        <w:trPr>
          <w:trHeight w:val="20"/>
          <w:jc w:val="center"/>
        </w:trPr>
        <w:tc>
          <w:tcPr>
            <w:tcW w:w="300" w:type="pct"/>
            <w:vMerge/>
            <w:vAlign w:val="center"/>
            <w:hideMark/>
          </w:tcPr>
          <w:p w:rsidR="00207871" w:rsidRPr="00242E3C" w:rsidRDefault="00207871" w:rsidP="003C0C37">
            <w:pPr>
              <w:spacing w:line="240" w:lineRule="auto"/>
              <w:jc w:val="center"/>
              <w:rPr>
                <w:color w:val="000000"/>
                <w:szCs w:val="16"/>
              </w:rPr>
            </w:pPr>
          </w:p>
        </w:tc>
        <w:tc>
          <w:tcPr>
            <w:tcW w:w="1228" w:type="pct"/>
            <w:vMerge/>
            <w:vAlign w:val="center"/>
            <w:hideMark/>
          </w:tcPr>
          <w:p w:rsidR="00207871" w:rsidRPr="00242E3C" w:rsidRDefault="00207871" w:rsidP="003C0C37">
            <w:pPr>
              <w:spacing w:line="240" w:lineRule="auto"/>
              <w:jc w:val="left"/>
              <w:rPr>
                <w:color w:val="000000"/>
                <w:szCs w:val="16"/>
              </w:rPr>
            </w:pP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en la complejidad para llevar adelante negocios con el gobierno.</w:t>
            </w:r>
          </w:p>
        </w:tc>
        <w:tc>
          <w:tcPr>
            <w:tcW w:w="1176" w:type="pct"/>
            <w:vMerge/>
            <w:vAlign w:val="center"/>
            <w:hideMark/>
          </w:tcPr>
          <w:p w:rsidR="00207871" w:rsidRPr="00242E3C" w:rsidRDefault="00207871" w:rsidP="003C0C37">
            <w:pPr>
              <w:spacing w:line="240" w:lineRule="auto"/>
              <w:jc w:val="left"/>
              <w:rPr>
                <w:color w:val="000000"/>
                <w:szCs w:val="16"/>
              </w:rPr>
            </w:pPr>
          </w:p>
        </w:tc>
        <w:tc>
          <w:tcPr>
            <w:tcW w:w="746" w:type="pct"/>
            <w:vMerge/>
            <w:vAlign w:val="center"/>
            <w:hideMark/>
          </w:tcPr>
          <w:p w:rsidR="00207871" w:rsidRPr="00242E3C" w:rsidRDefault="00207871" w:rsidP="003C0C37">
            <w:pPr>
              <w:spacing w:line="240" w:lineRule="auto"/>
              <w:jc w:val="center"/>
              <w:rPr>
                <w:color w:val="000000"/>
                <w:szCs w:val="16"/>
              </w:rPr>
            </w:pP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rigidez laboral.</w:t>
            </w:r>
          </w:p>
        </w:tc>
        <w:tc>
          <w:tcPr>
            <w:tcW w:w="1549" w:type="pct"/>
            <w:vAlign w:val="center"/>
            <w:hideMark/>
          </w:tcPr>
          <w:p w:rsidR="00207871" w:rsidRPr="00242E3C" w:rsidRDefault="00985DFC" w:rsidP="003C0C37">
            <w:pPr>
              <w:spacing w:line="240" w:lineRule="auto"/>
              <w:jc w:val="left"/>
              <w:rPr>
                <w:color w:val="000000"/>
                <w:szCs w:val="16"/>
              </w:rPr>
            </w:pPr>
            <w:r w:rsidRPr="00242E3C">
              <w:rPr>
                <w:color w:val="000000"/>
                <w:szCs w:val="16"/>
              </w:rPr>
              <w:t xml:space="preserve">Continuidad </w:t>
            </w:r>
            <w:r w:rsidR="00207871" w:rsidRPr="00242E3C">
              <w:rPr>
                <w:color w:val="000000"/>
                <w:szCs w:val="16"/>
              </w:rPr>
              <w:t>en los costos para contratar y despedir colaboradores.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Pérdida de canal de ventas</w:t>
            </w:r>
            <w:ins w:id="60" w:author="Daniel Montjoy Pita" w:date="2017-10-06T13:37:00Z">
              <w:r w:rsidR="009437A3">
                <w:rPr>
                  <w:color w:val="000000"/>
                  <w:szCs w:val="16"/>
                </w:rPr>
                <w:t>.</w:t>
              </w:r>
            </w:ins>
            <w:del w:id="61" w:author="Daniel Montjoy Pita" w:date="2017-10-06T13:37:00Z">
              <w:r w:rsidRPr="00242E3C" w:rsidDel="009437A3">
                <w:rPr>
                  <w:color w:val="000000"/>
                  <w:szCs w:val="16"/>
                </w:rPr>
                <w:delText>.</w:delText>
              </w:r>
            </w:del>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No hay un aumento del poder de nego</w:t>
            </w:r>
            <w:ins w:id="62" w:author="Daniel Montjoy Pita" w:date="2017-10-06T13:37:00Z">
              <w:r w:rsidR="0089415C">
                <w:rPr>
                  <w:color w:val="000000"/>
                  <w:szCs w:val="16"/>
                </w:rPr>
                <w:t>cia</w:t>
              </w:r>
            </w:ins>
            <w:r w:rsidRPr="00242E3C">
              <w:rPr>
                <w:color w:val="000000"/>
                <w:szCs w:val="16"/>
              </w:rPr>
              <w:t>ción de los clientes.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Oportunidad.</w:t>
            </w:r>
          </w:p>
        </w:tc>
      </w:tr>
    </w:tbl>
    <w:p w:rsidR="002473DC" w:rsidRPr="00242E3C" w:rsidRDefault="002473DC" w:rsidP="005370A3">
      <w:pPr>
        <w:pStyle w:val="Nota"/>
        <w:spacing w:line="240" w:lineRule="auto"/>
      </w:pPr>
      <w:r w:rsidRPr="00242E3C">
        <w:t xml:space="preserve">Fuente: Elaboración propia 2016. </w:t>
      </w:r>
    </w:p>
    <w:p w:rsidR="000F0447" w:rsidRPr="00242E3C" w:rsidRDefault="000F0447" w:rsidP="006273BD">
      <w:pPr>
        <w:pStyle w:val="Nota"/>
        <w:rPr>
          <w:sz w:val="22"/>
        </w:rPr>
      </w:pPr>
    </w:p>
    <w:p w:rsidR="00552CD6" w:rsidRPr="00242E3C" w:rsidRDefault="00C83D3C" w:rsidP="006273BD">
      <w:pPr>
        <w:spacing w:line="240" w:lineRule="auto"/>
        <w:ind w:left="340" w:hanging="340"/>
      </w:pPr>
      <w:bookmarkStart w:id="63" w:name="_Toc469493449"/>
      <w:bookmarkStart w:id="64" w:name="_Toc469493849"/>
      <w:bookmarkStart w:id="65" w:name="_Toc469495252"/>
      <w:bookmarkStart w:id="66" w:name="_Toc469495449"/>
      <w:bookmarkStart w:id="67" w:name="_Toc491614540"/>
      <w:r w:rsidRPr="00242E3C">
        <w:rPr>
          <w:b/>
        </w:rPr>
        <w:t>1.2</w:t>
      </w:r>
      <w:r w:rsidRPr="00242E3C">
        <w:rPr>
          <w:b/>
        </w:rPr>
        <w:tab/>
      </w:r>
      <w:r w:rsidR="00921F0C" w:rsidRPr="00242E3C">
        <w:rPr>
          <w:b/>
        </w:rPr>
        <w:t>Entorno económico</w:t>
      </w:r>
      <w:bookmarkEnd w:id="63"/>
      <w:bookmarkEnd w:id="64"/>
      <w:bookmarkEnd w:id="65"/>
      <w:bookmarkEnd w:id="66"/>
      <w:bookmarkEnd w:id="67"/>
      <w:r w:rsidR="00921F0C" w:rsidRPr="00242E3C">
        <w:t xml:space="preserve"> </w:t>
      </w:r>
    </w:p>
    <w:p w:rsidR="00A50198" w:rsidRPr="00242E3C" w:rsidRDefault="00A50198" w:rsidP="006273BD">
      <w:pPr>
        <w:rPr>
          <w:lang w:eastAsia="en-US"/>
        </w:rPr>
      </w:pPr>
    </w:p>
    <w:p w:rsidR="00FB3379" w:rsidRPr="00242E3C" w:rsidRDefault="002B0D69" w:rsidP="006273BD">
      <w:pPr>
        <w:rPr>
          <w:color w:val="000000"/>
        </w:rPr>
      </w:pPr>
      <w:r w:rsidRPr="00242E3C">
        <w:rPr>
          <w:color w:val="000000"/>
        </w:rPr>
        <w:t>En el pilar macroeconómico e</w:t>
      </w:r>
      <w:r w:rsidR="007621F1" w:rsidRPr="00242E3C">
        <w:rPr>
          <w:color w:val="000000"/>
        </w:rPr>
        <w:t>l Perú obtiene su mejor posición</w:t>
      </w:r>
      <w:r w:rsidRPr="00242E3C">
        <w:rPr>
          <w:color w:val="000000"/>
        </w:rPr>
        <w:t xml:space="preserve">, puesto 23, </w:t>
      </w:r>
      <w:r w:rsidR="007621F1" w:rsidRPr="00242E3C">
        <w:rPr>
          <w:color w:val="000000"/>
        </w:rPr>
        <w:t>en el reporte del Wor</w:t>
      </w:r>
      <w:r w:rsidR="00985DFC" w:rsidRPr="00242E3C">
        <w:rPr>
          <w:color w:val="000000"/>
        </w:rPr>
        <w:t>l</w:t>
      </w:r>
      <w:r w:rsidR="007621F1" w:rsidRPr="00242E3C">
        <w:rPr>
          <w:color w:val="000000"/>
        </w:rPr>
        <w:t>d Economic Forum (2016). As</w:t>
      </w:r>
      <w:r w:rsidR="005370A3" w:rsidRPr="00242E3C">
        <w:rPr>
          <w:color w:val="000000"/>
        </w:rPr>
        <w:t>i</w:t>
      </w:r>
      <w:r w:rsidR="007621F1" w:rsidRPr="00242E3C">
        <w:rPr>
          <w:color w:val="000000"/>
        </w:rPr>
        <w:t>mismo, d</w:t>
      </w:r>
      <w:r w:rsidR="005316DF" w:rsidRPr="00242E3C">
        <w:rPr>
          <w:color w:val="000000"/>
        </w:rPr>
        <w:t xml:space="preserve">e acuerdo al </w:t>
      </w:r>
      <w:r w:rsidR="002B24A1" w:rsidRPr="00242E3C">
        <w:t>Banco Central de Reserva del Perú (</w:t>
      </w:r>
      <w:r w:rsidR="005370A3" w:rsidRPr="00242E3C">
        <w:t xml:space="preserve">BCRP </w:t>
      </w:r>
      <w:r w:rsidR="00FD77AB" w:rsidRPr="00242E3C">
        <w:t>2016c</w:t>
      </w:r>
      <w:r w:rsidR="002B24A1" w:rsidRPr="00242E3C">
        <w:t xml:space="preserve">) </w:t>
      </w:r>
      <w:r w:rsidR="005316DF" w:rsidRPr="00242E3C">
        <w:rPr>
          <w:color w:val="000000"/>
        </w:rPr>
        <w:t>la economía mundial continúa registrando señales mixtas de recuperació</w:t>
      </w:r>
      <w:r w:rsidR="00086435" w:rsidRPr="00242E3C">
        <w:rPr>
          <w:color w:val="000000"/>
        </w:rPr>
        <w:t>n en la producción y el empleo, y</w:t>
      </w:r>
      <w:r w:rsidR="005316DF" w:rsidRPr="00242E3C">
        <w:rPr>
          <w:color w:val="000000"/>
        </w:rPr>
        <w:t xml:space="preserve"> una menor volatilidad de los mercados financieros.</w:t>
      </w:r>
      <w:r w:rsidR="00FB3379" w:rsidRPr="00242E3C">
        <w:rPr>
          <w:color w:val="000000"/>
        </w:rPr>
        <w:t xml:space="preserve"> </w:t>
      </w:r>
      <w:r w:rsidRPr="00242E3C">
        <w:rPr>
          <w:color w:val="000000"/>
        </w:rPr>
        <w:t>D</w:t>
      </w:r>
      <w:r w:rsidR="00296D66" w:rsidRPr="00242E3C">
        <w:rPr>
          <w:color w:val="000000"/>
        </w:rPr>
        <w:t>e acuerdo al</w:t>
      </w:r>
      <w:r w:rsidR="0003043A" w:rsidRPr="00242E3C">
        <w:t xml:space="preserve"> BC</w:t>
      </w:r>
      <w:r w:rsidR="002C3C9B" w:rsidRPr="00242E3C">
        <w:t>RP (2017</w:t>
      </w:r>
      <w:r w:rsidR="0003043A" w:rsidRPr="00242E3C">
        <w:t>)</w:t>
      </w:r>
      <w:r w:rsidR="009373EA" w:rsidRPr="00242E3C">
        <w:t xml:space="preserve"> y a Thorne (2017)</w:t>
      </w:r>
      <w:r w:rsidR="0003043A" w:rsidRPr="00242E3C">
        <w:t xml:space="preserve"> </w:t>
      </w:r>
      <w:r w:rsidR="00C34C2E" w:rsidRPr="00242E3C">
        <w:t xml:space="preserve">se </w:t>
      </w:r>
      <w:r w:rsidR="00F72CE8" w:rsidRPr="00242E3C">
        <w:t>espera</w:t>
      </w:r>
      <w:r w:rsidR="00C34C2E" w:rsidRPr="00242E3C">
        <w:t xml:space="preserve"> </w:t>
      </w:r>
      <w:r w:rsidR="004E647A" w:rsidRPr="00242E3C">
        <w:t>un</w:t>
      </w:r>
      <w:r w:rsidR="00C34C2E" w:rsidRPr="00242E3C">
        <w:rPr>
          <w:color w:val="000000"/>
        </w:rPr>
        <w:t xml:space="preserve"> crecimiento </w:t>
      </w:r>
      <w:r w:rsidR="00552CD6" w:rsidRPr="00242E3C">
        <w:t xml:space="preserve">del PBI </w:t>
      </w:r>
      <w:r w:rsidR="00060688" w:rsidRPr="00242E3C">
        <w:t>par</w:t>
      </w:r>
      <w:r w:rsidR="008E4B00" w:rsidRPr="00242E3C">
        <w:t>a</w:t>
      </w:r>
      <w:r w:rsidR="00060688" w:rsidRPr="00242E3C">
        <w:t xml:space="preserve"> el 2017 </w:t>
      </w:r>
      <w:r w:rsidR="004E647A" w:rsidRPr="00242E3C">
        <w:t xml:space="preserve">de alrededor de </w:t>
      </w:r>
      <w:r w:rsidR="00C3697D">
        <w:t>3,4</w:t>
      </w:r>
      <w:r w:rsidR="00552CD6" w:rsidRPr="00242E3C">
        <w:t>%</w:t>
      </w:r>
      <w:r w:rsidR="00296D66" w:rsidRPr="00242E3C">
        <w:rPr>
          <w:color w:val="000000"/>
        </w:rPr>
        <w:t>.</w:t>
      </w:r>
      <w:r w:rsidR="00EA0663" w:rsidRPr="00242E3C">
        <w:rPr>
          <w:color w:val="000000"/>
        </w:rPr>
        <w:t xml:space="preserve"> </w:t>
      </w:r>
      <w:del w:id="68" w:author="Daniel Montjoy Pita" w:date="2017-10-06T15:09:00Z">
        <w:r w:rsidR="00EA0663" w:rsidRPr="00242E3C" w:rsidDel="00262391">
          <w:rPr>
            <w:color w:val="000000"/>
          </w:rPr>
          <w:delText xml:space="preserve">Hay que señalar que el crecimiento del PBI ha sufrido un ajuste a la baja </w:delText>
        </w:r>
        <w:r w:rsidR="008458F5" w:rsidRPr="00242E3C" w:rsidDel="00262391">
          <w:rPr>
            <w:color w:val="000000"/>
          </w:rPr>
          <w:delText>del 4</w:delText>
        </w:r>
        <w:r w:rsidR="005370A3" w:rsidRPr="00242E3C" w:rsidDel="00262391">
          <w:rPr>
            <w:color w:val="000000"/>
          </w:rPr>
          <w:delText>,</w:delText>
        </w:r>
        <w:r w:rsidR="008458F5" w:rsidRPr="00242E3C" w:rsidDel="00262391">
          <w:rPr>
            <w:color w:val="000000"/>
          </w:rPr>
          <w:delText>5 o 4</w:delText>
        </w:r>
        <w:r w:rsidR="005370A3" w:rsidRPr="00242E3C" w:rsidDel="00262391">
          <w:rPr>
            <w:color w:val="000000"/>
          </w:rPr>
          <w:delText>,</w:delText>
        </w:r>
        <w:r w:rsidR="008458F5" w:rsidRPr="00242E3C" w:rsidDel="00262391">
          <w:rPr>
            <w:color w:val="000000"/>
          </w:rPr>
          <w:delText>2% que se había pronosticado.</w:delText>
        </w:r>
      </w:del>
    </w:p>
    <w:p w:rsidR="000F0447" w:rsidRPr="00242E3C" w:rsidRDefault="000F0447" w:rsidP="006273BD">
      <w:pPr>
        <w:rPr>
          <w:i/>
        </w:rPr>
      </w:pPr>
    </w:p>
    <w:p w:rsidR="00F934F7" w:rsidRPr="00242E3C" w:rsidDel="00262391" w:rsidRDefault="007621F1" w:rsidP="006273BD">
      <w:pPr>
        <w:rPr>
          <w:del w:id="69" w:author="Daniel Montjoy Pita" w:date="2017-10-06T15:10:00Z"/>
        </w:rPr>
      </w:pPr>
      <w:r w:rsidRPr="00242E3C">
        <w:rPr>
          <w:color w:val="000000"/>
        </w:rPr>
        <w:t>Según</w:t>
      </w:r>
      <w:r w:rsidR="0003043A" w:rsidRPr="00242E3C">
        <w:rPr>
          <w:color w:val="000000"/>
        </w:rPr>
        <w:t xml:space="preserve"> </w:t>
      </w:r>
      <w:r w:rsidR="0003043A" w:rsidRPr="00242E3C">
        <w:t>Economist Intelligence Unit (2016)</w:t>
      </w:r>
      <w:r w:rsidR="008D3CFE" w:rsidRPr="00242E3C">
        <w:t>,</w:t>
      </w:r>
      <w:r w:rsidR="009373EA" w:rsidRPr="00242E3C">
        <w:t xml:space="preserve"> se espera que la política monetaria expansiva del</w:t>
      </w:r>
      <w:r w:rsidR="0003043A" w:rsidRPr="00242E3C">
        <w:t xml:space="preserve"> </w:t>
      </w:r>
      <w:r w:rsidR="00720159" w:rsidRPr="00242E3C">
        <w:t>BCRP</w:t>
      </w:r>
      <w:r w:rsidR="00DD2B80" w:rsidRPr="00242E3C">
        <w:t xml:space="preserve"> </w:t>
      </w:r>
      <w:r w:rsidR="0003043A" w:rsidRPr="00242E3C">
        <w:t>aumente su impacto debido al crecimiento de los ingresos, confianza (BCR</w:t>
      </w:r>
      <w:r w:rsidR="00720159" w:rsidRPr="00242E3C">
        <w:t>P</w:t>
      </w:r>
      <w:r w:rsidR="00FC485C" w:rsidRPr="00242E3C">
        <w:t xml:space="preserve"> 20</w:t>
      </w:r>
      <w:r w:rsidR="0003043A" w:rsidRPr="00242E3C">
        <w:t>16a) y penetración del sistema financiero. As</w:t>
      </w:r>
      <w:r w:rsidR="00720159" w:rsidRPr="00242E3C">
        <w:t>i</w:t>
      </w:r>
      <w:r w:rsidR="0003043A" w:rsidRPr="00242E3C">
        <w:t>mismo</w:t>
      </w:r>
      <w:r w:rsidR="00720159" w:rsidRPr="00242E3C">
        <w:t>,</w:t>
      </w:r>
      <w:r w:rsidR="00FC485C" w:rsidRPr="00242E3C">
        <w:t xml:space="preserve"> se tiene</w:t>
      </w:r>
      <w:r w:rsidR="0003043A" w:rsidRPr="00242E3C">
        <w:t xml:space="preserve"> la expectativa </w:t>
      </w:r>
      <w:r w:rsidR="00FC485C" w:rsidRPr="00242E3C">
        <w:t xml:space="preserve">de </w:t>
      </w:r>
      <w:r w:rsidR="0003043A" w:rsidRPr="00242E3C">
        <w:t>convergencia de la inflaci</w:t>
      </w:r>
      <w:r w:rsidRPr="00242E3C">
        <w:t>ón en forma gradual entre</w:t>
      </w:r>
      <w:r w:rsidR="0003043A" w:rsidRPr="00242E3C">
        <w:t xml:space="preserve"> 2</w:t>
      </w:r>
      <w:r w:rsidR="00720159" w:rsidRPr="00242E3C">
        <w:t>,</w:t>
      </w:r>
      <w:r w:rsidRPr="00242E3C">
        <w:t>8 y 2</w:t>
      </w:r>
      <w:r w:rsidR="0003043A" w:rsidRPr="00242E3C">
        <w:t>%</w:t>
      </w:r>
      <w:r w:rsidRPr="00242E3C">
        <w:t xml:space="preserve"> al 2018</w:t>
      </w:r>
      <w:r w:rsidR="002B0D69" w:rsidRPr="00242E3C">
        <w:t xml:space="preserve"> (</w:t>
      </w:r>
      <w:r w:rsidR="00720159" w:rsidRPr="00242E3C">
        <w:t>BCRP</w:t>
      </w:r>
      <w:r w:rsidR="00FC485C" w:rsidRPr="00242E3C">
        <w:t xml:space="preserve"> 2016d).</w:t>
      </w:r>
      <w:ins w:id="70" w:author="Daniel Montjoy Pita" w:date="2017-10-06T15:10:00Z">
        <w:r w:rsidR="00262391">
          <w:rPr>
            <w:color w:val="000000"/>
          </w:rPr>
          <w:t xml:space="preserve"> </w:t>
        </w:r>
      </w:ins>
    </w:p>
    <w:p w:rsidR="000F0447" w:rsidRPr="00242E3C" w:rsidDel="00262391" w:rsidRDefault="000F0447" w:rsidP="006273BD">
      <w:pPr>
        <w:rPr>
          <w:del w:id="71" w:author="Daniel Montjoy Pita" w:date="2017-10-06T15:10:00Z"/>
        </w:rPr>
      </w:pPr>
    </w:p>
    <w:p w:rsidR="00FC485C" w:rsidRPr="00242E3C" w:rsidRDefault="00FC485C" w:rsidP="006273BD">
      <w:pPr>
        <w:rPr>
          <w:color w:val="000000"/>
        </w:rPr>
      </w:pPr>
      <w:r w:rsidRPr="00242E3C">
        <w:rPr>
          <w:color w:val="000000"/>
        </w:rPr>
        <w:t xml:space="preserve">Dentro de las políticas fiscales, de acuerdo al </w:t>
      </w:r>
      <w:r w:rsidRPr="00242E3C">
        <w:t>Ministerio de Economía y Finanzas (2016</w:t>
      </w:r>
      <w:r w:rsidR="008E4B00" w:rsidRPr="00242E3C">
        <w:t xml:space="preserve">a; </w:t>
      </w:r>
      <w:r w:rsidR="003D0CCC" w:rsidRPr="00242E3C">
        <w:t>2016b)</w:t>
      </w:r>
      <w:r w:rsidRPr="00242E3C">
        <w:t xml:space="preserve"> y Economist Intelligence Unit (2016) se </w:t>
      </w:r>
      <w:r w:rsidR="002B0D69" w:rsidRPr="00242E3C">
        <w:rPr>
          <w:color w:val="000000"/>
        </w:rPr>
        <w:t>busca reactiva</w:t>
      </w:r>
      <w:r w:rsidR="00720159" w:rsidRPr="00242E3C">
        <w:rPr>
          <w:color w:val="000000"/>
        </w:rPr>
        <w:t>r</w:t>
      </w:r>
      <w:r w:rsidR="002B0D69" w:rsidRPr="00242E3C">
        <w:rPr>
          <w:color w:val="000000"/>
        </w:rPr>
        <w:t xml:space="preserve"> de la economía con</w:t>
      </w:r>
      <w:r w:rsidR="00B37BA1" w:rsidRPr="00242E3C">
        <w:rPr>
          <w:color w:val="000000"/>
        </w:rPr>
        <w:t xml:space="preserve"> modificaciones </w:t>
      </w:r>
      <w:r w:rsidRPr="00242E3C">
        <w:rPr>
          <w:color w:val="000000"/>
        </w:rPr>
        <w:t>tributaria</w:t>
      </w:r>
      <w:r w:rsidR="003F43FD" w:rsidRPr="00242E3C">
        <w:rPr>
          <w:color w:val="000000"/>
        </w:rPr>
        <w:t>s</w:t>
      </w:r>
      <w:r w:rsidR="008458F5" w:rsidRPr="00242E3C">
        <w:rPr>
          <w:color w:val="000000"/>
        </w:rPr>
        <w:t xml:space="preserve"> y simplificación administrativa. </w:t>
      </w:r>
      <w:del w:id="72" w:author="Daniel Montjoy Pita" w:date="2017-10-06T15:10:00Z">
        <w:r w:rsidR="008E4B00" w:rsidRPr="00242E3C" w:rsidDel="00262391">
          <w:rPr>
            <w:color w:val="000000"/>
          </w:rPr>
          <w:delText>El</w:delText>
        </w:r>
        <w:r w:rsidR="00B37BA1" w:rsidRPr="00242E3C" w:rsidDel="00262391">
          <w:rPr>
            <w:color w:val="000000"/>
          </w:rPr>
          <w:delText xml:space="preserve"> impuesto a </w:delText>
        </w:r>
        <w:r w:rsidR="00DD2B80" w:rsidRPr="00242E3C" w:rsidDel="00262391">
          <w:rPr>
            <w:color w:val="000000"/>
          </w:rPr>
          <w:delText xml:space="preserve">la </w:delText>
        </w:r>
        <w:r w:rsidR="008E4B00" w:rsidRPr="00242E3C" w:rsidDel="00262391">
          <w:rPr>
            <w:color w:val="000000"/>
          </w:rPr>
          <w:delText>renta de tercera categoría</w:delText>
        </w:r>
        <w:r w:rsidR="00B37BA1" w:rsidRPr="00242E3C" w:rsidDel="00262391">
          <w:rPr>
            <w:color w:val="000000"/>
          </w:rPr>
          <w:delText xml:space="preserve"> </w:delText>
        </w:r>
        <w:r w:rsidR="00650B9A" w:rsidRPr="00242E3C" w:rsidDel="00262391">
          <w:rPr>
            <w:color w:val="000000"/>
          </w:rPr>
          <w:delText xml:space="preserve">se </w:delText>
        </w:r>
        <w:r w:rsidR="00B37BA1" w:rsidRPr="00242E3C" w:rsidDel="00262391">
          <w:rPr>
            <w:color w:val="000000"/>
          </w:rPr>
          <w:delText xml:space="preserve">ha </w:delText>
        </w:r>
        <w:r w:rsidR="00650B9A" w:rsidRPr="00242E3C" w:rsidDel="00262391">
          <w:rPr>
            <w:color w:val="000000"/>
          </w:rPr>
          <w:delText>incrementado</w:delText>
        </w:r>
        <w:r w:rsidR="00B37BA1" w:rsidRPr="00242E3C" w:rsidDel="00262391">
          <w:rPr>
            <w:color w:val="000000"/>
          </w:rPr>
          <w:delText xml:space="preserve"> a 29</w:delText>
        </w:r>
        <w:r w:rsidR="00720159" w:rsidRPr="00242E3C" w:rsidDel="00262391">
          <w:rPr>
            <w:color w:val="000000"/>
          </w:rPr>
          <w:delText>,</w:delText>
        </w:r>
        <w:r w:rsidR="00B37BA1" w:rsidRPr="00242E3C" w:rsidDel="00262391">
          <w:rPr>
            <w:color w:val="000000"/>
          </w:rPr>
          <w:delText>5</w:delText>
        </w:r>
        <w:r w:rsidR="002B0D69" w:rsidRPr="00242E3C" w:rsidDel="00262391">
          <w:rPr>
            <w:color w:val="000000"/>
          </w:rPr>
          <w:delText>%</w:delText>
        </w:r>
        <w:r w:rsidR="00720159" w:rsidRPr="00242E3C" w:rsidDel="00262391">
          <w:rPr>
            <w:color w:val="000000"/>
          </w:rPr>
          <w:delText>,</w:delText>
        </w:r>
        <w:r w:rsidR="00B37BA1" w:rsidRPr="00242E3C" w:rsidDel="00262391">
          <w:rPr>
            <w:color w:val="000000"/>
          </w:rPr>
          <w:delText xml:space="preserve"> </w:delText>
        </w:r>
        <w:r w:rsidR="00650B9A" w:rsidRPr="00242E3C" w:rsidDel="00262391">
          <w:rPr>
            <w:color w:val="000000"/>
          </w:rPr>
          <w:delText xml:space="preserve">mientras que </w:delText>
        </w:r>
        <w:r w:rsidR="00B37BA1" w:rsidRPr="00242E3C" w:rsidDel="00262391">
          <w:rPr>
            <w:color w:val="000000"/>
          </w:rPr>
          <w:delText>e</w:delText>
        </w:r>
        <w:r w:rsidR="008E4B00" w:rsidRPr="00242E3C" w:rsidDel="00262391">
          <w:rPr>
            <w:color w:val="000000"/>
          </w:rPr>
          <w:delText>l impuesto a</w:delText>
        </w:r>
        <w:r w:rsidR="00B37BA1" w:rsidRPr="00242E3C" w:rsidDel="00262391">
          <w:rPr>
            <w:color w:val="000000"/>
          </w:rPr>
          <w:delText xml:space="preserve"> los dividendos</w:delText>
        </w:r>
        <w:r w:rsidR="00650B9A" w:rsidRPr="00242E3C" w:rsidDel="00262391">
          <w:rPr>
            <w:color w:val="000000"/>
          </w:rPr>
          <w:delText xml:space="preserve"> bajó</w:delText>
        </w:r>
        <w:r w:rsidR="00B37BA1" w:rsidRPr="00242E3C" w:rsidDel="00262391">
          <w:rPr>
            <w:color w:val="000000"/>
          </w:rPr>
          <w:delText xml:space="preserve"> a 5%.</w:delText>
        </w:r>
      </w:del>
    </w:p>
    <w:p w:rsidR="003A12F7" w:rsidRPr="00242E3C" w:rsidRDefault="003A12F7" w:rsidP="006273BD">
      <w:pPr>
        <w:rPr>
          <w:color w:val="000000"/>
        </w:rPr>
      </w:pPr>
    </w:p>
    <w:p w:rsidR="003A12F7" w:rsidRDefault="009B0432" w:rsidP="003A12F7">
      <w:pPr>
        <w:rPr>
          <w:ins w:id="73" w:author="Daniel Montjoy Pita" w:date="2017-10-06T15:39:00Z"/>
          <w:szCs w:val="22"/>
          <w:lang w:val="en-US"/>
        </w:rPr>
      </w:pPr>
      <w:moveFromRangeStart w:id="74" w:author="Daniel Montjoy Pita" w:date="2017-10-06T15:40:00Z" w:name="move495067765"/>
      <w:moveFrom w:id="75" w:author="Daniel Montjoy Pita" w:date="2017-10-06T15:40:00Z">
        <w:r w:rsidRPr="00242E3C" w:rsidDel="003A12F7">
          <w:rPr>
            <w:color w:val="000000"/>
          </w:rPr>
          <w:t>Se observa</w:t>
        </w:r>
        <w:r w:rsidR="008458F5" w:rsidRPr="00242E3C" w:rsidDel="003A12F7">
          <w:rPr>
            <w:color w:val="000000"/>
          </w:rPr>
          <w:t xml:space="preserve"> </w:t>
        </w:r>
        <w:r w:rsidR="00767E6D" w:rsidRPr="00242E3C" w:rsidDel="003A12F7">
          <w:rPr>
            <w:color w:val="000000"/>
          </w:rPr>
          <w:t>incertidumbre</w:t>
        </w:r>
        <w:r w:rsidR="008458F5" w:rsidRPr="00242E3C" w:rsidDel="003A12F7">
          <w:rPr>
            <w:color w:val="000000"/>
          </w:rPr>
          <w:t xml:space="preserve"> </w:t>
        </w:r>
        <w:r w:rsidRPr="00242E3C" w:rsidDel="003A12F7">
          <w:rPr>
            <w:color w:val="000000"/>
          </w:rPr>
          <w:t>respe</w:t>
        </w:r>
        <w:r w:rsidR="00720159" w:rsidRPr="00242E3C" w:rsidDel="003A12F7">
          <w:rPr>
            <w:color w:val="000000"/>
          </w:rPr>
          <w:t>c</w:t>
        </w:r>
        <w:r w:rsidRPr="00242E3C" w:rsidDel="003A12F7">
          <w:rPr>
            <w:color w:val="000000"/>
          </w:rPr>
          <w:t xml:space="preserve">to al tipo de cambio, </w:t>
        </w:r>
        <w:r w:rsidR="008458F5" w:rsidRPr="00242E3C" w:rsidDel="003A12F7">
          <w:rPr>
            <w:color w:val="000000"/>
          </w:rPr>
          <w:t>pues</w:t>
        </w:r>
        <w:r w:rsidR="00720159" w:rsidRPr="00242E3C" w:rsidDel="003A12F7">
          <w:rPr>
            <w:color w:val="000000"/>
          </w:rPr>
          <w:t>,</w:t>
        </w:r>
        <w:r w:rsidR="008458F5" w:rsidRPr="00242E3C" w:rsidDel="003A12F7">
          <w:rPr>
            <w:color w:val="000000"/>
          </w:rPr>
          <w:t xml:space="preserve"> a diciembre de 2016</w:t>
        </w:r>
        <w:r w:rsidR="00720159" w:rsidRPr="00242E3C" w:rsidDel="003A12F7">
          <w:rPr>
            <w:color w:val="000000"/>
          </w:rPr>
          <w:t>,</w:t>
        </w:r>
        <w:r w:rsidR="008458F5" w:rsidRPr="00242E3C" w:rsidDel="003A12F7">
          <w:rPr>
            <w:color w:val="000000"/>
          </w:rPr>
          <w:t xml:space="preserve"> </w:t>
        </w:r>
        <w:r w:rsidR="00770918" w:rsidRPr="00242E3C" w:rsidDel="003A12F7">
          <w:rPr>
            <w:color w:val="000000"/>
          </w:rPr>
          <w:t xml:space="preserve">según el </w:t>
        </w:r>
        <w:r w:rsidR="00770918" w:rsidRPr="00242E3C" w:rsidDel="003A12F7">
          <w:t>B</w:t>
        </w:r>
        <w:r w:rsidR="00720159" w:rsidRPr="00242E3C" w:rsidDel="003A12F7">
          <w:t>CRP</w:t>
        </w:r>
        <w:r w:rsidR="00770918" w:rsidRPr="00242E3C" w:rsidDel="003A12F7">
          <w:t xml:space="preserve"> (</w:t>
        </w:r>
        <w:r w:rsidR="00FD77AB" w:rsidRPr="00242E3C" w:rsidDel="003A12F7">
          <w:t>2016c</w:t>
        </w:r>
        <w:r w:rsidR="00770918" w:rsidRPr="00242E3C" w:rsidDel="003A12F7">
          <w:t>) el</w:t>
        </w:r>
        <w:r w:rsidR="00770918" w:rsidRPr="00242E3C" w:rsidDel="003A12F7">
          <w:rPr>
            <w:color w:val="000000"/>
          </w:rPr>
          <w:t xml:space="preserve"> </w:t>
        </w:r>
        <w:r w:rsidR="00720159" w:rsidRPr="00242E3C" w:rsidDel="003A12F7">
          <w:rPr>
            <w:color w:val="000000"/>
          </w:rPr>
          <w:t>s</w:t>
        </w:r>
        <w:r w:rsidR="00ED34CD" w:rsidRPr="00242E3C" w:rsidDel="003A12F7">
          <w:rPr>
            <w:color w:val="000000"/>
          </w:rPr>
          <w:t>ol</w:t>
        </w:r>
        <w:r w:rsidR="00770918" w:rsidRPr="00242E3C" w:rsidDel="003A12F7">
          <w:rPr>
            <w:color w:val="000000"/>
          </w:rPr>
          <w:t xml:space="preserve"> peruano</w:t>
        </w:r>
        <w:r w:rsidR="00B97E9A" w:rsidRPr="00242E3C" w:rsidDel="003A12F7">
          <w:rPr>
            <w:color w:val="000000"/>
          </w:rPr>
          <w:t xml:space="preserve"> continuaba</w:t>
        </w:r>
        <w:r w:rsidR="00ED34CD" w:rsidRPr="00242E3C" w:rsidDel="003A12F7">
          <w:rPr>
            <w:color w:val="000000"/>
          </w:rPr>
          <w:t xml:space="preserve"> depreciándose</w:t>
        </w:r>
        <w:r w:rsidR="00B37BA1" w:rsidRPr="00242E3C" w:rsidDel="003A12F7">
          <w:rPr>
            <w:color w:val="000000"/>
          </w:rPr>
          <w:t xml:space="preserve"> frente al </w:t>
        </w:r>
        <w:r w:rsidR="00720159" w:rsidRPr="00242E3C" w:rsidDel="003A12F7">
          <w:rPr>
            <w:color w:val="000000"/>
          </w:rPr>
          <w:t>d</w:t>
        </w:r>
        <w:r w:rsidR="00B37BA1" w:rsidRPr="00242E3C" w:rsidDel="003A12F7">
          <w:rPr>
            <w:color w:val="000000"/>
          </w:rPr>
          <w:t xml:space="preserve">ólar </w:t>
        </w:r>
        <w:r w:rsidR="00720159" w:rsidRPr="00242E3C" w:rsidDel="003A12F7">
          <w:rPr>
            <w:color w:val="000000"/>
          </w:rPr>
          <w:t>nortea</w:t>
        </w:r>
        <w:r w:rsidR="00786E76" w:rsidRPr="00242E3C" w:rsidDel="003A12F7">
          <w:rPr>
            <w:color w:val="000000"/>
          </w:rPr>
          <w:t>mericano,</w:t>
        </w:r>
        <w:r w:rsidR="00ED34CD" w:rsidRPr="00242E3C" w:rsidDel="003A12F7">
          <w:rPr>
            <w:color w:val="000000"/>
          </w:rPr>
          <w:t xml:space="preserve"> </w:t>
        </w:r>
        <w:r w:rsidR="00B37BA1" w:rsidRPr="00242E3C" w:rsidDel="003A12F7">
          <w:rPr>
            <w:color w:val="000000"/>
          </w:rPr>
          <w:t>la expectativa</w:t>
        </w:r>
        <w:r w:rsidR="008458F5" w:rsidRPr="00242E3C" w:rsidDel="003A12F7">
          <w:rPr>
            <w:color w:val="000000"/>
          </w:rPr>
          <w:t xml:space="preserve"> era</w:t>
        </w:r>
        <w:r w:rsidR="00ED34CD" w:rsidRPr="00242E3C" w:rsidDel="003A12F7">
          <w:rPr>
            <w:color w:val="000000"/>
          </w:rPr>
          <w:t xml:space="preserve"> que al 2018 esté en </w:t>
        </w:r>
        <w:r w:rsidR="004D78F4" w:rsidRPr="00242E3C" w:rsidDel="003A12F7">
          <w:rPr>
            <w:color w:val="000000"/>
          </w:rPr>
          <w:t>el rango de 3</w:t>
        </w:r>
        <w:r w:rsidR="00720159" w:rsidRPr="00242E3C" w:rsidDel="003A12F7">
          <w:rPr>
            <w:color w:val="000000"/>
          </w:rPr>
          <w:t>,</w:t>
        </w:r>
        <w:r w:rsidR="004D78F4" w:rsidRPr="00242E3C" w:rsidDel="003A12F7">
          <w:rPr>
            <w:color w:val="000000"/>
          </w:rPr>
          <w:t xml:space="preserve">50 </w:t>
        </w:r>
        <w:r w:rsidR="00B37BA1" w:rsidRPr="00242E3C" w:rsidDel="003A12F7">
          <w:rPr>
            <w:color w:val="000000"/>
          </w:rPr>
          <w:t>a</w:t>
        </w:r>
        <w:r w:rsidR="004D78F4" w:rsidRPr="00242E3C" w:rsidDel="003A12F7">
          <w:rPr>
            <w:color w:val="000000"/>
          </w:rPr>
          <w:t xml:space="preserve"> 3</w:t>
        </w:r>
        <w:r w:rsidR="00720159" w:rsidRPr="00242E3C" w:rsidDel="003A12F7">
          <w:rPr>
            <w:color w:val="000000"/>
          </w:rPr>
          <w:t>,</w:t>
        </w:r>
        <w:r w:rsidR="004D78F4" w:rsidRPr="00242E3C" w:rsidDel="003A12F7">
          <w:rPr>
            <w:color w:val="000000"/>
          </w:rPr>
          <w:t>52</w:t>
        </w:r>
        <w:r w:rsidR="00B37BA1" w:rsidRPr="00242E3C" w:rsidDel="003A12F7">
          <w:rPr>
            <w:color w:val="000000"/>
          </w:rPr>
          <w:t xml:space="preserve"> </w:t>
        </w:r>
        <w:r w:rsidR="00720159" w:rsidRPr="00242E3C" w:rsidDel="003A12F7">
          <w:rPr>
            <w:color w:val="000000"/>
          </w:rPr>
          <w:t>s</w:t>
        </w:r>
        <w:r w:rsidR="00B37BA1" w:rsidRPr="00242E3C" w:rsidDel="003A12F7">
          <w:rPr>
            <w:color w:val="000000"/>
          </w:rPr>
          <w:t xml:space="preserve">oles por </w:t>
        </w:r>
        <w:r w:rsidR="00720159" w:rsidRPr="00242E3C" w:rsidDel="003A12F7">
          <w:rPr>
            <w:color w:val="000000"/>
          </w:rPr>
          <w:t>USD</w:t>
        </w:r>
        <w:r w:rsidR="00A73F93" w:rsidRPr="00242E3C" w:rsidDel="003A12F7">
          <w:rPr>
            <w:color w:val="000000"/>
          </w:rPr>
          <w:t>.</w:t>
        </w:r>
        <w:r w:rsidR="00B97E9A" w:rsidRPr="00242E3C" w:rsidDel="003A12F7">
          <w:rPr>
            <w:color w:val="000000"/>
          </w:rPr>
          <w:t xml:space="preserve"> </w:t>
        </w:r>
      </w:moveFrom>
      <w:moveFromRangeEnd w:id="74"/>
      <w:ins w:id="76" w:author="Daniel Montjoy Pita" w:date="2017-10-06T15:40:00Z">
        <w:r w:rsidR="003A12F7">
          <w:rPr>
            <w:color w:val="000000"/>
          </w:rPr>
          <w:t>De</w:t>
        </w:r>
      </w:ins>
      <w:ins w:id="77" w:author="Daniel Montjoy Pita" w:date="2017-10-06T15:39:00Z">
        <w:r w:rsidR="003A12F7">
          <w:rPr>
            <w:color w:val="000000"/>
          </w:rPr>
          <w:t xml:space="preserve"> acuerdo a la </w:t>
        </w:r>
        <w:proofErr w:type="spellStart"/>
        <w:r w:rsidR="003A12F7">
          <w:rPr>
            <w:szCs w:val="22"/>
            <w:lang w:val="en-US"/>
          </w:rPr>
          <w:t>División</w:t>
        </w:r>
        <w:proofErr w:type="spellEnd"/>
        <w:r w:rsidR="003A12F7">
          <w:rPr>
            <w:szCs w:val="22"/>
            <w:lang w:val="en-US"/>
          </w:rPr>
          <w:t xml:space="preserve"> de </w:t>
        </w:r>
        <w:proofErr w:type="spellStart"/>
        <w:r w:rsidR="003A12F7">
          <w:rPr>
            <w:szCs w:val="22"/>
            <w:lang w:val="en-US"/>
          </w:rPr>
          <w:t>Desarrollo</w:t>
        </w:r>
        <w:proofErr w:type="spellEnd"/>
        <w:r w:rsidR="003A12F7">
          <w:rPr>
            <w:szCs w:val="22"/>
            <w:lang w:val="en-US"/>
          </w:rPr>
          <w:t xml:space="preserve"> </w:t>
        </w:r>
        <w:proofErr w:type="spellStart"/>
        <w:r w:rsidR="003A12F7">
          <w:rPr>
            <w:szCs w:val="22"/>
            <w:lang w:val="en-US"/>
          </w:rPr>
          <w:t>Productivo</w:t>
        </w:r>
        <w:proofErr w:type="spellEnd"/>
        <w:r w:rsidR="003A12F7">
          <w:rPr>
            <w:szCs w:val="22"/>
            <w:lang w:val="en-US"/>
          </w:rPr>
          <w:t xml:space="preserve"> y </w:t>
        </w:r>
        <w:proofErr w:type="spellStart"/>
        <w:r w:rsidR="003A12F7">
          <w:rPr>
            <w:szCs w:val="22"/>
            <w:lang w:val="en-US"/>
          </w:rPr>
          <w:t>Empresarial</w:t>
        </w:r>
        <w:proofErr w:type="spellEnd"/>
        <w:r w:rsidR="003A12F7">
          <w:rPr>
            <w:szCs w:val="22"/>
            <w:lang w:val="en-US"/>
          </w:rPr>
          <w:t xml:space="preserve"> de la </w:t>
        </w:r>
        <w:proofErr w:type="spellStart"/>
        <w:r w:rsidR="003A12F7">
          <w:rPr>
            <w:szCs w:val="22"/>
            <w:lang w:val="en-US"/>
          </w:rPr>
          <w:t>Comisión</w:t>
        </w:r>
        <w:proofErr w:type="spellEnd"/>
        <w:r w:rsidR="003A12F7">
          <w:rPr>
            <w:szCs w:val="22"/>
            <w:lang w:val="en-US"/>
          </w:rPr>
          <w:t xml:space="preserve"> </w:t>
        </w:r>
        <w:proofErr w:type="spellStart"/>
        <w:r w:rsidR="003A12F7">
          <w:rPr>
            <w:szCs w:val="22"/>
            <w:lang w:val="en-US"/>
          </w:rPr>
          <w:t>Económica</w:t>
        </w:r>
        <w:proofErr w:type="spellEnd"/>
        <w:r w:rsidR="003A12F7">
          <w:rPr>
            <w:szCs w:val="22"/>
            <w:lang w:val="en-US"/>
          </w:rPr>
          <w:t xml:space="preserve"> </w:t>
        </w:r>
        <w:proofErr w:type="spellStart"/>
        <w:r w:rsidR="003A12F7">
          <w:rPr>
            <w:szCs w:val="22"/>
            <w:lang w:val="en-US"/>
          </w:rPr>
          <w:t>para</w:t>
        </w:r>
        <w:proofErr w:type="spellEnd"/>
        <w:r w:rsidR="003A12F7">
          <w:rPr>
            <w:szCs w:val="22"/>
            <w:lang w:val="en-US"/>
          </w:rPr>
          <w:t xml:space="preserve"> </w:t>
        </w:r>
        <w:proofErr w:type="spellStart"/>
        <w:r w:rsidR="003A12F7">
          <w:rPr>
            <w:szCs w:val="22"/>
            <w:lang w:val="en-US"/>
          </w:rPr>
          <w:t>América</w:t>
        </w:r>
        <w:proofErr w:type="spellEnd"/>
        <w:r w:rsidR="003A12F7">
          <w:rPr>
            <w:szCs w:val="22"/>
            <w:lang w:val="en-US"/>
          </w:rPr>
          <w:t xml:space="preserve"> Latina y el Caribe (2017) la Inversion </w:t>
        </w:r>
        <w:proofErr w:type="spellStart"/>
        <w:r w:rsidR="003A12F7">
          <w:rPr>
            <w:szCs w:val="22"/>
            <w:lang w:val="en-US"/>
          </w:rPr>
          <w:t>Extranjera</w:t>
        </w:r>
        <w:proofErr w:type="spellEnd"/>
        <w:r w:rsidR="003A12F7">
          <w:rPr>
            <w:szCs w:val="22"/>
            <w:lang w:val="en-US"/>
          </w:rPr>
          <w:t xml:space="preserve"> </w:t>
        </w:r>
        <w:proofErr w:type="spellStart"/>
        <w:r w:rsidR="003A12F7">
          <w:rPr>
            <w:szCs w:val="22"/>
            <w:lang w:val="en-US"/>
          </w:rPr>
          <w:t>Directa</w:t>
        </w:r>
      </w:ins>
      <w:proofErr w:type="spellEnd"/>
      <w:ins w:id="78" w:author="Daniel Montjoy Pita" w:date="2017-10-06T15:44:00Z">
        <w:r w:rsidR="00870707">
          <w:rPr>
            <w:szCs w:val="22"/>
            <w:lang w:val="en-US"/>
          </w:rPr>
          <w:t xml:space="preserve"> (IED)</w:t>
        </w:r>
      </w:ins>
      <w:ins w:id="79" w:author="Daniel Montjoy Pita" w:date="2017-10-06T15:39:00Z">
        <w:r w:rsidR="003A12F7">
          <w:rPr>
            <w:szCs w:val="22"/>
            <w:lang w:val="en-US"/>
          </w:rPr>
          <w:t xml:space="preserve"> en el </w:t>
        </w:r>
        <w:proofErr w:type="spellStart"/>
        <w:r w:rsidR="003A12F7">
          <w:rPr>
            <w:szCs w:val="22"/>
            <w:lang w:val="en-US"/>
          </w:rPr>
          <w:t>Perú</w:t>
        </w:r>
        <w:proofErr w:type="spellEnd"/>
        <w:r w:rsidR="003A12F7">
          <w:rPr>
            <w:szCs w:val="22"/>
            <w:lang w:val="en-US"/>
          </w:rPr>
          <w:t xml:space="preserve"> </w:t>
        </w:r>
        <w:proofErr w:type="spellStart"/>
        <w:r w:rsidR="003A12F7">
          <w:rPr>
            <w:szCs w:val="22"/>
            <w:lang w:val="en-US"/>
          </w:rPr>
          <w:t>totalizó</w:t>
        </w:r>
        <w:proofErr w:type="spellEnd"/>
        <w:r w:rsidR="003A12F7">
          <w:rPr>
            <w:szCs w:val="22"/>
            <w:lang w:val="en-US"/>
          </w:rPr>
          <w:t xml:space="preserve"> 6.863 </w:t>
        </w:r>
        <w:proofErr w:type="spellStart"/>
        <w:r w:rsidR="003A12F7">
          <w:rPr>
            <w:szCs w:val="22"/>
            <w:lang w:val="en-US"/>
          </w:rPr>
          <w:t>millones</w:t>
        </w:r>
        <w:proofErr w:type="spellEnd"/>
        <w:r w:rsidR="003A12F7">
          <w:rPr>
            <w:szCs w:val="22"/>
            <w:lang w:val="en-US"/>
          </w:rPr>
          <w:t xml:space="preserve"> de </w:t>
        </w:r>
        <w:proofErr w:type="spellStart"/>
        <w:r w:rsidR="003A12F7">
          <w:rPr>
            <w:szCs w:val="22"/>
            <w:lang w:val="en-US"/>
          </w:rPr>
          <w:t>dólares</w:t>
        </w:r>
        <w:proofErr w:type="spellEnd"/>
        <w:r w:rsidR="003A12F7">
          <w:rPr>
            <w:szCs w:val="22"/>
            <w:lang w:val="en-US"/>
          </w:rPr>
          <w:t xml:space="preserve"> en el 2016</w:t>
        </w:r>
      </w:ins>
      <w:ins w:id="80" w:author="Daniel Montjoy Pita" w:date="2017-10-06T15:46:00Z">
        <w:r w:rsidR="0058329C">
          <w:rPr>
            <w:szCs w:val="22"/>
            <w:lang w:val="en-US"/>
          </w:rPr>
          <w:t xml:space="preserve">, </w:t>
        </w:r>
        <w:proofErr w:type="spellStart"/>
        <w:r w:rsidR="0058329C">
          <w:rPr>
            <w:szCs w:val="22"/>
            <w:lang w:val="en-US"/>
          </w:rPr>
          <w:t>cayendo</w:t>
        </w:r>
        <w:proofErr w:type="spellEnd"/>
        <w:r w:rsidR="0058329C">
          <w:rPr>
            <w:szCs w:val="22"/>
            <w:lang w:val="en-US"/>
          </w:rPr>
          <w:t xml:space="preserve"> un 17% </w:t>
        </w:r>
      </w:ins>
      <w:proofErr w:type="spellStart"/>
      <w:ins w:id="81" w:author="Daniel Montjoy Pita" w:date="2017-10-10T09:17:00Z">
        <w:r w:rsidR="00D11E36">
          <w:rPr>
            <w:szCs w:val="22"/>
            <w:lang w:val="en-US"/>
          </w:rPr>
          <w:t>respecto</w:t>
        </w:r>
      </w:ins>
      <w:proofErr w:type="spellEnd"/>
      <w:ins w:id="82" w:author="Daniel Montjoy Pita" w:date="2017-10-10T09:16:00Z">
        <w:r w:rsidR="00D11E36">
          <w:rPr>
            <w:szCs w:val="22"/>
            <w:lang w:val="en-US"/>
          </w:rPr>
          <w:t xml:space="preserve"> </w:t>
        </w:r>
      </w:ins>
      <w:ins w:id="83" w:author="Daniel Montjoy Pita" w:date="2017-10-10T09:17:00Z">
        <w:r w:rsidR="00D11E36">
          <w:rPr>
            <w:szCs w:val="22"/>
            <w:lang w:val="en-US"/>
          </w:rPr>
          <w:t>del</w:t>
        </w:r>
      </w:ins>
      <w:ins w:id="84" w:author="Daniel Montjoy Pita" w:date="2017-10-06T15:46:00Z">
        <w:r w:rsidR="0058329C">
          <w:rPr>
            <w:szCs w:val="22"/>
            <w:lang w:val="en-US"/>
          </w:rPr>
          <w:t xml:space="preserve"> 2015</w:t>
        </w:r>
      </w:ins>
      <w:ins w:id="85" w:author="Daniel Montjoy Pita" w:date="2017-10-06T15:39:00Z">
        <w:r w:rsidR="003A12F7">
          <w:rPr>
            <w:szCs w:val="22"/>
            <w:lang w:val="en-US"/>
          </w:rPr>
          <w:t xml:space="preserve"> </w:t>
        </w:r>
        <w:proofErr w:type="spellStart"/>
        <w:r w:rsidR="003A12F7">
          <w:rPr>
            <w:szCs w:val="22"/>
            <w:lang w:val="en-US"/>
          </w:rPr>
          <w:t>debido</w:t>
        </w:r>
        <w:proofErr w:type="spellEnd"/>
        <w:r w:rsidR="003A12F7">
          <w:rPr>
            <w:szCs w:val="22"/>
            <w:lang w:val="en-US"/>
          </w:rPr>
          <w:t xml:space="preserve"> a un </w:t>
        </w:r>
        <w:proofErr w:type="spellStart"/>
        <w:r w:rsidR="003A12F7">
          <w:rPr>
            <w:szCs w:val="22"/>
            <w:lang w:val="en-US"/>
          </w:rPr>
          <w:t>menor</w:t>
        </w:r>
        <w:proofErr w:type="spellEnd"/>
        <w:r w:rsidR="003A12F7">
          <w:rPr>
            <w:szCs w:val="22"/>
            <w:lang w:val="en-US"/>
          </w:rPr>
          <w:t xml:space="preserve"> </w:t>
        </w:r>
        <w:proofErr w:type="spellStart"/>
        <w:r w:rsidR="003A12F7">
          <w:rPr>
            <w:szCs w:val="22"/>
            <w:lang w:val="en-US"/>
          </w:rPr>
          <w:t>ingreso</w:t>
        </w:r>
        <w:proofErr w:type="spellEnd"/>
        <w:r w:rsidR="003A12F7">
          <w:rPr>
            <w:szCs w:val="22"/>
            <w:lang w:val="en-US"/>
          </w:rPr>
          <w:t xml:space="preserve"> de </w:t>
        </w:r>
        <w:proofErr w:type="spellStart"/>
        <w:r w:rsidR="003A12F7">
          <w:rPr>
            <w:szCs w:val="22"/>
            <w:lang w:val="en-US"/>
          </w:rPr>
          <w:t>capitales</w:t>
        </w:r>
        <w:proofErr w:type="spellEnd"/>
        <w:r w:rsidR="003A12F7">
          <w:rPr>
            <w:szCs w:val="22"/>
            <w:lang w:val="en-US"/>
          </w:rPr>
          <w:t>.</w:t>
        </w:r>
      </w:ins>
      <w:ins w:id="86" w:author="Daniel Montjoy Pita" w:date="2017-10-06T15:45:00Z">
        <w:r w:rsidR="00870707">
          <w:rPr>
            <w:szCs w:val="22"/>
            <w:lang w:val="en-US"/>
          </w:rPr>
          <w:t xml:space="preserve"> </w:t>
        </w:r>
        <w:proofErr w:type="gramStart"/>
        <w:r w:rsidR="00870707">
          <w:rPr>
            <w:szCs w:val="22"/>
            <w:lang w:val="en-US"/>
          </w:rPr>
          <w:t xml:space="preserve">Los </w:t>
        </w:r>
        <w:proofErr w:type="spellStart"/>
        <w:r w:rsidR="00870707">
          <w:rPr>
            <w:szCs w:val="22"/>
            <w:lang w:val="en-US"/>
          </w:rPr>
          <w:t>principal</w:t>
        </w:r>
      </w:ins>
      <w:ins w:id="87" w:author="Daniel Montjoy Pita" w:date="2017-10-09T13:02:00Z">
        <w:r w:rsidR="00314638">
          <w:rPr>
            <w:szCs w:val="22"/>
            <w:lang w:val="en-US"/>
          </w:rPr>
          <w:t>e</w:t>
        </w:r>
      </w:ins>
      <w:ins w:id="88" w:author="Daniel Montjoy Pita" w:date="2017-10-06T15:45:00Z">
        <w:r w:rsidR="00870707">
          <w:rPr>
            <w:szCs w:val="22"/>
            <w:lang w:val="en-US"/>
          </w:rPr>
          <w:t>s</w:t>
        </w:r>
        <w:proofErr w:type="spellEnd"/>
        <w:r w:rsidR="00870707">
          <w:rPr>
            <w:szCs w:val="22"/>
            <w:lang w:val="en-US"/>
          </w:rPr>
          <w:t xml:space="preserve"> </w:t>
        </w:r>
        <w:proofErr w:type="spellStart"/>
        <w:r w:rsidR="00870707">
          <w:rPr>
            <w:szCs w:val="22"/>
            <w:lang w:val="en-US"/>
          </w:rPr>
          <w:t>conceptos</w:t>
        </w:r>
        <w:proofErr w:type="spellEnd"/>
        <w:r w:rsidR="00870707">
          <w:rPr>
            <w:szCs w:val="22"/>
            <w:lang w:val="en-US"/>
          </w:rPr>
          <w:t xml:space="preserve"> de la IED </w:t>
        </w:r>
      </w:ins>
      <w:ins w:id="89" w:author="Daniel Montjoy Pita" w:date="2017-10-09T13:02:00Z">
        <w:r w:rsidR="00314638">
          <w:rPr>
            <w:szCs w:val="22"/>
            <w:lang w:val="en-US"/>
          </w:rPr>
          <w:t xml:space="preserve">en el </w:t>
        </w:r>
        <w:proofErr w:type="spellStart"/>
        <w:r w:rsidR="00314638">
          <w:rPr>
            <w:szCs w:val="22"/>
            <w:lang w:val="en-US"/>
          </w:rPr>
          <w:t>país</w:t>
        </w:r>
        <w:proofErr w:type="spellEnd"/>
        <w:r w:rsidR="00314638">
          <w:rPr>
            <w:szCs w:val="22"/>
            <w:lang w:val="en-US"/>
          </w:rPr>
          <w:t xml:space="preserve"> </w:t>
        </w:r>
      </w:ins>
      <w:proofErr w:type="spellStart"/>
      <w:ins w:id="90" w:author="Daniel Montjoy Pita" w:date="2017-10-06T15:45:00Z">
        <w:r w:rsidR="00870707">
          <w:rPr>
            <w:szCs w:val="22"/>
            <w:lang w:val="en-US"/>
          </w:rPr>
          <w:t>correspondieron</w:t>
        </w:r>
        <w:proofErr w:type="spellEnd"/>
        <w:r w:rsidR="00870707">
          <w:rPr>
            <w:szCs w:val="22"/>
            <w:lang w:val="en-US"/>
          </w:rPr>
          <w:t xml:space="preserve"> a </w:t>
        </w:r>
        <w:proofErr w:type="spellStart"/>
        <w:r w:rsidR="00870707">
          <w:rPr>
            <w:szCs w:val="22"/>
            <w:lang w:val="en-US"/>
          </w:rPr>
          <w:t>transporte</w:t>
        </w:r>
        <w:proofErr w:type="spellEnd"/>
        <w:r w:rsidR="00870707">
          <w:rPr>
            <w:szCs w:val="22"/>
            <w:lang w:val="en-US"/>
          </w:rPr>
          <w:t xml:space="preserve"> y </w:t>
        </w:r>
        <w:proofErr w:type="spellStart"/>
        <w:r w:rsidR="00870707">
          <w:rPr>
            <w:szCs w:val="22"/>
            <w:lang w:val="en-US"/>
          </w:rPr>
          <w:t>logística</w:t>
        </w:r>
        <w:proofErr w:type="spellEnd"/>
        <w:r w:rsidR="00870707">
          <w:rPr>
            <w:szCs w:val="22"/>
            <w:lang w:val="en-US"/>
          </w:rPr>
          <w:t xml:space="preserve"> y </w:t>
        </w:r>
        <w:proofErr w:type="spellStart"/>
        <w:r w:rsidR="00870707">
          <w:rPr>
            <w:szCs w:val="22"/>
            <w:lang w:val="en-US"/>
          </w:rPr>
          <w:t>energías</w:t>
        </w:r>
        <w:proofErr w:type="spellEnd"/>
        <w:r w:rsidR="00870707">
          <w:rPr>
            <w:szCs w:val="22"/>
            <w:lang w:val="en-US"/>
          </w:rPr>
          <w:t xml:space="preserve"> </w:t>
        </w:r>
        <w:proofErr w:type="spellStart"/>
        <w:r w:rsidR="00870707">
          <w:rPr>
            <w:szCs w:val="22"/>
            <w:lang w:val="en-US"/>
          </w:rPr>
          <w:t>renovables</w:t>
        </w:r>
      </w:ins>
      <w:proofErr w:type="spellEnd"/>
      <w:ins w:id="91" w:author="Daniel Montjoy Pita" w:date="2017-10-06T15:44:00Z">
        <w:r w:rsidR="00870707">
          <w:rPr>
            <w:szCs w:val="22"/>
            <w:lang w:val="en-US"/>
          </w:rPr>
          <w:t>.</w:t>
        </w:r>
      </w:ins>
      <w:proofErr w:type="gramEnd"/>
      <w:ins w:id="92" w:author="Daniel Montjoy Pita" w:date="2017-10-06T15:45:00Z">
        <w:r w:rsidR="00870707">
          <w:rPr>
            <w:szCs w:val="22"/>
            <w:lang w:val="en-US"/>
          </w:rPr>
          <w:t xml:space="preserve"> </w:t>
        </w:r>
      </w:ins>
      <w:proofErr w:type="spellStart"/>
      <w:ins w:id="93" w:author="Daniel Montjoy Pita" w:date="2017-10-06T15:40:00Z">
        <w:r w:rsidR="003A12F7">
          <w:rPr>
            <w:szCs w:val="22"/>
            <w:lang w:val="en-US"/>
          </w:rPr>
          <w:t>Además</w:t>
        </w:r>
        <w:proofErr w:type="spellEnd"/>
        <w:r w:rsidR="003A12F7">
          <w:rPr>
            <w:szCs w:val="22"/>
            <w:lang w:val="en-US"/>
          </w:rPr>
          <w:t xml:space="preserve">, </w:t>
        </w:r>
        <w:r w:rsidR="003A12F7">
          <w:rPr>
            <w:color w:val="000000"/>
          </w:rPr>
          <w:t>s</w:t>
        </w:r>
      </w:ins>
      <w:moveToRangeStart w:id="94" w:author="Daniel Montjoy Pita" w:date="2017-10-06T15:40:00Z" w:name="move495067765"/>
      <w:moveTo w:id="95" w:author="Daniel Montjoy Pita" w:date="2017-10-06T15:40:00Z">
        <w:del w:id="96" w:author="Daniel Montjoy Pita" w:date="2017-10-06T15:40:00Z">
          <w:r w:rsidR="003A12F7" w:rsidRPr="00242E3C" w:rsidDel="003A12F7">
            <w:rPr>
              <w:color w:val="000000"/>
            </w:rPr>
            <w:delText>S</w:delText>
          </w:r>
        </w:del>
        <w:r w:rsidR="003A12F7" w:rsidRPr="00242E3C">
          <w:rPr>
            <w:color w:val="000000"/>
          </w:rPr>
          <w:t xml:space="preserve">e observa incertidumbre respecto al tipo de cambio, pues, a diciembre de 2016, según el </w:t>
        </w:r>
        <w:r w:rsidR="003A12F7" w:rsidRPr="00242E3C">
          <w:t>BCRP (2016c) el</w:t>
        </w:r>
        <w:r w:rsidR="003A12F7" w:rsidRPr="00242E3C">
          <w:rPr>
            <w:color w:val="000000"/>
          </w:rPr>
          <w:t xml:space="preserve"> sol peruano continuaba depreciándose frente al dólar norteamericano, la expectativa era que al 2018 esté en el rango de 3,50 a 3,52 soles por USD.</w:t>
        </w:r>
        <w:del w:id="97" w:author="Daniel Montjoy Pita" w:date="2017-10-06T15:41:00Z">
          <w:r w:rsidR="003A12F7" w:rsidRPr="00242E3C" w:rsidDel="003A12F7">
            <w:rPr>
              <w:color w:val="000000"/>
            </w:rPr>
            <w:delText xml:space="preserve"> </w:delText>
          </w:r>
          <w:r w:rsidR="003A12F7" w:rsidDel="003A12F7">
            <w:rPr>
              <w:color w:val="000000"/>
            </w:rPr>
            <w:delText xml:space="preserve"> </w:delText>
          </w:r>
        </w:del>
      </w:moveTo>
      <w:moveToRangeEnd w:id="94"/>
    </w:p>
    <w:p w:rsidR="00262391" w:rsidRPr="00242E3C" w:rsidDel="00870707" w:rsidRDefault="00B97E9A" w:rsidP="006273BD">
      <w:pPr>
        <w:rPr>
          <w:del w:id="98" w:author="Daniel Montjoy Pita" w:date="2017-10-06T15:46:00Z"/>
          <w:color w:val="000000"/>
        </w:rPr>
      </w:pPr>
      <w:del w:id="99" w:author="Daniel Montjoy Pita" w:date="2017-10-06T15:10:00Z">
        <w:r w:rsidRPr="00242E3C" w:rsidDel="00262391">
          <w:rPr>
            <w:color w:val="000000"/>
          </w:rPr>
          <w:lastRenderedPageBreak/>
          <w:delText>Pero</w:delText>
        </w:r>
        <w:r w:rsidR="00720159" w:rsidRPr="00242E3C" w:rsidDel="00262391">
          <w:rPr>
            <w:color w:val="000000"/>
          </w:rPr>
          <w:delText>,</w:delText>
        </w:r>
        <w:r w:rsidRPr="00242E3C" w:rsidDel="00262391">
          <w:rPr>
            <w:color w:val="000000"/>
          </w:rPr>
          <w:delText xml:space="preserve"> ahora</w:delText>
        </w:r>
        <w:r w:rsidR="00720159" w:rsidRPr="00242E3C" w:rsidDel="00262391">
          <w:rPr>
            <w:color w:val="000000"/>
          </w:rPr>
          <w:delText>,</w:delText>
        </w:r>
        <w:r w:rsidR="008458F5" w:rsidRPr="00242E3C" w:rsidDel="00262391">
          <w:rPr>
            <w:color w:val="000000"/>
          </w:rPr>
          <w:delText xml:space="preserve"> </w:delText>
        </w:r>
        <w:r w:rsidRPr="00242E3C" w:rsidDel="00262391">
          <w:rPr>
            <w:color w:val="000000"/>
          </w:rPr>
          <w:delText>con</w:delText>
        </w:r>
        <w:r w:rsidR="008458F5" w:rsidRPr="00242E3C" w:rsidDel="00262391">
          <w:rPr>
            <w:color w:val="000000"/>
          </w:rPr>
          <w:delText xml:space="preserve"> las nuevas coyunturas </w:delText>
        </w:r>
        <w:r w:rsidR="00767E6D" w:rsidRPr="00242E3C" w:rsidDel="00262391">
          <w:rPr>
            <w:color w:val="000000"/>
          </w:rPr>
          <w:delText>globales</w:delText>
        </w:r>
        <w:r w:rsidRPr="00242E3C" w:rsidDel="00262391">
          <w:rPr>
            <w:color w:val="000000"/>
          </w:rPr>
          <w:delText>,</w:delText>
        </w:r>
        <w:r w:rsidR="00767E6D" w:rsidRPr="00242E3C" w:rsidDel="00262391">
          <w:rPr>
            <w:color w:val="000000"/>
          </w:rPr>
          <w:delText xml:space="preserve"> como la elección del </w:delText>
        </w:r>
        <w:r w:rsidR="00720159" w:rsidRPr="00242E3C" w:rsidDel="00262391">
          <w:rPr>
            <w:color w:val="000000"/>
          </w:rPr>
          <w:delText>p</w:delText>
        </w:r>
        <w:r w:rsidR="00767E6D" w:rsidRPr="00242E3C" w:rsidDel="00262391">
          <w:rPr>
            <w:color w:val="000000"/>
          </w:rPr>
          <w:delText xml:space="preserve">residente </w:delText>
        </w:r>
        <w:r w:rsidRPr="00242E3C" w:rsidDel="00262391">
          <w:rPr>
            <w:color w:val="000000"/>
          </w:rPr>
          <w:delText>Donald Trump,</w:delText>
        </w:r>
        <w:r w:rsidR="004103BA" w:rsidRPr="00242E3C" w:rsidDel="00262391">
          <w:rPr>
            <w:color w:val="000000"/>
          </w:rPr>
          <w:delText xml:space="preserve"> hace</w:delText>
        </w:r>
        <w:r w:rsidRPr="00242E3C" w:rsidDel="00262391">
          <w:rPr>
            <w:color w:val="000000"/>
          </w:rPr>
          <w:delText>n que las</w:delText>
        </w:r>
        <w:r w:rsidR="004103BA" w:rsidRPr="00242E3C" w:rsidDel="00262391">
          <w:rPr>
            <w:color w:val="000000"/>
          </w:rPr>
          <w:delText xml:space="preserve"> expectativas del tipo de cambio disminuyan entre 3</w:delText>
        </w:r>
        <w:r w:rsidR="00720159" w:rsidRPr="00242E3C" w:rsidDel="00262391">
          <w:rPr>
            <w:color w:val="000000"/>
          </w:rPr>
          <w:delText>,</w:delText>
        </w:r>
        <w:r w:rsidR="004103BA" w:rsidRPr="00242E3C" w:rsidDel="00262391">
          <w:rPr>
            <w:color w:val="000000"/>
          </w:rPr>
          <w:delText>42 y 3</w:delText>
        </w:r>
        <w:r w:rsidR="00720159" w:rsidRPr="00242E3C" w:rsidDel="00262391">
          <w:rPr>
            <w:color w:val="000000"/>
          </w:rPr>
          <w:delText>,</w:delText>
        </w:r>
        <w:r w:rsidR="004103BA" w:rsidRPr="00242E3C" w:rsidDel="00262391">
          <w:rPr>
            <w:color w:val="000000"/>
          </w:rPr>
          <w:delText xml:space="preserve">48 </w:delText>
        </w:r>
        <w:r w:rsidR="00720159" w:rsidRPr="00242E3C" w:rsidDel="00262391">
          <w:rPr>
            <w:color w:val="000000"/>
          </w:rPr>
          <w:delText>s</w:delText>
        </w:r>
        <w:r w:rsidR="004103BA" w:rsidRPr="00242E3C" w:rsidDel="00262391">
          <w:rPr>
            <w:color w:val="000000"/>
          </w:rPr>
          <w:delText xml:space="preserve">oles por </w:delText>
        </w:r>
        <w:r w:rsidR="00720159" w:rsidRPr="00242E3C" w:rsidDel="00262391">
          <w:rPr>
            <w:color w:val="000000"/>
          </w:rPr>
          <w:delText>d</w:delText>
        </w:r>
        <w:r w:rsidR="004103BA" w:rsidRPr="00242E3C" w:rsidDel="00262391">
          <w:rPr>
            <w:color w:val="000000"/>
          </w:rPr>
          <w:delText>ólar.</w:delText>
        </w:r>
      </w:del>
    </w:p>
    <w:p w:rsidR="003F43FD" w:rsidRPr="00242E3C" w:rsidRDefault="003F43FD" w:rsidP="006273BD">
      <w:pPr>
        <w:rPr>
          <w:color w:val="000000"/>
        </w:rPr>
      </w:pPr>
      <w:r w:rsidRPr="00242E3C">
        <w:rPr>
          <w:color w:val="000000"/>
        </w:rPr>
        <w:t xml:space="preserve">En la </w:t>
      </w:r>
      <w:r w:rsidR="006273BD" w:rsidRPr="00242E3C">
        <w:rPr>
          <w:color w:val="000000"/>
        </w:rPr>
        <w:t>tabla 2</w:t>
      </w:r>
      <w:r w:rsidR="00ED1792" w:rsidRPr="00242E3C">
        <w:rPr>
          <w:color w:val="000000"/>
        </w:rPr>
        <w:t xml:space="preserve"> se observa con detalle el análisis </w:t>
      </w:r>
      <w:r w:rsidRPr="00242E3C">
        <w:rPr>
          <w:color w:val="000000"/>
        </w:rPr>
        <w:t xml:space="preserve">donde se obtiene que el </w:t>
      </w:r>
      <w:r w:rsidR="00B14177" w:rsidRPr="00242E3C">
        <w:rPr>
          <w:color w:val="000000"/>
        </w:rPr>
        <w:t xml:space="preserve">entorno económico </w:t>
      </w:r>
      <w:proofErr w:type="gramStart"/>
      <w:r w:rsidR="000C65C8" w:rsidRPr="00242E3C">
        <w:rPr>
          <w:color w:val="000000"/>
        </w:rPr>
        <w:t>e</w:t>
      </w:r>
      <w:r w:rsidR="00ED1792" w:rsidRPr="00242E3C">
        <w:rPr>
          <w:color w:val="000000"/>
        </w:rPr>
        <w:t>s</w:t>
      </w:r>
      <w:proofErr w:type="gramEnd"/>
      <w:r w:rsidR="000C65C8" w:rsidRPr="00242E3C">
        <w:rPr>
          <w:color w:val="000000"/>
        </w:rPr>
        <w:t xml:space="preserve"> una oportunidad.</w:t>
      </w:r>
    </w:p>
    <w:p w:rsidR="000F0447" w:rsidRPr="00242E3C" w:rsidDel="00262391" w:rsidRDefault="000F0447" w:rsidP="005B45CF">
      <w:pPr>
        <w:spacing w:line="240" w:lineRule="auto"/>
        <w:rPr>
          <w:del w:id="100" w:author="Daniel Montjoy Pita" w:date="2017-10-06T15:11:00Z"/>
          <w:color w:val="000000"/>
        </w:rPr>
      </w:pPr>
    </w:p>
    <w:p w:rsidR="00CA1DA2" w:rsidRPr="00242E3C" w:rsidRDefault="006337D1" w:rsidP="00582BAE">
      <w:pPr>
        <w:pStyle w:val="Epgrafe"/>
        <w:outlineLvl w:val="0"/>
      </w:pPr>
      <w:bookmarkStart w:id="101" w:name="_Ref473296584"/>
      <w:bookmarkStart w:id="102" w:name="_Toc491614496"/>
      <w:r w:rsidRPr="00242E3C">
        <w:t xml:space="preserve">Tabla </w:t>
      </w:r>
      <w:bookmarkEnd w:id="101"/>
      <w:r w:rsidR="006273BD" w:rsidRPr="00242E3C">
        <w:t>2</w:t>
      </w:r>
      <w:r w:rsidRPr="00242E3C">
        <w:t xml:space="preserve">. Entorno </w:t>
      </w:r>
      <w:r w:rsidR="006273BD" w:rsidRPr="00242E3C">
        <w:t>e</w:t>
      </w:r>
      <w:r w:rsidRPr="00242E3C">
        <w:t>conómico</w:t>
      </w:r>
      <w:bookmarkEnd w:id="102"/>
    </w:p>
    <w:tbl>
      <w:tblPr>
        <w:tblStyle w:val="TablaTesisnormal"/>
        <w:tblW w:w="4921" w:type="pct"/>
        <w:jc w:val="center"/>
        <w:tblLook w:val="04A0" w:firstRow="1" w:lastRow="0" w:firstColumn="1" w:lastColumn="0" w:noHBand="0" w:noVBand="1"/>
        <w:tblCaption w:val="xxxx"/>
      </w:tblPr>
      <w:tblGrid>
        <w:gridCol w:w="541"/>
        <w:gridCol w:w="2132"/>
        <w:gridCol w:w="2595"/>
        <w:gridCol w:w="2010"/>
        <w:gridCol w:w="1303"/>
      </w:tblGrid>
      <w:tr w:rsidR="00EF4932" w:rsidRPr="00242E3C" w:rsidTr="00D32394">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D32394">
            <w:pPr>
              <w:spacing w:line="240" w:lineRule="auto"/>
              <w:jc w:val="center"/>
              <w:rPr>
                <w:bCs/>
                <w:color w:val="000000"/>
                <w:szCs w:val="16"/>
              </w:rPr>
            </w:pPr>
            <w:r w:rsidRPr="00242E3C">
              <w:rPr>
                <w:bCs/>
                <w:color w:val="000000"/>
                <w:szCs w:val="16"/>
              </w:rPr>
              <w:t>Peso</w:t>
            </w:r>
          </w:p>
        </w:tc>
        <w:tc>
          <w:tcPr>
            <w:tcW w:w="1242" w:type="pct"/>
            <w:hideMark/>
          </w:tcPr>
          <w:p w:rsidR="00207871" w:rsidRPr="00242E3C" w:rsidRDefault="00207871" w:rsidP="00D32394">
            <w:pPr>
              <w:spacing w:line="240" w:lineRule="auto"/>
              <w:jc w:val="center"/>
              <w:rPr>
                <w:bCs/>
                <w:color w:val="000000"/>
                <w:szCs w:val="16"/>
              </w:rPr>
            </w:pPr>
            <w:r w:rsidRPr="00242E3C">
              <w:rPr>
                <w:bCs/>
                <w:color w:val="000000"/>
                <w:szCs w:val="16"/>
              </w:rPr>
              <w:t>Tendencia</w:t>
            </w:r>
          </w:p>
        </w:tc>
        <w:tc>
          <w:tcPr>
            <w:tcW w:w="1512" w:type="pct"/>
            <w:hideMark/>
          </w:tcPr>
          <w:p w:rsidR="00207871" w:rsidRPr="00242E3C" w:rsidRDefault="00207871" w:rsidP="00D32394">
            <w:pPr>
              <w:spacing w:line="240" w:lineRule="auto"/>
              <w:jc w:val="center"/>
              <w:rPr>
                <w:bCs/>
                <w:color w:val="000000"/>
                <w:szCs w:val="16"/>
              </w:rPr>
            </w:pPr>
            <w:r w:rsidRPr="00242E3C">
              <w:rPr>
                <w:bCs/>
                <w:color w:val="000000"/>
                <w:szCs w:val="16"/>
              </w:rPr>
              <w:t>Impacto en la industria</w:t>
            </w:r>
          </w:p>
        </w:tc>
        <w:tc>
          <w:tcPr>
            <w:tcW w:w="1171" w:type="pct"/>
            <w:hideMark/>
          </w:tcPr>
          <w:p w:rsidR="00207871" w:rsidRPr="00242E3C" w:rsidRDefault="00207871" w:rsidP="00D32394">
            <w:pPr>
              <w:spacing w:line="240" w:lineRule="auto"/>
              <w:jc w:val="center"/>
              <w:rPr>
                <w:bCs/>
                <w:color w:val="000000"/>
                <w:szCs w:val="16"/>
              </w:rPr>
            </w:pPr>
            <w:r w:rsidRPr="00242E3C">
              <w:rPr>
                <w:bCs/>
                <w:color w:val="000000"/>
                <w:szCs w:val="16"/>
              </w:rPr>
              <w:t>Efecto probable en la empresa</w:t>
            </w:r>
          </w:p>
        </w:tc>
        <w:tc>
          <w:tcPr>
            <w:tcW w:w="760" w:type="pct"/>
            <w:hideMark/>
          </w:tcPr>
          <w:p w:rsidR="00207871" w:rsidRPr="00242E3C" w:rsidRDefault="00207871" w:rsidP="00D32394">
            <w:pPr>
              <w:spacing w:line="240" w:lineRule="auto"/>
              <w:jc w:val="center"/>
              <w:rPr>
                <w:bCs/>
                <w:color w:val="000000"/>
                <w:szCs w:val="16"/>
              </w:rPr>
            </w:pPr>
            <w:r w:rsidRPr="00242E3C">
              <w:rPr>
                <w:bCs/>
                <w:color w:val="000000"/>
                <w:szCs w:val="16"/>
              </w:rPr>
              <w:t>Amenaza/ 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pPr>
              <w:spacing w:line="240" w:lineRule="auto"/>
              <w:jc w:val="left"/>
              <w:rPr>
                <w:color w:val="000000"/>
                <w:szCs w:val="16"/>
              </w:rPr>
            </w:pPr>
            <w:r w:rsidRPr="00242E3C">
              <w:rPr>
                <w:color w:val="000000"/>
                <w:szCs w:val="16"/>
              </w:rPr>
              <w:t>Crecimiento del PBI</w:t>
            </w:r>
            <w:ins w:id="103" w:author="Daniel Montjoy Pita" w:date="2017-10-06T15:41:00Z">
              <w:r w:rsidR="003A12F7">
                <w:rPr>
                  <w:color w:val="000000"/>
                  <w:szCs w:val="16"/>
                </w:rPr>
                <w:t>.</w:t>
              </w:r>
            </w:ins>
            <w:del w:id="104" w:author="Daniel Montjoy Pita" w:date="2017-10-06T15:41:00Z">
              <w:r w:rsidRPr="00242E3C" w:rsidDel="003A12F7">
                <w:rPr>
                  <w:color w:val="000000"/>
                  <w:szCs w:val="16"/>
                </w:rPr>
                <w:delText xml:space="preserve"> alrededor de 3</w:delText>
              </w:r>
              <w:r w:rsidR="00D32394" w:rsidRPr="00242E3C" w:rsidDel="003A12F7">
                <w:rPr>
                  <w:color w:val="000000"/>
                  <w:szCs w:val="16"/>
                </w:rPr>
                <w:delText>,</w:delText>
              </w:r>
              <w:r w:rsidRPr="00242E3C" w:rsidDel="003A12F7">
                <w:rPr>
                  <w:color w:val="000000"/>
                  <w:szCs w:val="16"/>
                </w:rPr>
                <w:delText>4%.</w:delText>
              </w:r>
            </w:del>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Convergencia de la inflación entre 2 y 2.8%.</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40%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Volatilidad del tipo de cambio.</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Dificultad en la planificación de los flujos financieros.</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Variaciones de costos y capital de trabajo.</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Amenaza.</w:t>
            </w:r>
          </w:p>
        </w:tc>
      </w:tr>
    </w:tbl>
    <w:p w:rsidR="006337D1" w:rsidRPr="00242E3C" w:rsidRDefault="00883C30" w:rsidP="00883C30">
      <w:pPr>
        <w:pStyle w:val="Nota"/>
      </w:pPr>
      <w:r w:rsidRPr="00242E3C">
        <w:t xml:space="preserve">Fuente: Elaboración propia 2016. </w:t>
      </w:r>
    </w:p>
    <w:p w:rsidR="000F0447" w:rsidRPr="00242E3C" w:rsidRDefault="000F0447" w:rsidP="005B45CF">
      <w:pPr>
        <w:pStyle w:val="Nota"/>
        <w:spacing w:line="240" w:lineRule="auto"/>
        <w:rPr>
          <w:sz w:val="22"/>
        </w:rPr>
      </w:pPr>
    </w:p>
    <w:p w:rsidR="00921F0C" w:rsidRPr="00242E3C" w:rsidRDefault="00C83D3C" w:rsidP="006273BD">
      <w:pPr>
        <w:spacing w:line="240" w:lineRule="auto"/>
        <w:ind w:left="340" w:hanging="340"/>
      </w:pPr>
      <w:bookmarkStart w:id="105" w:name="_Toc469493450"/>
      <w:bookmarkStart w:id="106" w:name="_Toc469493850"/>
      <w:bookmarkStart w:id="107" w:name="_Toc469495253"/>
      <w:bookmarkStart w:id="108" w:name="_Toc469495450"/>
      <w:bookmarkStart w:id="109" w:name="_Toc491614541"/>
      <w:r w:rsidRPr="00242E3C">
        <w:rPr>
          <w:b/>
        </w:rPr>
        <w:t>1.3</w:t>
      </w:r>
      <w:r w:rsidRPr="00242E3C">
        <w:rPr>
          <w:b/>
        </w:rPr>
        <w:tab/>
      </w:r>
      <w:r w:rsidR="00921F0C" w:rsidRPr="00242E3C">
        <w:rPr>
          <w:b/>
        </w:rPr>
        <w:t>Entorno social</w:t>
      </w:r>
      <w:bookmarkEnd w:id="105"/>
      <w:bookmarkEnd w:id="106"/>
      <w:bookmarkEnd w:id="107"/>
      <w:bookmarkEnd w:id="108"/>
      <w:bookmarkEnd w:id="109"/>
      <w:r w:rsidR="00921F0C" w:rsidRPr="00242E3C">
        <w:t xml:space="preserve"> </w:t>
      </w:r>
    </w:p>
    <w:p w:rsidR="00A50198" w:rsidRPr="00242E3C" w:rsidRDefault="00A50198" w:rsidP="005B45CF">
      <w:pPr>
        <w:spacing w:line="240" w:lineRule="auto"/>
        <w:rPr>
          <w:lang w:eastAsia="en-US"/>
        </w:rPr>
      </w:pPr>
    </w:p>
    <w:p w:rsidR="004C28AB" w:rsidRPr="00242E3C" w:rsidRDefault="00DB57EC" w:rsidP="00267C82">
      <w:pPr>
        <w:rPr>
          <w:color w:val="000000"/>
        </w:rPr>
      </w:pPr>
      <w:r w:rsidRPr="00242E3C">
        <w:rPr>
          <w:color w:val="000000"/>
        </w:rPr>
        <w:t>De acuerdo a</w:t>
      </w:r>
      <w:r w:rsidR="00CD3B3E" w:rsidRPr="00242E3C">
        <w:rPr>
          <w:color w:val="000000"/>
        </w:rPr>
        <w:t xml:space="preserve">l </w:t>
      </w:r>
      <w:r w:rsidR="00276EB1" w:rsidRPr="00242E3C">
        <w:t>Instituto Nacional de Estadística e Informática (</w:t>
      </w:r>
      <w:r w:rsidR="00D32394" w:rsidRPr="00242E3C">
        <w:t xml:space="preserve">INEI </w:t>
      </w:r>
      <w:r w:rsidR="00276EB1" w:rsidRPr="00242E3C">
        <w:t>201</w:t>
      </w:r>
      <w:r w:rsidR="0052460C" w:rsidRPr="00242E3C">
        <w:t>2</w:t>
      </w:r>
      <w:r w:rsidR="00276EB1" w:rsidRPr="00242E3C">
        <w:t xml:space="preserve">) </w:t>
      </w:r>
      <w:r w:rsidR="00D32394" w:rsidRPr="00242E3C">
        <w:rPr>
          <w:color w:val="000000"/>
        </w:rPr>
        <w:t xml:space="preserve">en el Perú </w:t>
      </w:r>
      <w:r w:rsidR="00DF451A" w:rsidRPr="00242E3C">
        <w:rPr>
          <w:color w:val="000000"/>
        </w:rPr>
        <w:t>existía</w:t>
      </w:r>
      <w:r w:rsidR="000E28B1" w:rsidRPr="00242E3C">
        <w:rPr>
          <w:color w:val="000000"/>
        </w:rPr>
        <w:t xml:space="preserve">n </w:t>
      </w:r>
      <w:r w:rsidR="00DF451A" w:rsidRPr="00242E3C">
        <w:rPr>
          <w:color w:val="000000"/>
        </w:rPr>
        <w:t xml:space="preserve">unas </w:t>
      </w:r>
      <w:r w:rsidR="000E28B1" w:rsidRPr="00242E3C">
        <w:rPr>
          <w:color w:val="000000"/>
        </w:rPr>
        <w:t>532</w:t>
      </w:r>
      <w:r w:rsidR="00D32394" w:rsidRPr="00242E3C">
        <w:rPr>
          <w:color w:val="000000"/>
        </w:rPr>
        <w:t>.</w:t>
      </w:r>
      <w:r w:rsidR="0052460C" w:rsidRPr="00242E3C">
        <w:rPr>
          <w:color w:val="000000"/>
        </w:rPr>
        <w:t>209</w:t>
      </w:r>
      <w:r w:rsidR="00E2155F" w:rsidRPr="00242E3C">
        <w:rPr>
          <w:color w:val="000000"/>
        </w:rPr>
        <w:t xml:space="preserve"> personas con limitaciones auditivas</w:t>
      </w:r>
      <w:r w:rsidR="00DF451A" w:rsidRPr="00242E3C">
        <w:rPr>
          <w:color w:val="000000"/>
        </w:rPr>
        <w:t xml:space="preserve"> el 2012</w:t>
      </w:r>
      <w:r w:rsidR="00FC6B3D" w:rsidRPr="00242E3C">
        <w:rPr>
          <w:color w:val="000000"/>
        </w:rPr>
        <w:t xml:space="preserve"> y</w:t>
      </w:r>
      <w:r w:rsidR="00D32394" w:rsidRPr="00242E3C">
        <w:rPr>
          <w:color w:val="000000"/>
        </w:rPr>
        <w:t>,</w:t>
      </w:r>
      <w:r w:rsidR="00FC6B3D" w:rsidRPr="00242E3C">
        <w:rPr>
          <w:color w:val="000000"/>
        </w:rPr>
        <w:t xml:space="preserve"> según el Consejo Nacional para la Integración de la Persona con Discapacidad (2016) en el 2015 </w:t>
      </w:r>
      <w:r w:rsidR="00DF451A" w:rsidRPr="00242E3C">
        <w:rPr>
          <w:color w:val="000000"/>
        </w:rPr>
        <w:t>son</w:t>
      </w:r>
      <w:r w:rsidR="002E1DDA" w:rsidRPr="00242E3C">
        <w:rPr>
          <w:color w:val="000000"/>
        </w:rPr>
        <w:t xml:space="preserve"> unas 560</w:t>
      </w:r>
      <w:r w:rsidR="00D32394" w:rsidRPr="00242E3C">
        <w:rPr>
          <w:color w:val="000000"/>
        </w:rPr>
        <w:t>.</w:t>
      </w:r>
      <w:r w:rsidR="00FC6B3D" w:rsidRPr="00242E3C">
        <w:rPr>
          <w:color w:val="000000"/>
        </w:rPr>
        <w:t>730 personas</w:t>
      </w:r>
      <w:r w:rsidR="00E2155F" w:rsidRPr="00242E3C">
        <w:rPr>
          <w:color w:val="000000"/>
        </w:rPr>
        <w:t>.</w:t>
      </w:r>
      <w:r w:rsidR="00FC6B3D" w:rsidRPr="00242E3C">
        <w:rPr>
          <w:color w:val="000000"/>
        </w:rPr>
        <w:t xml:space="preserve"> </w:t>
      </w:r>
      <w:r w:rsidR="00156AF1" w:rsidRPr="00242E3C">
        <w:rPr>
          <w:color w:val="000000"/>
        </w:rPr>
        <w:t>L</w:t>
      </w:r>
      <w:r w:rsidR="008224F7" w:rsidRPr="00242E3C">
        <w:rPr>
          <w:color w:val="000000"/>
        </w:rPr>
        <w:t xml:space="preserve">os datos más resaltantes </w:t>
      </w:r>
      <w:del w:id="110" w:author="Daniel Montjoy Pita" w:date="2017-10-09T12:50:00Z">
        <w:r w:rsidR="008224F7" w:rsidRPr="00242E3C" w:rsidDel="00DC78AF">
          <w:rPr>
            <w:color w:val="000000"/>
          </w:rPr>
          <w:delText xml:space="preserve">de </w:delText>
        </w:r>
        <w:r w:rsidR="00156AF1" w:rsidRPr="00242E3C" w:rsidDel="00DC78AF">
          <w:rPr>
            <w:color w:val="000000"/>
          </w:rPr>
          <w:delText xml:space="preserve">estos estudios </w:delText>
        </w:r>
      </w:del>
      <w:r w:rsidR="00156AF1" w:rsidRPr="00242E3C">
        <w:rPr>
          <w:color w:val="000000"/>
        </w:rPr>
        <w:t>señalan que l</w:t>
      </w:r>
      <w:r w:rsidR="00E2155F" w:rsidRPr="00242E3C">
        <w:rPr>
          <w:color w:val="000000"/>
        </w:rPr>
        <w:t xml:space="preserve">a principal causa </w:t>
      </w:r>
      <w:r w:rsidR="00612B4F" w:rsidRPr="00242E3C">
        <w:rPr>
          <w:color w:val="000000"/>
        </w:rPr>
        <w:t xml:space="preserve">es la edad avanzada con </w:t>
      </w:r>
      <w:r w:rsidR="00E2155F" w:rsidRPr="00242E3C">
        <w:rPr>
          <w:color w:val="000000"/>
        </w:rPr>
        <w:t>60</w:t>
      </w:r>
      <w:r w:rsidR="00D32394" w:rsidRPr="00242E3C">
        <w:rPr>
          <w:color w:val="000000"/>
        </w:rPr>
        <w:t>,</w:t>
      </w:r>
      <w:r w:rsidR="00E2155F" w:rsidRPr="00242E3C">
        <w:rPr>
          <w:color w:val="000000"/>
        </w:rPr>
        <w:t xml:space="preserve">8%, </w:t>
      </w:r>
      <w:del w:id="111" w:author="Daniel Montjoy Pita" w:date="2017-10-09T12:50:00Z">
        <w:r w:rsidR="00156AF1" w:rsidRPr="00242E3C" w:rsidDel="00DC78AF">
          <w:rPr>
            <w:color w:val="000000"/>
          </w:rPr>
          <w:delText>que</w:delText>
        </w:r>
      </w:del>
      <w:r w:rsidR="00156AF1" w:rsidRPr="00242E3C">
        <w:rPr>
          <w:color w:val="000000"/>
        </w:rPr>
        <w:t xml:space="preserve"> </w:t>
      </w:r>
      <w:r w:rsidR="00E2155F" w:rsidRPr="00242E3C">
        <w:rPr>
          <w:color w:val="000000"/>
        </w:rPr>
        <w:t>el 49</w:t>
      </w:r>
      <w:r w:rsidR="00D32394" w:rsidRPr="00242E3C">
        <w:rPr>
          <w:color w:val="000000"/>
        </w:rPr>
        <w:t>,</w:t>
      </w:r>
      <w:r w:rsidR="00E2155F" w:rsidRPr="00242E3C">
        <w:rPr>
          <w:color w:val="000000"/>
        </w:rPr>
        <w:t>6%</w:t>
      </w:r>
      <w:r w:rsidR="00156AF1" w:rsidRPr="00242E3C">
        <w:rPr>
          <w:color w:val="000000"/>
        </w:rPr>
        <w:t xml:space="preserve"> de personas con limitaciones auditivas</w:t>
      </w:r>
      <w:r w:rsidR="00E2155F" w:rsidRPr="00242E3C">
        <w:rPr>
          <w:color w:val="000000"/>
        </w:rPr>
        <w:t xml:space="preserve"> tiene</w:t>
      </w:r>
      <w:r w:rsidR="00156AF1" w:rsidRPr="00242E3C">
        <w:rPr>
          <w:color w:val="000000"/>
        </w:rPr>
        <w:t>n</w:t>
      </w:r>
      <w:r w:rsidR="00612B4F" w:rsidRPr="00242E3C">
        <w:rPr>
          <w:color w:val="000000"/>
        </w:rPr>
        <w:t xml:space="preserve"> pérdidas auditivas moderadas</w:t>
      </w:r>
      <w:r w:rsidR="00D32394" w:rsidRPr="00242E3C">
        <w:rPr>
          <w:color w:val="000000"/>
        </w:rPr>
        <w:t>,</w:t>
      </w:r>
      <w:r w:rsidR="00612B4F" w:rsidRPr="00242E3C">
        <w:rPr>
          <w:color w:val="000000"/>
        </w:rPr>
        <w:t xml:space="preserve"> y s</w:t>
      </w:r>
      <w:r w:rsidR="00D32394" w:rsidRPr="00242E3C">
        <w:rPr>
          <w:color w:val="000000"/>
        </w:rPr>
        <w:t>o</w:t>
      </w:r>
      <w:r w:rsidR="00612B4F" w:rsidRPr="00242E3C">
        <w:rPr>
          <w:color w:val="000000"/>
        </w:rPr>
        <w:t>lo</w:t>
      </w:r>
      <w:r w:rsidR="006B1BF5" w:rsidRPr="00242E3C">
        <w:rPr>
          <w:color w:val="000000"/>
        </w:rPr>
        <w:t xml:space="preserve"> 62</w:t>
      </w:r>
      <w:r w:rsidR="00D32394" w:rsidRPr="00242E3C">
        <w:rPr>
          <w:color w:val="000000"/>
        </w:rPr>
        <w:t>,</w:t>
      </w:r>
      <w:r w:rsidR="006B1BF5" w:rsidRPr="00242E3C">
        <w:rPr>
          <w:color w:val="000000"/>
        </w:rPr>
        <w:t>6% está</w:t>
      </w:r>
      <w:r w:rsidR="00156AF1" w:rsidRPr="00242E3C">
        <w:rPr>
          <w:color w:val="000000"/>
        </w:rPr>
        <w:t>n</w:t>
      </w:r>
      <w:r w:rsidR="006B1BF5" w:rsidRPr="00242E3C">
        <w:rPr>
          <w:color w:val="000000"/>
        </w:rPr>
        <w:t xml:space="preserve"> a</w:t>
      </w:r>
      <w:r w:rsidR="00156AF1" w:rsidRPr="00242E3C">
        <w:rPr>
          <w:color w:val="000000"/>
        </w:rPr>
        <w:t>filiadas</w:t>
      </w:r>
      <w:r w:rsidR="00E2155F" w:rsidRPr="00242E3C">
        <w:rPr>
          <w:color w:val="000000"/>
        </w:rPr>
        <w:t xml:space="preserve"> a algún seguro de salud.</w:t>
      </w:r>
      <w:r w:rsidR="00695148" w:rsidRPr="00242E3C">
        <w:rPr>
          <w:color w:val="000000"/>
        </w:rPr>
        <w:t xml:space="preserve"> </w:t>
      </w:r>
      <w:r w:rsidR="002E1DDA" w:rsidRPr="00242E3C">
        <w:rPr>
          <w:color w:val="000000"/>
        </w:rPr>
        <w:t>Por otro lado</w:t>
      </w:r>
      <w:r w:rsidR="004C28AB" w:rsidRPr="00242E3C">
        <w:rPr>
          <w:color w:val="000000"/>
        </w:rPr>
        <w:t>,</w:t>
      </w:r>
      <w:r w:rsidR="002E1DDA" w:rsidRPr="00242E3C">
        <w:rPr>
          <w:color w:val="000000"/>
        </w:rPr>
        <w:t xml:space="preserve"> en el </w:t>
      </w:r>
      <w:r w:rsidR="00D32394" w:rsidRPr="00242E3C">
        <w:rPr>
          <w:color w:val="000000"/>
        </w:rPr>
        <w:t>a</w:t>
      </w:r>
      <w:r w:rsidR="002E1DDA" w:rsidRPr="00242E3C">
        <w:rPr>
          <w:color w:val="000000"/>
        </w:rPr>
        <w:t xml:space="preserve">nexo 1 se observa </w:t>
      </w:r>
      <w:r w:rsidR="00D32394" w:rsidRPr="00242E3C">
        <w:rPr>
          <w:color w:val="000000"/>
        </w:rPr>
        <w:t>la</w:t>
      </w:r>
      <w:r w:rsidR="00612B4F" w:rsidRPr="00242E3C">
        <w:rPr>
          <w:color w:val="000000"/>
        </w:rPr>
        <w:t xml:space="preserve"> distribu</w:t>
      </w:r>
      <w:r w:rsidR="00D32394" w:rsidRPr="00242E3C">
        <w:rPr>
          <w:color w:val="000000"/>
        </w:rPr>
        <w:t>ción d</w:t>
      </w:r>
      <w:r w:rsidR="002E1DDA" w:rsidRPr="00242E3C">
        <w:rPr>
          <w:color w:val="000000"/>
        </w:rPr>
        <w:t xml:space="preserve">el total de personas con discapacidad auditiva </w:t>
      </w:r>
      <w:r w:rsidR="00D32394" w:rsidRPr="00242E3C">
        <w:rPr>
          <w:color w:val="000000"/>
        </w:rPr>
        <w:t>por</w:t>
      </w:r>
      <w:r w:rsidR="002E1DDA" w:rsidRPr="00242E3C">
        <w:rPr>
          <w:color w:val="000000"/>
        </w:rPr>
        <w:t xml:space="preserve"> departamentos</w:t>
      </w:r>
      <w:r w:rsidR="00D32394" w:rsidRPr="00242E3C">
        <w:rPr>
          <w:color w:val="000000"/>
        </w:rPr>
        <w:t xml:space="preserve">, </w:t>
      </w:r>
      <w:r w:rsidR="002E1DDA" w:rsidRPr="00242E3C">
        <w:rPr>
          <w:color w:val="000000"/>
        </w:rPr>
        <w:t>los principales son</w:t>
      </w:r>
      <w:r w:rsidR="004C28AB" w:rsidRPr="00242E3C">
        <w:rPr>
          <w:color w:val="000000"/>
        </w:rPr>
        <w:t>: Lima</w:t>
      </w:r>
      <w:r w:rsidR="002E1DDA" w:rsidRPr="00242E3C">
        <w:rPr>
          <w:color w:val="000000"/>
        </w:rPr>
        <w:t xml:space="preserve"> (39</w:t>
      </w:r>
      <w:r w:rsidR="006273BD" w:rsidRPr="00242E3C">
        <w:rPr>
          <w:color w:val="000000"/>
        </w:rPr>
        <w:t>,</w:t>
      </w:r>
      <w:r w:rsidR="002E1DDA" w:rsidRPr="00242E3C">
        <w:rPr>
          <w:color w:val="000000"/>
        </w:rPr>
        <w:t>2%)</w:t>
      </w:r>
      <w:r w:rsidR="004C28AB" w:rsidRPr="00242E3C">
        <w:rPr>
          <w:color w:val="000000"/>
        </w:rPr>
        <w:t>, Puno</w:t>
      </w:r>
      <w:r w:rsidR="002E1DDA" w:rsidRPr="00242E3C">
        <w:rPr>
          <w:color w:val="000000"/>
        </w:rPr>
        <w:t xml:space="preserve"> (7</w:t>
      </w:r>
      <w:r w:rsidR="006273BD" w:rsidRPr="00242E3C">
        <w:rPr>
          <w:color w:val="000000"/>
        </w:rPr>
        <w:t>,</w:t>
      </w:r>
      <w:r w:rsidR="002E1DDA" w:rsidRPr="00242E3C">
        <w:rPr>
          <w:color w:val="000000"/>
        </w:rPr>
        <w:t>2%)</w:t>
      </w:r>
      <w:r w:rsidR="004C28AB" w:rsidRPr="00242E3C">
        <w:rPr>
          <w:color w:val="000000"/>
        </w:rPr>
        <w:t>, La Libertad</w:t>
      </w:r>
      <w:r w:rsidR="002E1DDA" w:rsidRPr="00242E3C">
        <w:rPr>
          <w:color w:val="000000"/>
        </w:rPr>
        <w:t xml:space="preserve"> (5</w:t>
      </w:r>
      <w:r w:rsidR="006273BD" w:rsidRPr="00242E3C">
        <w:rPr>
          <w:color w:val="000000"/>
        </w:rPr>
        <w:t>,</w:t>
      </w:r>
      <w:r w:rsidR="002E1DDA" w:rsidRPr="00242E3C">
        <w:rPr>
          <w:color w:val="000000"/>
        </w:rPr>
        <w:t>3%)</w:t>
      </w:r>
      <w:r w:rsidR="004C28AB" w:rsidRPr="00242E3C">
        <w:rPr>
          <w:color w:val="000000"/>
        </w:rPr>
        <w:t>, Arequipa</w:t>
      </w:r>
      <w:r w:rsidR="002E1DDA" w:rsidRPr="00242E3C">
        <w:rPr>
          <w:color w:val="000000"/>
        </w:rPr>
        <w:t xml:space="preserve"> (5</w:t>
      </w:r>
      <w:r w:rsidR="006273BD" w:rsidRPr="00242E3C">
        <w:rPr>
          <w:color w:val="000000"/>
        </w:rPr>
        <w:t>,</w:t>
      </w:r>
      <w:r w:rsidR="002E1DDA" w:rsidRPr="00242E3C">
        <w:rPr>
          <w:color w:val="000000"/>
        </w:rPr>
        <w:t>1%)</w:t>
      </w:r>
      <w:r w:rsidR="004C28AB" w:rsidRPr="00242E3C">
        <w:rPr>
          <w:color w:val="000000"/>
        </w:rPr>
        <w:t xml:space="preserve"> y Piura</w:t>
      </w:r>
      <w:r w:rsidR="002E1DDA" w:rsidRPr="00242E3C">
        <w:rPr>
          <w:color w:val="000000"/>
        </w:rPr>
        <w:t xml:space="preserve"> (4</w:t>
      </w:r>
      <w:r w:rsidR="006273BD" w:rsidRPr="00242E3C">
        <w:rPr>
          <w:color w:val="000000"/>
        </w:rPr>
        <w:t>,</w:t>
      </w:r>
      <w:r w:rsidR="002E1DDA" w:rsidRPr="00242E3C">
        <w:rPr>
          <w:color w:val="000000"/>
        </w:rPr>
        <w:t>9%).</w:t>
      </w:r>
    </w:p>
    <w:p w:rsidR="000F0447" w:rsidRPr="00242E3C" w:rsidRDefault="000F0447" w:rsidP="005B45CF">
      <w:pPr>
        <w:spacing w:line="240" w:lineRule="auto"/>
        <w:rPr>
          <w:color w:val="000000"/>
        </w:rPr>
      </w:pPr>
    </w:p>
    <w:p w:rsidR="009B43F7" w:rsidRPr="00242E3C" w:rsidDel="009B43F7" w:rsidRDefault="009B43F7" w:rsidP="009B43F7">
      <w:pPr>
        <w:rPr>
          <w:del w:id="112" w:author="Daniel Montjoy Pita" w:date="2017-10-09T12:54:00Z"/>
          <w:color w:val="000000"/>
        </w:rPr>
      </w:pPr>
      <w:moveToRangeStart w:id="113" w:author="Daniel Montjoy Pita" w:date="2017-10-09T12:54:00Z" w:name="move495316970"/>
      <w:moveTo w:id="114" w:author="Daniel Montjoy Pita" w:date="2017-10-09T12:54:00Z">
        <w:r w:rsidRPr="00242E3C">
          <w:rPr>
            <w:color w:val="000000"/>
          </w:rPr>
          <w:t xml:space="preserve">De acuerdo a la </w:t>
        </w:r>
        <w:r w:rsidRPr="00242E3C">
          <w:t xml:space="preserve">Organización Mundial de la Salud (OMS 2015) </w:t>
        </w:r>
        <w:r w:rsidRPr="00242E3C">
          <w:rPr>
            <w:color w:val="000000"/>
          </w:rPr>
          <w:t>una tercera parte podría padecer una pérdida auditiva incapacitante</w:t>
        </w:r>
        <w:r w:rsidRPr="00242E3C">
          <w:rPr>
            <w:rStyle w:val="Refdenotaalpie"/>
            <w:color w:val="000000"/>
          </w:rPr>
          <w:footnoteReference w:id="7"/>
        </w:r>
        <w:r w:rsidRPr="00242E3C">
          <w:rPr>
            <w:color w:val="000000"/>
          </w:rPr>
          <w:t>, la cual no se puede revertir</w:t>
        </w:r>
        <w:r w:rsidRPr="00242E3C">
          <w:rPr>
            <w:rStyle w:val="Refdenotaalpie"/>
            <w:color w:val="000000"/>
          </w:rPr>
          <w:footnoteReference w:id="8"/>
        </w:r>
        <w:r w:rsidRPr="00242E3C">
          <w:rPr>
            <w:color w:val="000000"/>
          </w:rPr>
          <w:t xml:space="preserve">, sin embargo, puede tratarse de manera eficaz mediante </w:t>
        </w:r>
        <w:proofErr w:type="spellStart"/>
        <w:r w:rsidRPr="00242E3C">
          <w:rPr>
            <w:color w:val="000000"/>
          </w:rPr>
          <w:t>audífonos.</w:t>
        </w:r>
      </w:moveTo>
    </w:p>
    <w:moveToRangeEnd w:id="113"/>
    <w:p w:rsidR="00351723" w:rsidRPr="00242E3C" w:rsidRDefault="002E1DDA" w:rsidP="00AE3DC3">
      <w:pPr>
        <w:rPr>
          <w:color w:val="000000"/>
        </w:rPr>
      </w:pPr>
      <w:r w:rsidRPr="00242E3C">
        <w:rPr>
          <w:color w:val="000000"/>
        </w:rPr>
        <w:t>S</w:t>
      </w:r>
      <w:r w:rsidR="0054285F" w:rsidRPr="00242E3C">
        <w:rPr>
          <w:color w:val="000000"/>
        </w:rPr>
        <w:t>egún</w:t>
      </w:r>
      <w:proofErr w:type="spellEnd"/>
      <w:r w:rsidR="0054285F" w:rsidRPr="00242E3C">
        <w:rPr>
          <w:color w:val="000000"/>
        </w:rPr>
        <w:t xml:space="preserve"> el </w:t>
      </w:r>
      <w:r w:rsidR="007916D6" w:rsidRPr="00242E3C">
        <w:rPr>
          <w:color w:val="000000"/>
        </w:rPr>
        <w:t>I</w:t>
      </w:r>
      <w:r w:rsidR="00D32394" w:rsidRPr="00242E3C">
        <w:rPr>
          <w:color w:val="000000"/>
        </w:rPr>
        <w:t xml:space="preserve">NEI </w:t>
      </w:r>
      <w:r w:rsidR="007916D6" w:rsidRPr="00242E3C">
        <w:rPr>
          <w:color w:val="000000"/>
        </w:rPr>
        <w:t xml:space="preserve">(2016) </w:t>
      </w:r>
      <w:r w:rsidR="009D044B" w:rsidRPr="00242E3C">
        <w:rPr>
          <w:color w:val="000000"/>
        </w:rPr>
        <w:t>e</w:t>
      </w:r>
      <w:r w:rsidR="00996E52" w:rsidRPr="00242E3C">
        <w:rPr>
          <w:color w:val="000000"/>
        </w:rPr>
        <w:t xml:space="preserve">n </w:t>
      </w:r>
      <w:r w:rsidR="009D044B" w:rsidRPr="00242E3C">
        <w:rPr>
          <w:color w:val="000000"/>
        </w:rPr>
        <w:t xml:space="preserve">el Perú </w:t>
      </w:r>
      <w:r w:rsidR="00996E52" w:rsidRPr="00242E3C">
        <w:rPr>
          <w:color w:val="000000"/>
        </w:rPr>
        <w:t xml:space="preserve">existe una tendencia hacía el </w:t>
      </w:r>
      <w:r w:rsidR="009D044B" w:rsidRPr="00242E3C">
        <w:rPr>
          <w:color w:val="000000"/>
        </w:rPr>
        <w:t>envejecimiento poblacional</w:t>
      </w:r>
      <w:del w:id="119" w:author="Daniel Montjoy Pita" w:date="2017-10-09T12:53:00Z">
        <w:r w:rsidR="009D044B" w:rsidRPr="00242E3C" w:rsidDel="009B43F7">
          <w:rPr>
            <w:color w:val="000000"/>
          </w:rPr>
          <w:delText>. El incremento</w:delText>
        </w:r>
        <w:r w:rsidR="00BC14BD" w:rsidRPr="00242E3C" w:rsidDel="009B43F7">
          <w:rPr>
            <w:color w:val="000000"/>
          </w:rPr>
          <w:delText xml:space="preserve"> anual</w:delText>
        </w:r>
        <w:r w:rsidR="009D044B" w:rsidRPr="00242E3C" w:rsidDel="009B43F7">
          <w:rPr>
            <w:color w:val="000000"/>
          </w:rPr>
          <w:delText xml:space="preserve"> </w:delText>
        </w:r>
        <w:r w:rsidR="00E474F0" w:rsidRPr="00242E3C" w:rsidDel="009B43F7">
          <w:rPr>
            <w:color w:val="000000"/>
          </w:rPr>
          <w:delText>de las personas</w:delText>
        </w:r>
        <w:r w:rsidR="009D044B" w:rsidRPr="00242E3C" w:rsidDel="009B43F7">
          <w:rPr>
            <w:color w:val="000000"/>
          </w:rPr>
          <w:delText xml:space="preserve"> </w:delText>
        </w:r>
        <w:r w:rsidR="00BC14BD" w:rsidRPr="00242E3C" w:rsidDel="009B43F7">
          <w:rPr>
            <w:color w:val="000000"/>
          </w:rPr>
          <w:delText xml:space="preserve">con más de 60 </w:delText>
        </w:r>
        <w:r w:rsidR="005F2AB6" w:rsidRPr="00242E3C" w:rsidDel="009B43F7">
          <w:rPr>
            <w:color w:val="000000"/>
          </w:rPr>
          <w:delText xml:space="preserve">años </w:delText>
        </w:r>
        <w:r w:rsidR="009D044B" w:rsidRPr="00242E3C" w:rsidDel="009B43F7">
          <w:rPr>
            <w:color w:val="000000"/>
          </w:rPr>
          <w:delText xml:space="preserve">tiene un </w:delText>
        </w:r>
        <w:r w:rsidR="00BC14BD" w:rsidRPr="00242E3C" w:rsidDel="009B43F7">
          <w:rPr>
            <w:color w:val="000000"/>
          </w:rPr>
          <w:delText>crecimiento</w:delText>
        </w:r>
        <w:r w:rsidR="009D044B" w:rsidRPr="00242E3C" w:rsidDel="009B43F7">
          <w:rPr>
            <w:color w:val="000000"/>
          </w:rPr>
          <w:delText xml:space="preserve"> </w:delText>
        </w:r>
        <w:r w:rsidR="005F2AB6" w:rsidRPr="00242E3C" w:rsidDel="009B43F7">
          <w:rPr>
            <w:color w:val="000000"/>
          </w:rPr>
          <w:delText xml:space="preserve">casi </w:delText>
        </w:r>
        <w:r w:rsidR="009D044B" w:rsidRPr="00242E3C" w:rsidDel="009B43F7">
          <w:rPr>
            <w:color w:val="000000"/>
          </w:rPr>
          <w:delText>constante</w:delText>
        </w:r>
      </w:del>
      <w:del w:id="120" w:author="Daniel Montjoy Pita" w:date="2017-10-09T12:52:00Z">
        <w:r w:rsidR="009D044B" w:rsidRPr="00242E3C" w:rsidDel="009B43F7">
          <w:rPr>
            <w:color w:val="000000"/>
          </w:rPr>
          <w:delText xml:space="preserve"> de </w:delText>
        </w:r>
        <w:r w:rsidR="00BC14BD" w:rsidRPr="00242E3C" w:rsidDel="009B43F7">
          <w:rPr>
            <w:color w:val="000000"/>
          </w:rPr>
          <w:delText>1</w:delText>
        </w:r>
        <w:r w:rsidR="00E64FD9" w:rsidRPr="00242E3C" w:rsidDel="009B43F7">
          <w:rPr>
            <w:color w:val="000000"/>
          </w:rPr>
          <w:delText>00</w:delText>
        </w:r>
      </w:del>
      <w:del w:id="121" w:author="Daniel Montjoy Pita" w:date="2017-10-09T12:51:00Z">
        <w:r w:rsidR="00D32394" w:rsidRPr="00242E3C" w:rsidDel="00DC78AF">
          <w:rPr>
            <w:color w:val="000000"/>
          </w:rPr>
          <w:delText>.</w:delText>
        </w:r>
        <w:r w:rsidR="009D044B" w:rsidRPr="00242E3C" w:rsidDel="00DC78AF">
          <w:rPr>
            <w:color w:val="000000"/>
          </w:rPr>
          <w:delText>000</w:delText>
        </w:r>
      </w:del>
      <w:del w:id="122" w:author="Daniel Montjoy Pita" w:date="2017-10-09T12:52:00Z">
        <w:r w:rsidR="009D044B" w:rsidRPr="00242E3C" w:rsidDel="009B43F7">
          <w:rPr>
            <w:color w:val="000000"/>
          </w:rPr>
          <w:delText xml:space="preserve"> </w:delText>
        </w:r>
        <w:r w:rsidR="005F2AB6" w:rsidRPr="00242E3C" w:rsidDel="009B43F7">
          <w:rPr>
            <w:color w:val="000000"/>
          </w:rPr>
          <w:delText>personas desde el 2010</w:delText>
        </w:r>
      </w:del>
      <w:ins w:id="123" w:author="Daniel Montjoy Pita" w:date="2017-10-09T12:53:00Z">
        <w:r w:rsidR="009B43F7">
          <w:rPr>
            <w:color w:val="000000"/>
          </w:rPr>
          <w:t xml:space="preserve"> así pues</w:t>
        </w:r>
      </w:ins>
      <w:del w:id="124" w:author="Daniel Montjoy Pita" w:date="2017-10-09T12:53:00Z">
        <w:r w:rsidR="005F2AB6" w:rsidRPr="00242E3C" w:rsidDel="009B43F7">
          <w:rPr>
            <w:color w:val="000000"/>
          </w:rPr>
          <w:delText>.</w:delText>
        </w:r>
      </w:del>
      <w:r w:rsidR="005F2AB6" w:rsidRPr="00242E3C">
        <w:rPr>
          <w:color w:val="000000"/>
        </w:rPr>
        <w:t xml:space="preserve"> </w:t>
      </w:r>
      <w:ins w:id="125" w:author="Daniel Montjoy Pita" w:date="2017-10-09T12:53:00Z">
        <w:r w:rsidR="009B43F7">
          <w:rPr>
            <w:color w:val="000000"/>
          </w:rPr>
          <w:t>e</w:t>
        </w:r>
      </w:ins>
      <w:del w:id="126" w:author="Daniel Montjoy Pita" w:date="2017-10-09T12:53:00Z">
        <w:r w:rsidR="00F60A4D" w:rsidRPr="00242E3C" w:rsidDel="009B43F7">
          <w:rPr>
            <w:color w:val="000000"/>
          </w:rPr>
          <w:delText>E</w:delText>
        </w:r>
      </w:del>
      <w:r w:rsidR="00F60A4D" w:rsidRPr="00242E3C">
        <w:rPr>
          <w:color w:val="000000"/>
        </w:rPr>
        <w:t>n el 2016</w:t>
      </w:r>
      <w:r w:rsidR="0000555A" w:rsidRPr="00242E3C">
        <w:rPr>
          <w:color w:val="000000"/>
        </w:rPr>
        <w:t xml:space="preserve"> </w:t>
      </w:r>
      <w:r w:rsidR="007916D6" w:rsidRPr="00242E3C">
        <w:rPr>
          <w:color w:val="000000"/>
        </w:rPr>
        <w:t>las</w:t>
      </w:r>
      <w:r w:rsidR="005F2AB6" w:rsidRPr="00242E3C">
        <w:rPr>
          <w:color w:val="000000"/>
        </w:rPr>
        <w:t xml:space="preserve"> personas</w:t>
      </w:r>
      <w:r w:rsidR="007916D6" w:rsidRPr="00242E3C">
        <w:rPr>
          <w:color w:val="000000"/>
        </w:rPr>
        <w:t xml:space="preserve"> con más de 60 años</w:t>
      </w:r>
      <w:r w:rsidR="005F2AB6" w:rsidRPr="00242E3C">
        <w:rPr>
          <w:color w:val="000000"/>
        </w:rPr>
        <w:t xml:space="preserve"> repre</w:t>
      </w:r>
      <w:r w:rsidR="00E64FD9" w:rsidRPr="00242E3C">
        <w:rPr>
          <w:color w:val="000000"/>
        </w:rPr>
        <w:t>sentaron el</w:t>
      </w:r>
      <w:r w:rsidR="00AE3DC3" w:rsidRPr="00242E3C">
        <w:rPr>
          <w:color w:val="000000"/>
        </w:rPr>
        <w:t xml:space="preserve"> 9</w:t>
      </w:r>
      <w:r w:rsidR="00D32394" w:rsidRPr="00242E3C">
        <w:rPr>
          <w:color w:val="000000"/>
        </w:rPr>
        <w:t>,</w:t>
      </w:r>
      <w:r w:rsidR="00AE3DC3" w:rsidRPr="00242E3C">
        <w:rPr>
          <w:color w:val="000000"/>
        </w:rPr>
        <w:t>9% de la población.</w:t>
      </w:r>
      <w:ins w:id="127" w:author="Daniel Montjoy Pita" w:date="2017-10-09T12:53:00Z">
        <w:r w:rsidR="009B43F7">
          <w:rPr>
            <w:color w:val="000000"/>
          </w:rPr>
          <w:t xml:space="preserve"> </w:t>
        </w:r>
      </w:ins>
      <w:ins w:id="128" w:author="Daniel Montjoy Pita" w:date="2017-10-09T12:56:00Z">
        <w:r w:rsidR="001F13BB">
          <w:rPr>
            <w:color w:val="000000"/>
          </w:rPr>
          <w:t>D</w:t>
        </w:r>
      </w:ins>
      <w:del w:id="129" w:author="Daniel Montjoy Pita" w:date="2017-10-09T12:56:00Z">
        <w:r w:rsidR="005F2AB6" w:rsidRPr="00242E3C" w:rsidDel="001F13BB">
          <w:rPr>
            <w:color w:val="000000"/>
          </w:rPr>
          <w:delText xml:space="preserve"> </w:delText>
        </w:r>
      </w:del>
      <w:ins w:id="130" w:author="Daniel Montjoy Pita" w:date="2017-10-09T12:52:00Z">
        <w:r w:rsidR="009B43F7" w:rsidRPr="001F13BB">
          <w:rPr>
            <w:color w:val="000000"/>
            <w:rPrChange w:id="131" w:author="Daniel Montjoy Pita" w:date="2017-10-09T12:56:00Z">
              <w:rPr>
                <w:color w:val="000000"/>
                <w:highlight w:val="yellow"/>
              </w:rPr>
            </w:rPrChange>
          </w:rPr>
          <w:t xml:space="preserve">e acuerdo a un estudio realizado por </w:t>
        </w:r>
        <w:proofErr w:type="spellStart"/>
        <w:r w:rsidR="009B43F7" w:rsidRPr="001F13BB">
          <w:rPr>
            <w:szCs w:val="22"/>
            <w:rPrChange w:id="132" w:author="Daniel Montjoy Pita" w:date="2017-10-09T12:56:00Z">
              <w:rPr>
                <w:szCs w:val="22"/>
                <w:highlight w:val="yellow"/>
              </w:rPr>
            </w:rPrChange>
          </w:rPr>
          <w:t>Ipsos</w:t>
        </w:r>
        <w:proofErr w:type="spellEnd"/>
        <w:r w:rsidR="009B43F7" w:rsidRPr="001F13BB">
          <w:rPr>
            <w:szCs w:val="22"/>
            <w:rPrChange w:id="133" w:author="Daniel Montjoy Pita" w:date="2017-10-09T12:56:00Z">
              <w:rPr>
                <w:szCs w:val="22"/>
                <w:highlight w:val="yellow"/>
              </w:rPr>
            </w:rPrChange>
          </w:rPr>
          <w:t xml:space="preserve"> Perú (2014)</w:t>
        </w:r>
        <w:r w:rsidR="009B43F7" w:rsidRPr="001F13BB">
          <w:rPr>
            <w:color w:val="000000"/>
            <w:rPrChange w:id="134" w:author="Daniel Montjoy Pita" w:date="2017-10-09T12:56:00Z">
              <w:rPr>
                <w:color w:val="000000"/>
                <w:highlight w:val="yellow"/>
              </w:rPr>
            </w:rPrChange>
          </w:rPr>
          <w:t xml:space="preserve"> en el 2014 el 6% de la población de adulto</w:t>
        </w:r>
      </w:ins>
      <w:ins w:id="135" w:author="Daniel Montjoy Pita" w:date="2017-10-10T09:22:00Z">
        <w:r w:rsidR="000F13E4">
          <w:rPr>
            <w:color w:val="000000"/>
          </w:rPr>
          <w:t>s</w:t>
        </w:r>
      </w:ins>
      <w:ins w:id="136" w:author="Daniel Montjoy Pita" w:date="2017-10-09T12:52:00Z">
        <w:r w:rsidR="009B43F7" w:rsidRPr="001F13BB">
          <w:rPr>
            <w:color w:val="000000"/>
            <w:rPrChange w:id="137" w:author="Daniel Montjoy Pita" w:date="2017-10-09T12:56:00Z">
              <w:rPr>
                <w:color w:val="000000"/>
                <w:highlight w:val="yellow"/>
              </w:rPr>
            </w:rPrChange>
          </w:rPr>
          <w:t xml:space="preserve"> mayor</w:t>
        </w:r>
      </w:ins>
      <w:ins w:id="138" w:author="Daniel Montjoy Pita" w:date="2017-10-10T09:22:00Z">
        <w:r w:rsidR="000F13E4">
          <w:rPr>
            <w:color w:val="000000"/>
          </w:rPr>
          <w:t>es</w:t>
        </w:r>
      </w:ins>
      <w:ins w:id="139" w:author="Daniel Montjoy Pita" w:date="2017-10-09T12:52:00Z">
        <w:r w:rsidR="009B43F7" w:rsidRPr="001F13BB">
          <w:rPr>
            <w:color w:val="000000"/>
            <w:rPrChange w:id="140" w:author="Daniel Montjoy Pita" w:date="2017-10-09T12:56:00Z">
              <w:rPr>
                <w:color w:val="000000"/>
                <w:highlight w:val="yellow"/>
              </w:rPr>
            </w:rPrChange>
          </w:rPr>
          <w:t xml:space="preserve"> cuenta con EPS, aplica</w:t>
        </w:r>
      </w:ins>
      <w:ins w:id="141" w:author="Daniel Montjoy Pita" w:date="2017-10-10T09:23:00Z">
        <w:r w:rsidR="000F13E4">
          <w:rPr>
            <w:color w:val="000000"/>
          </w:rPr>
          <w:t>n</w:t>
        </w:r>
      </w:ins>
      <w:ins w:id="142" w:author="Daniel Montjoy Pita" w:date="2017-10-09T12:52:00Z">
        <w:r w:rsidR="000F13E4">
          <w:rPr>
            <w:color w:val="000000"/>
            <w:rPrChange w:id="143" w:author="Daniel Montjoy Pita" w:date="2017-10-09T12:56:00Z">
              <w:rPr>
                <w:color w:val="000000"/>
              </w:rPr>
            </w:rPrChange>
          </w:rPr>
          <w:t xml:space="preserve">do </w:t>
        </w:r>
        <w:r w:rsidR="009B43F7" w:rsidRPr="001F13BB">
          <w:rPr>
            <w:color w:val="000000"/>
            <w:rPrChange w:id="144" w:author="Daniel Montjoy Pita" w:date="2017-10-09T12:56:00Z">
              <w:rPr>
                <w:color w:val="000000"/>
                <w:highlight w:val="yellow"/>
              </w:rPr>
            </w:rPrChange>
          </w:rPr>
          <w:t>la estimación de la población de adulto mayor  para el 2017 realizada por INEI</w:t>
        </w:r>
        <w:r w:rsidR="009B43F7" w:rsidRPr="001F13BB">
          <w:rPr>
            <w:szCs w:val="22"/>
            <w:rPrChange w:id="145" w:author="Daniel Montjoy Pita" w:date="2017-10-09T12:56:00Z">
              <w:rPr>
                <w:szCs w:val="22"/>
                <w:highlight w:val="yellow"/>
              </w:rPr>
            </w:rPrChange>
          </w:rPr>
          <w:t xml:space="preserve"> (2017), </w:t>
        </w:r>
        <w:r w:rsidR="009B43F7" w:rsidRPr="001F13BB">
          <w:rPr>
            <w:color w:val="000000"/>
            <w:rPrChange w:id="146" w:author="Daniel Montjoy Pita" w:date="2017-10-09T12:56:00Z">
              <w:rPr>
                <w:color w:val="000000"/>
                <w:highlight w:val="yellow"/>
              </w:rPr>
            </w:rPrChange>
          </w:rPr>
          <w:t xml:space="preserve">aproximadamente 131 mil </w:t>
        </w:r>
      </w:ins>
      <w:ins w:id="147" w:author="Daniel Montjoy Pita" w:date="2017-10-10T08:43:00Z">
        <w:r w:rsidR="004100F0">
          <w:rPr>
            <w:color w:val="000000"/>
          </w:rPr>
          <w:t xml:space="preserve">adultos mayores </w:t>
        </w:r>
      </w:ins>
      <w:ins w:id="148" w:author="Daniel Montjoy Pita" w:date="2017-10-09T12:52:00Z">
        <w:r w:rsidR="009B43F7" w:rsidRPr="001F13BB">
          <w:rPr>
            <w:color w:val="000000"/>
            <w:rPrChange w:id="149" w:author="Daniel Montjoy Pita" w:date="2017-10-09T12:56:00Z">
              <w:rPr>
                <w:color w:val="000000"/>
                <w:highlight w:val="yellow"/>
              </w:rPr>
            </w:rPrChange>
          </w:rPr>
          <w:t xml:space="preserve">contarían con una EPS. </w:t>
        </w:r>
      </w:ins>
      <w:ins w:id="150" w:author="Daniel Montjoy Pita" w:date="2017-10-10T08:43:00Z">
        <w:r w:rsidR="004100F0">
          <w:rPr>
            <w:color w:val="000000"/>
          </w:rPr>
          <w:t>Teniendo en cuenta que la tercera podría necesitar aud</w:t>
        </w:r>
      </w:ins>
      <w:ins w:id="151" w:author="Daniel Montjoy Pita" w:date="2017-10-10T08:44:00Z">
        <w:r w:rsidR="004100F0">
          <w:rPr>
            <w:color w:val="000000"/>
          </w:rPr>
          <w:t xml:space="preserve">ífonos </w:t>
        </w:r>
        <w:proofErr w:type="spellStart"/>
        <w:r w:rsidR="004100F0">
          <w:rPr>
            <w:color w:val="000000"/>
          </w:rPr>
          <w:t>medicos</w:t>
        </w:r>
        <w:proofErr w:type="spellEnd"/>
        <w:r w:rsidR="004100F0">
          <w:rPr>
            <w:color w:val="000000"/>
          </w:rPr>
          <w:t>, e</w:t>
        </w:r>
      </w:ins>
      <w:ins w:id="152" w:author="Daniel Montjoy Pita" w:date="2017-10-09T12:59:00Z">
        <w:r w:rsidR="001F13BB">
          <w:rPr>
            <w:color w:val="000000"/>
          </w:rPr>
          <w:t>sto representa un</w:t>
        </w:r>
      </w:ins>
      <w:ins w:id="153" w:author="Daniel Montjoy Pita" w:date="2017-10-09T12:52:00Z">
        <w:r w:rsidR="009B43F7" w:rsidRPr="001F13BB">
          <w:rPr>
            <w:color w:val="000000"/>
            <w:rPrChange w:id="154" w:author="Daniel Montjoy Pita" w:date="2017-10-09T12:56:00Z">
              <w:rPr>
                <w:color w:val="000000"/>
                <w:highlight w:val="yellow"/>
              </w:rPr>
            </w:rPrChange>
          </w:rPr>
          <w:t xml:space="preserve"> mercado atractivo y </w:t>
        </w:r>
        <w:r w:rsidR="001F13BB">
          <w:rPr>
            <w:color w:val="000000"/>
          </w:rPr>
          <w:t>cobra</w:t>
        </w:r>
        <w:r w:rsidR="009B43F7" w:rsidRPr="001F13BB">
          <w:rPr>
            <w:color w:val="000000"/>
            <w:rPrChange w:id="155" w:author="Daniel Montjoy Pita" w:date="2017-10-09T12:56:00Z">
              <w:rPr>
                <w:color w:val="000000"/>
                <w:highlight w:val="yellow"/>
              </w:rPr>
            </w:rPrChange>
          </w:rPr>
          <w:t xml:space="preserve"> mayor importancia el</w:t>
        </w:r>
        <w:r w:rsidR="001F13BB">
          <w:rPr>
            <w:color w:val="000000"/>
          </w:rPr>
          <w:t xml:space="preserve"> modificar la </w:t>
        </w:r>
      </w:ins>
      <w:ins w:id="156" w:author="Daniel Montjoy Pita" w:date="2017-10-09T13:00:00Z">
        <w:r w:rsidR="001F13BB">
          <w:rPr>
            <w:color w:val="000000"/>
          </w:rPr>
          <w:t>l</w:t>
        </w:r>
      </w:ins>
      <w:ins w:id="157" w:author="Daniel Montjoy Pita" w:date="2017-10-09T12:52:00Z">
        <w:r w:rsidR="009B43F7" w:rsidRPr="001F13BB">
          <w:rPr>
            <w:color w:val="000000"/>
            <w:rPrChange w:id="158" w:author="Daniel Montjoy Pita" w:date="2017-10-09T12:56:00Z">
              <w:rPr>
                <w:color w:val="000000"/>
                <w:highlight w:val="yellow"/>
              </w:rPr>
            </w:rPrChange>
          </w:rPr>
          <w:t>ey</w:t>
        </w:r>
      </w:ins>
      <w:ins w:id="159" w:author="Daniel Montjoy Pita" w:date="2017-10-09T13:00:00Z">
        <w:r w:rsidR="001F13BB">
          <w:rPr>
            <w:color w:val="000000"/>
          </w:rPr>
          <w:t>es respectivas</w:t>
        </w:r>
      </w:ins>
      <w:ins w:id="160" w:author="Daniel Montjoy Pita" w:date="2017-10-09T12:52:00Z">
        <w:r w:rsidR="009B43F7" w:rsidRPr="001F13BB">
          <w:rPr>
            <w:color w:val="000000"/>
            <w:rPrChange w:id="161" w:author="Daniel Montjoy Pita" w:date="2017-10-09T12:56:00Z">
              <w:rPr>
                <w:color w:val="000000"/>
                <w:highlight w:val="yellow"/>
              </w:rPr>
            </w:rPrChange>
          </w:rPr>
          <w:t xml:space="preserve"> para la cobertura de </w:t>
        </w:r>
      </w:ins>
      <w:ins w:id="162" w:author="Daniel Montjoy Pita" w:date="2017-10-10T09:23:00Z">
        <w:r w:rsidR="000F13E4">
          <w:rPr>
            <w:color w:val="000000"/>
          </w:rPr>
          <w:t>audífonos</w:t>
        </w:r>
      </w:ins>
      <w:ins w:id="163" w:author="Daniel Montjoy Pita" w:date="2017-10-09T13:00:00Z">
        <w:r w:rsidR="001F13BB">
          <w:rPr>
            <w:color w:val="000000"/>
          </w:rPr>
          <w:t xml:space="preserve"> por parte de las EPS</w:t>
        </w:r>
      </w:ins>
      <w:ins w:id="164" w:author="Daniel Montjoy Pita" w:date="2017-10-09T12:53:00Z">
        <w:r w:rsidR="009B43F7" w:rsidRPr="001F13BB">
          <w:rPr>
            <w:color w:val="000000"/>
          </w:rPr>
          <w:t xml:space="preserve">. </w:t>
        </w:r>
      </w:ins>
      <w:moveFromRangeStart w:id="165" w:author="Daniel Montjoy Pita" w:date="2017-10-09T12:54:00Z" w:name="move495316970"/>
      <w:moveFrom w:id="166" w:author="Daniel Montjoy Pita" w:date="2017-10-09T12:54:00Z">
        <w:r w:rsidR="00AE3DC3" w:rsidRPr="001F13BB" w:rsidDel="009B43F7">
          <w:rPr>
            <w:color w:val="000000"/>
            <w:highlight w:val="yellow"/>
            <w:rPrChange w:id="167" w:author="Daniel Montjoy Pita" w:date="2017-10-09T12:56:00Z">
              <w:rPr>
                <w:color w:val="000000"/>
              </w:rPr>
            </w:rPrChange>
          </w:rPr>
          <w:t>D</w:t>
        </w:r>
        <w:r w:rsidR="00F60A4D" w:rsidRPr="001F13BB" w:rsidDel="009B43F7">
          <w:rPr>
            <w:color w:val="000000"/>
            <w:highlight w:val="yellow"/>
            <w:rPrChange w:id="168" w:author="Daniel Montjoy Pita" w:date="2017-10-09T12:56:00Z">
              <w:rPr>
                <w:color w:val="000000"/>
              </w:rPr>
            </w:rPrChange>
          </w:rPr>
          <w:t xml:space="preserve">e acuerdo a la </w:t>
        </w:r>
        <w:r w:rsidR="00AE3DC3" w:rsidRPr="001F13BB" w:rsidDel="009B43F7">
          <w:rPr>
            <w:highlight w:val="yellow"/>
            <w:rPrChange w:id="169" w:author="Daniel Montjoy Pita" w:date="2017-10-09T12:56:00Z">
              <w:rPr/>
            </w:rPrChange>
          </w:rPr>
          <w:t>Organización Mundial de la Salud (</w:t>
        </w:r>
        <w:r w:rsidR="00D32394" w:rsidRPr="001F13BB" w:rsidDel="009B43F7">
          <w:rPr>
            <w:highlight w:val="yellow"/>
            <w:rPrChange w:id="170" w:author="Daniel Montjoy Pita" w:date="2017-10-09T12:56:00Z">
              <w:rPr/>
            </w:rPrChange>
          </w:rPr>
          <w:t xml:space="preserve">OMS </w:t>
        </w:r>
        <w:r w:rsidR="00AE3DC3" w:rsidRPr="001F13BB" w:rsidDel="009B43F7">
          <w:rPr>
            <w:highlight w:val="yellow"/>
            <w:rPrChange w:id="171" w:author="Daniel Montjoy Pita" w:date="2017-10-09T12:56:00Z">
              <w:rPr/>
            </w:rPrChange>
          </w:rPr>
          <w:t xml:space="preserve">2015) </w:t>
        </w:r>
        <w:r w:rsidR="00F60A4D" w:rsidRPr="001F13BB" w:rsidDel="009B43F7">
          <w:rPr>
            <w:color w:val="000000"/>
            <w:highlight w:val="yellow"/>
            <w:rPrChange w:id="172" w:author="Daniel Montjoy Pita" w:date="2017-10-09T12:56:00Z">
              <w:rPr>
                <w:color w:val="000000"/>
              </w:rPr>
            </w:rPrChange>
          </w:rPr>
          <w:t>un</w:t>
        </w:r>
        <w:r w:rsidR="006167F9" w:rsidRPr="001F13BB" w:rsidDel="009B43F7">
          <w:rPr>
            <w:color w:val="000000"/>
            <w:highlight w:val="yellow"/>
            <w:rPrChange w:id="173" w:author="Daniel Montjoy Pita" w:date="2017-10-09T12:56:00Z">
              <w:rPr>
                <w:color w:val="000000"/>
              </w:rPr>
            </w:rPrChange>
          </w:rPr>
          <w:t>a</w:t>
        </w:r>
        <w:r w:rsidR="00F60A4D" w:rsidRPr="001F13BB" w:rsidDel="009B43F7">
          <w:rPr>
            <w:color w:val="000000"/>
            <w:highlight w:val="yellow"/>
            <w:rPrChange w:id="174" w:author="Daniel Montjoy Pita" w:date="2017-10-09T12:56:00Z">
              <w:rPr>
                <w:color w:val="000000"/>
              </w:rPr>
            </w:rPrChange>
          </w:rPr>
          <w:t xml:space="preserve"> tercera </w:t>
        </w:r>
        <w:r w:rsidR="00351723" w:rsidRPr="001F13BB" w:rsidDel="009B43F7">
          <w:rPr>
            <w:color w:val="000000"/>
            <w:highlight w:val="yellow"/>
            <w:rPrChange w:id="175" w:author="Daniel Montjoy Pita" w:date="2017-10-09T12:56:00Z">
              <w:rPr>
                <w:color w:val="000000"/>
              </w:rPr>
            </w:rPrChange>
          </w:rPr>
          <w:t xml:space="preserve">parte </w:t>
        </w:r>
        <w:r w:rsidR="0000555A" w:rsidRPr="001F13BB" w:rsidDel="009B43F7">
          <w:rPr>
            <w:color w:val="000000"/>
            <w:highlight w:val="yellow"/>
            <w:rPrChange w:id="176" w:author="Daniel Montjoy Pita" w:date="2017-10-09T12:56:00Z">
              <w:rPr>
                <w:color w:val="000000"/>
              </w:rPr>
            </w:rPrChange>
          </w:rPr>
          <w:t>podría padecer</w:t>
        </w:r>
        <w:r w:rsidR="00F60A4D" w:rsidRPr="001F13BB" w:rsidDel="009B43F7">
          <w:rPr>
            <w:color w:val="000000"/>
            <w:highlight w:val="yellow"/>
            <w:rPrChange w:id="177" w:author="Daniel Montjoy Pita" w:date="2017-10-09T12:56:00Z">
              <w:rPr>
                <w:color w:val="000000"/>
              </w:rPr>
            </w:rPrChange>
          </w:rPr>
          <w:t xml:space="preserve"> una pérdida auditiva incapacitante</w:t>
        </w:r>
        <w:r w:rsidR="00AE3DC3" w:rsidRPr="001F13BB" w:rsidDel="009B43F7">
          <w:rPr>
            <w:rStyle w:val="Refdenotaalpie"/>
            <w:color w:val="000000"/>
            <w:highlight w:val="yellow"/>
            <w:rPrChange w:id="178" w:author="Daniel Montjoy Pita" w:date="2017-10-09T12:56:00Z">
              <w:rPr>
                <w:rStyle w:val="Refdenotaalpie"/>
                <w:color w:val="000000"/>
              </w:rPr>
            </w:rPrChange>
          </w:rPr>
          <w:footnoteReference w:id="9"/>
        </w:r>
        <w:r w:rsidR="005634BF" w:rsidRPr="001F13BB" w:rsidDel="009B43F7">
          <w:rPr>
            <w:color w:val="000000"/>
            <w:highlight w:val="yellow"/>
            <w:rPrChange w:id="181" w:author="Daniel Montjoy Pita" w:date="2017-10-09T12:56:00Z">
              <w:rPr>
                <w:color w:val="000000"/>
              </w:rPr>
            </w:rPrChange>
          </w:rPr>
          <w:t>,</w:t>
        </w:r>
        <w:r w:rsidR="00AE3DC3" w:rsidRPr="001F13BB" w:rsidDel="009B43F7">
          <w:rPr>
            <w:color w:val="000000"/>
            <w:highlight w:val="yellow"/>
            <w:rPrChange w:id="182" w:author="Daniel Montjoy Pita" w:date="2017-10-09T12:56:00Z">
              <w:rPr>
                <w:color w:val="000000"/>
              </w:rPr>
            </w:rPrChange>
          </w:rPr>
          <w:t xml:space="preserve"> la cual no se puede revertir</w:t>
        </w:r>
        <w:r w:rsidR="00AE3DC3" w:rsidRPr="001F13BB" w:rsidDel="009B43F7">
          <w:rPr>
            <w:rStyle w:val="Refdenotaalpie"/>
            <w:color w:val="000000"/>
            <w:highlight w:val="yellow"/>
            <w:rPrChange w:id="183" w:author="Daniel Montjoy Pita" w:date="2017-10-09T12:56:00Z">
              <w:rPr>
                <w:rStyle w:val="Refdenotaalpie"/>
                <w:color w:val="000000"/>
              </w:rPr>
            </w:rPrChange>
          </w:rPr>
          <w:footnoteReference w:id="10"/>
        </w:r>
        <w:r w:rsidR="005634BF" w:rsidRPr="001F13BB" w:rsidDel="009B43F7">
          <w:rPr>
            <w:color w:val="000000"/>
            <w:highlight w:val="yellow"/>
            <w:rPrChange w:id="186" w:author="Daniel Montjoy Pita" w:date="2017-10-09T12:56:00Z">
              <w:rPr>
                <w:color w:val="000000"/>
              </w:rPr>
            </w:rPrChange>
          </w:rPr>
          <w:t>,</w:t>
        </w:r>
        <w:r w:rsidR="00AE3DC3" w:rsidRPr="001F13BB" w:rsidDel="009B43F7">
          <w:rPr>
            <w:color w:val="000000"/>
            <w:highlight w:val="yellow"/>
            <w:rPrChange w:id="187" w:author="Daniel Montjoy Pita" w:date="2017-10-09T12:56:00Z">
              <w:rPr>
                <w:color w:val="000000"/>
              </w:rPr>
            </w:rPrChange>
          </w:rPr>
          <w:t xml:space="preserve"> sin embargo</w:t>
        </w:r>
        <w:r w:rsidR="005634BF" w:rsidRPr="001F13BB" w:rsidDel="009B43F7">
          <w:rPr>
            <w:color w:val="000000"/>
            <w:highlight w:val="yellow"/>
            <w:rPrChange w:id="188" w:author="Daniel Montjoy Pita" w:date="2017-10-09T12:56:00Z">
              <w:rPr>
                <w:color w:val="000000"/>
              </w:rPr>
            </w:rPrChange>
          </w:rPr>
          <w:t>,</w:t>
        </w:r>
        <w:r w:rsidR="00AE3DC3" w:rsidRPr="001F13BB" w:rsidDel="009B43F7">
          <w:rPr>
            <w:color w:val="000000"/>
            <w:highlight w:val="yellow"/>
            <w:rPrChange w:id="189" w:author="Daniel Montjoy Pita" w:date="2017-10-09T12:56:00Z">
              <w:rPr>
                <w:color w:val="000000"/>
              </w:rPr>
            </w:rPrChange>
          </w:rPr>
          <w:t xml:space="preserve"> puede tratarse de manera eficaz mediante audífonos.</w:t>
        </w:r>
      </w:moveFrom>
      <w:moveFromRangeEnd w:id="165"/>
    </w:p>
    <w:p w:rsidR="00E64FD9" w:rsidRPr="00242E3C" w:rsidRDefault="00E64FD9" w:rsidP="005B45CF">
      <w:pPr>
        <w:spacing w:line="240" w:lineRule="auto"/>
        <w:rPr>
          <w:color w:val="000000"/>
        </w:rPr>
      </w:pPr>
    </w:p>
    <w:p w:rsidR="00A94723" w:rsidRPr="00242E3C" w:rsidDel="003A12F7" w:rsidRDefault="00C81975" w:rsidP="004C28AB">
      <w:pPr>
        <w:rPr>
          <w:del w:id="190" w:author="Daniel Montjoy Pita" w:date="2017-10-06T15:41:00Z"/>
        </w:rPr>
      </w:pPr>
      <w:r w:rsidRPr="00242E3C">
        <w:rPr>
          <w:color w:val="000000"/>
        </w:rPr>
        <w:t xml:space="preserve">Debido al crecimiento económico sostenido de los últimos años y </w:t>
      </w:r>
      <w:r w:rsidR="00897724" w:rsidRPr="00242E3C">
        <w:rPr>
          <w:color w:val="000000"/>
        </w:rPr>
        <w:t xml:space="preserve">la </w:t>
      </w:r>
      <w:r w:rsidRPr="00242E3C">
        <w:rPr>
          <w:color w:val="000000"/>
        </w:rPr>
        <w:t>consecuente reducción de la pobreza</w:t>
      </w:r>
      <w:r w:rsidR="00156AF1" w:rsidRPr="00242E3C">
        <w:rPr>
          <w:color w:val="000000"/>
        </w:rPr>
        <w:t>,</w:t>
      </w:r>
      <w:r w:rsidRPr="00242E3C">
        <w:rPr>
          <w:color w:val="000000"/>
        </w:rPr>
        <w:t xml:space="preserve"> </w:t>
      </w:r>
      <w:r w:rsidR="00784192" w:rsidRPr="00242E3C">
        <w:rPr>
          <w:color w:val="000000"/>
        </w:rPr>
        <w:t xml:space="preserve">los </w:t>
      </w:r>
      <w:r w:rsidR="005B45CF" w:rsidRPr="00242E3C">
        <w:rPr>
          <w:color w:val="000000"/>
        </w:rPr>
        <w:t>NSE</w:t>
      </w:r>
      <w:r w:rsidR="00784192" w:rsidRPr="00242E3C">
        <w:rPr>
          <w:color w:val="000000"/>
        </w:rPr>
        <w:t xml:space="preserve"> A, B y C han ido aumentado constantemente desde el 2005 </w:t>
      </w:r>
      <w:r w:rsidR="005634BF" w:rsidRPr="00242E3C">
        <w:t>(</w:t>
      </w:r>
      <w:proofErr w:type="spellStart"/>
      <w:r w:rsidR="00784192" w:rsidRPr="00242E3C">
        <w:t>Ipsos</w:t>
      </w:r>
      <w:proofErr w:type="spellEnd"/>
      <w:r w:rsidR="00784192" w:rsidRPr="00242E3C">
        <w:t xml:space="preserve"> Perú 2015).</w:t>
      </w:r>
      <w:r w:rsidR="00A23F06" w:rsidRPr="00242E3C">
        <w:t xml:space="preserve"> </w:t>
      </w:r>
      <w:ins w:id="191" w:author="Daniel Montjoy Pita" w:date="2017-10-09T12:50:00Z">
        <w:r w:rsidR="00DC78AF">
          <w:t xml:space="preserve"> </w:t>
        </w:r>
      </w:ins>
    </w:p>
    <w:p w:rsidR="00A23F06" w:rsidRPr="00242E3C" w:rsidDel="00DC78AF" w:rsidRDefault="00A23F06" w:rsidP="005B45CF">
      <w:pPr>
        <w:spacing w:line="240" w:lineRule="auto"/>
        <w:rPr>
          <w:del w:id="192" w:author="Daniel Montjoy Pita" w:date="2017-10-09T12:51:00Z"/>
        </w:rPr>
      </w:pPr>
    </w:p>
    <w:p w:rsidR="00484AB4" w:rsidRPr="00242E3C" w:rsidRDefault="008C3E1F" w:rsidP="004C28AB">
      <w:r w:rsidRPr="00242E3C">
        <w:t>En la</w:t>
      </w:r>
      <w:r w:rsidR="006273BD" w:rsidRPr="00242E3C">
        <w:t xml:space="preserve"> tabla 3</w:t>
      </w:r>
      <w:r w:rsidRPr="00242E3C">
        <w:t xml:space="preserve"> se observa que</w:t>
      </w:r>
      <w:r w:rsidR="00484AB4" w:rsidRPr="00242E3C">
        <w:t>,</w:t>
      </w:r>
      <w:r w:rsidR="005634BF" w:rsidRPr="00242E3C">
        <w:t xml:space="preserve"> según el análisis,</w:t>
      </w:r>
      <w:r w:rsidRPr="00242E3C">
        <w:t xml:space="preserve"> el </w:t>
      </w:r>
      <w:r w:rsidR="005634BF" w:rsidRPr="00242E3C">
        <w:t xml:space="preserve">entorno social </w:t>
      </w:r>
      <w:r w:rsidRPr="00242E3C">
        <w:t>se presenta como una oportunidad.</w:t>
      </w:r>
      <w:r w:rsidR="00484AB4" w:rsidRPr="00242E3C">
        <w:br w:type="page"/>
      </w:r>
    </w:p>
    <w:p w:rsidR="00883C30" w:rsidRPr="00242E3C" w:rsidRDefault="00883C30" w:rsidP="00582BAE">
      <w:pPr>
        <w:pStyle w:val="Epgrafe"/>
        <w:outlineLvl w:val="0"/>
      </w:pPr>
      <w:bookmarkStart w:id="193" w:name="_Ref473296859"/>
      <w:bookmarkStart w:id="194" w:name="_Toc491614497"/>
      <w:r w:rsidRPr="00242E3C">
        <w:lastRenderedPageBreak/>
        <w:t xml:space="preserve">Tabla </w:t>
      </w:r>
      <w:bookmarkEnd w:id="193"/>
      <w:r w:rsidR="006273BD" w:rsidRPr="00242E3C">
        <w:t>3</w:t>
      </w:r>
      <w:r w:rsidRPr="00242E3C">
        <w:t xml:space="preserve">. Entorno </w:t>
      </w:r>
      <w:r w:rsidR="006273BD" w:rsidRPr="00242E3C">
        <w:t>s</w:t>
      </w:r>
      <w:r w:rsidRPr="00242E3C">
        <w:t>ocial</w:t>
      </w:r>
      <w:bookmarkEnd w:id="194"/>
    </w:p>
    <w:tbl>
      <w:tblPr>
        <w:tblStyle w:val="TablaTesisnormal"/>
        <w:tblW w:w="4921" w:type="pct"/>
        <w:jc w:val="center"/>
        <w:tblLook w:val="04A0" w:firstRow="1" w:lastRow="0" w:firstColumn="1" w:lastColumn="0" w:noHBand="0" w:noVBand="1"/>
        <w:tblCaption w:val="xxxx"/>
      </w:tblPr>
      <w:tblGrid>
        <w:gridCol w:w="542"/>
        <w:gridCol w:w="2945"/>
        <w:gridCol w:w="2039"/>
        <w:gridCol w:w="1802"/>
        <w:gridCol w:w="1253"/>
      </w:tblGrid>
      <w:tr w:rsidR="00EF4932" w:rsidRPr="00242E3C" w:rsidTr="005634BF">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5634BF">
            <w:pPr>
              <w:spacing w:line="240" w:lineRule="auto"/>
              <w:jc w:val="center"/>
              <w:rPr>
                <w:bCs/>
                <w:color w:val="000000"/>
                <w:szCs w:val="16"/>
              </w:rPr>
            </w:pPr>
            <w:r w:rsidRPr="00242E3C">
              <w:rPr>
                <w:bCs/>
                <w:color w:val="000000"/>
                <w:szCs w:val="16"/>
              </w:rPr>
              <w:t>Peso</w:t>
            </w:r>
          </w:p>
        </w:tc>
        <w:tc>
          <w:tcPr>
            <w:tcW w:w="1716" w:type="pct"/>
            <w:hideMark/>
          </w:tcPr>
          <w:p w:rsidR="00207871" w:rsidRPr="00242E3C" w:rsidRDefault="00207871" w:rsidP="005634BF">
            <w:pPr>
              <w:spacing w:line="240" w:lineRule="auto"/>
              <w:jc w:val="center"/>
              <w:rPr>
                <w:bCs/>
                <w:color w:val="000000"/>
                <w:szCs w:val="16"/>
              </w:rPr>
            </w:pPr>
            <w:r w:rsidRPr="00242E3C">
              <w:rPr>
                <w:bCs/>
                <w:color w:val="000000"/>
                <w:szCs w:val="16"/>
              </w:rPr>
              <w:t>Tendencia</w:t>
            </w:r>
          </w:p>
        </w:tc>
        <w:tc>
          <w:tcPr>
            <w:tcW w:w="1188" w:type="pct"/>
            <w:hideMark/>
          </w:tcPr>
          <w:p w:rsidR="00207871" w:rsidRPr="00242E3C" w:rsidRDefault="00207871" w:rsidP="005634BF">
            <w:pPr>
              <w:spacing w:line="240" w:lineRule="auto"/>
              <w:jc w:val="center"/>
              <w:rPr>
                <w:bCs/>
                <w:color w:val="000000"/>
                <w:szCs w:val="16"/>
              </w:rPr>
            </w:pPr>
            <w:r w:rsidRPr="00242E3C">
              <w:rPr>
                <w:bCs/>
                <w:color w:val="000000"/>
                <w:szCs w:val="16"/>
              </w:rPr>
              <w:t>Impacto en la industria</w:t>
            </w:r>
          </w:p>
        </w:tc>
        <w:tc>
          <w:tcPr>
            <w:tcW w:w="1050" w:type="pct"/>
            <w:hideMark/>
          </w:tcPr>
          <w:p w:rsidR="00207871" w:rsidRPr="00242E3C" w:rsidRDefault="00207871" w:rsidP="005634BF">
            <w:pPr>
              <w:spacing w:line="240" w:lineRule="auto"/>
              <w:jc w:val="center"/>
              <w:rPr>
                <w:bCs/>
                <w:color w:val="000000"/>
                <w:szCs w:val="16"/>
              </w:rPr>
            </w:pPr>
            <w:r w:rsidRPr="00242E3C">
              <w:rPr>
                <w:bCs/>
                <w:color w:val="000000"/>
                <w:szCs w:val="16"/>
              </w:rPr>
              <w:t>Efecto probable en la empresa</w:t>
            </w:r>
          </w:p>
        </w:tc>
        <w:tc>
          <w:tcPr>
            <w:tcW w:w="730" w:type="pct"/>
            <w:hideMark/>
          </w:tcPr>
          <w:p w:rsidR="00207871" w:rsidRPr="00242E3C" w:rsidRDefault="00207871" w:rsidP="005634BF">
            <w:pPr>
              <w:spacing w:line="240" w:lineRule="auto"/>
              <w:jc w:val="center"/>
              <w:rPr>
                <w:bCs/>
                <w:color w:val="000000"/>
                <w:szCs w:val="16"/>
              </w:rPr>
            </w:pPr>
            <w:r w:rsidRPr="00242E3C">
              <w:rPr>
                <w:bCs/>
                <w:color w:val="000000"/>
                <w:szCs w:val="16"/>
              </w:rPr>
              <w:t>Amenaza/ 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602340" w:rsidP="005634BF">
            <w:pPr>
              <w:spacing w:line="240" w:lineRule="auto"/>
              <w:jc w:val="left"/>
              <w:rPr>
                <w:color w:val="000000"/>
                <w:szCs w:val="16"/>
              </w:rPr>
            </w:pPr>
            <w:r w:rsidRPr="00242E3C">
              <w:rPr>
                <w:color w:val="000000"/>
                <w:szCs w:val="16"/>
              </w:rPr>
              <w:t>Aumento de p</w:t>
            </w:r>
            <w:r w:rsidR="00207871" w:rsidRPr="00242E3C">
              <w:rPr>
                <w:color w:val="000000"/>
                <w:szCs w:val="16"/>
              </w:rPr>
              <w:t>ersonas con limitaciones auditivas moderadas.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Tendencia hacia el envejecimiento poblacional.</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Mejoramiento de los niveles socioeconómicos.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 xml:space="preserve">os NSE </w:t>
            </w:r>
            <w:r w:rsidRPr="00242E3C">
              <w:rPr>
                <w:color w:val="000000"/>
                <w:szCs w:val="16"/>
              </w:rPr>
              <w:t>C y D que son los de mayor proporción.</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Menor demanda por audífonos.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Crecimiento lento.</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041507" w:rsidRPr="00242E3C" w:rsidRDefault="00041507" w:rsidP="00784192">
      <w:pPr>
        <w:pStyle w:val="Nota"/>
      </w:pPr>
      <w:r w:rsidRPr="00242E3C">
        <w:t xml:space="preserve">Fuente: Elaboración propia 2016. </w:t>
      </w:r>
    </w:p>
    <w:p w:rsidR="000F0447" w:rsidRPr="00242E3C" w:rsidRDefault="000F0447" w:rsidP="00784192">
      <w:pPr>
        <w:pStyle w:val="Nota"/>
      </w:pPr>
    </w:p>
    <w:p w:rsidR="00921F0C" w:rsidRPr="00242E3C" w:rsidRDefault="00C83D3C" w:rsidP="00156F6F">
      <w:pPr>
        <w:spacing w:line="240" w:lineRule="auto"/>
        <w:ind w:left="340" w:hanging="340"/>
      </w:pPr>
      <w:bookmarkStart w:id="195" w:name="_Toc469493451"/>
      <w:bookmarkStart w:id="196" w:name="_Toc469493851"/>
      <w:bookmarkStart w:id="197" w:name="_Toc469495254"/>
      <w:bookmarkStart w:id="198" w:name="_Toc469495451"/>
      <w:bookmarkStart w:id="199" w:name="_Toc491614542"/>
      <w:r w:rsidRPr="00242E3C">
        <w:rPr>
          <w:b/>
        </w:rPr>
        <w:t>1.4</w:t>
      </w:r>
      <w:r w:rsidRPr="00242E3C">
        <w:rPr>
          <w:b/>
        </w:rPr>
        <w:tab/>
      </w:r>
      <w:r w:rsidR="00921F0C" w:rsidRPr="00242E3C">
        <w:rPr>
          <w:b/>
        </w:rPr>
        <w:t>Entorno tecnológico</w:t>
      </w:r>
      <w:bookmarkEnd w:id="195"/>
      <w:bookmarkEnd w:id="196"/>
      <w:bookmarkEnd w:id="197"/>
      <w:bookmarkEnd w:id="198"/>
      <w:bookmarkEnd w:id="199"/>
      <w:r w:rsidR="00921F0C" w:rsidRPr="00242E3C">
        <w:t xml:space="preserve"> </w:t>
      </w:r>
    </w:p>
    <w:p w:rsidR="00A50198" w:rsidRPr="00242E3C" w:rsidRDefault="00A50198" w:rsidP="00A50198">
      <w:pPr>
        <w:rPr>
          <w:lang w:eastAsia="en-US"/>
        </w:rPr>
      </w:pPr>
    </w:p>
    <w:p w:rsidR="000C65C8" w:rsidRPr="00242E3C" w:rsidRDefault="00F44F99" w:rsidP="007624F8">
      <w:r w:rsidRPr="00242E3C">
        <w:t>De acuerdo al President’s Council of Advisors on Science and Technology (2015), la industria</w:t>
      </w:r>
      <w:r w:rsidR="00BC14BD" w:rsidRPr="00242E3C">
        <w:t xml:space="preserve"> de audífonos</w:t>
      </w:r>
      <w:r w:rsidRPr="00242E3C">
        <w:t xml:space="preserve"> es altamente concentrada y poco innovadora</w:t>
      </w:r>
      <w:r w:rsidR="00BC14BD" w:rsidRPr="00242E3C">
        <w:t>,</w:t>
      </w:r>
      <w:r w:rsidR="00F61DC2" w:rsidRPr="00242E3C">
        <w:t xml:space="preserve"> lo que </w:t>
      </w:r>
      <w:r w:rsidR="00BC14BD" w:rsidRPr="00242E3C">
        <w:t>ocasiona</w:t>
      </w:r>
      <w:r w:rsidR="00F61DC2" w:rsidRPr="00242E3C">
        <w:t xml:space="preserve"> que los precios no </w:t>
      </w:r>
      <w:r w:rsidR="00BC14BD" w:rsidRPr="00242E3C">
        <w:t>disminuyan</w:t>
      </w:r>
      <w:r w:rsidR="00F61DC2" w:rsidRPr="00242E3C">
        <w:t xml:space="preserve"> ni</w:t>
      </w:r>
      <w:r w:rsidR="00BC14BD" w:rsidRPr="00242E3C">
        <w:t xml:space="preserve"> que</w:t>
      </w:r>
      <w:r w:rsidR="00F61DC2" w:rsidRPr="00242E3C">
        <w:t xml:space="preserve"> las caract</w:t>
      </w:r>
      <w:r w:rsidR="00BC14BD" w:rsidRPr="00242E3C">
        <w:t>erísticas tecnológicas aumenten</w:t>
      </w:r>
      <w:r w:rsidR="005634BF" w:rsidRPr="00242E3C">
        <w:t>,</w:t>
      </w:r>
      <w:r w:rsidR="00F61DC2" w:rsidRPr="00242E3C">
        <w:t xml:space="preserve"> como en otras industrias tecnológicas. </w:t>
      </w:r>
      <w:r w:rsidR="00156AF1" w:rsidRPr="00242E3C">
        <w:t>Así, de acuerdo al mismo estudio</w:t>
      </w:r>
      <w:r w:rsidR="00B26914" w:rsidRPr="00242E3C">
        <w:t>,</w:t>
      </w:r>
      <w:r w:rsidR="00156AF1" w:rsidRPr="00242E3C">
        <w:t xml:space="preserve"> las principales mejoras estarán relacionas a que </w:t>
      </w:r>
      <w:r w:rsidR="003A3A8C" w:rsidRPr="00242E3C">
        <w:t xml:space="preserve">las personas </w:t>
      </w:r>
      <w:r w:rsidR="00156AF1" w:rsidRPr="00242E3C">
        <w:t>puedan</w:t>
      </w:r>
      <w:r w:rsidR="003A3A8C" w:rsidRPr="00242E3C">
        <w:t xml:space="preserve"> calibrar en forma automática sus audífonos dependie</w:t>
      </w:r>
      <w:r w:rsidR="00B26914" w:rsidRPr="00242E3C">
        <w:t>ndo de su necesidad, imprimir los</w:t>
      </w:r>
      <w:r w:rsidR="003A3A8C" w:rsidRPr="00242E3C">
        <w:t xml:space="preserve"> </w:t>
      </w:r>
      <w:r w:rsidR="00B26914" w:rsidRPr="00242E3C">
        <w:t>moldes utilizando impresoras 3D y</w:t>
      </w:r>
      <w:r w:rsidR="003A3A8C" w:rsidRPr="00242E3C">
        <w:t xml:space="preserve"> recibir alertas sobre indicadores de salud</w:t>
      </w:r>
      <w:r w:rsidR="00B26914" w:rsidRPr="00242E3C">
        <w:t>.</w:t>
      </w:r>
      <w:r w:rsidR="00A23F06" w:rsidRPr="00242E3C">
        <w:t xml:space="preserve"> </w:t>
      </w:r>
      <w:r w:rsidR="008C3E1F" w:rsidRPr="00242E3C">
        <w:rPr>
          <w:bCs/>
          <w:color w:val="000000"/>
        </w:rPr>
        <w:t>De acuerdo al análisis</w:t>
      </w:r>
      <w:r w:rsidR="00DA0B59" w:rsidRPr="00242E3C">
        <w:rPr>
          <w:bCs/>
          <w:color w:val="000000"/>
        </w:rPr>
        <w:t>,</w:t>
      </w:r>
      <w:r w:rsidR="008C3E1F" w:rsidRPr="00242E3C">
        <w:rPr>
          <w:bCs/>
          <w:color w:val="000000"/>
        </w:rPr>
        <w:t xml:space="preserve"> el </w:t>
      </w:r>
      <w:r w:rsidR="00DA0B59" w:rsidRPr="00242E3C">
        <w:rPr>
          <w:bCs/>
          <w:color w:val="000000"/>
        </w:rPr>
        <w:t>e</w:t>
      </w:r>
      <w:r w:rsidR="008C3E1F" w:rsidRPr="00242E3C">
        <w:rPr>
          <w:bCs/>
          <w:color w:val="000000"/>
        </w:rPr>
        <w:t>ntorno tecnológico se presenta como una oportunidad.</w:t>
      </w:r>
    </w:p>
    <w:p w:rsidR="000F0447" w:rsidRPr="00242E3C" w:rsidRDefault="000F0447" w:rsidP="007624F8">
      <w:pPr>
        <w:rPr>
          <w:bCs/>
          <w:color w:val="000000"/>
        </w:rPr>
      </w:pPr>
    </w:p>
    <w:p w:rsidR="002150E0" w:rsidRPr="00242E3C" w:rsidRDefault="002150E0" w:rsidP="00582BAE">
      <w:pPr>
        <w:pStyle w:val="Epgrafe"/>
        <w:outlineLvl w:val="0"/>
      </w:pPr>
      <w:bookmarkStart w:id="200" w:name="_Ref473297035"/>
      <w:bookmarkStart w:id="201" w:name="_Toc491614498"/>
      <w:r w:rsidRPr="00242E3C">
        <w:t xml:space="preserve">Tabla </w:t>
      </w:r>
      <w:bookmarkEnd w:id="200"/>
      <w:r w:rsidR="006273BD" w:rsidRPr="00242E3C">
        <w:t>4</w:t>
      </w:r>
      <w:r w:rsidRPr="00242E3C">
        <w:t>. Entorno tecnológico</w:t>
      </w:r>
      <w:bookmarkEnd w:id="201"/>
    </w:p>
    <w:tbl>
      <w:tblPr>
        <w:tblStyle w:val="TablaTesisnormal"/>
        <w:tblW w:w="5000" w:type="pct"/>
        <w:jc w:val="center"/>
        <w:tblLook w:val="04A0" w:firstRow="1" w:lastRow="0" w:firstColumn="1" w:lastColumn="0" w:noHBand="0" w:noVBand="1"/>
        <w:tblCaption w:val="xxxx"/>
      </w:tblPr>
      <w:tblGrid>
        <w:gridCol w:w="528"/>
        <w:gridCol w:w="2144"/>
        <w:gridCol w:w="2073"/>
        <w:gridCol w:w="2212"/>
        <w:gridCol w:w="1762"/>
      </w:tblGrid>
      <w:tr w:rsidR="00EF4932" w:rsidRPr="00242E3C" w:rsidTr="00DA0B59">
        <w:trPr>
          <w:cnfStyle w:val="100000000000" w:firstRow="1" w:lastRow="0" w:firstColumn="0" w:lastColumn="0" w:oddVBand="0" w:evenVBand="0" w:oddHBand="0" w:evenHBand="0" w:firstRowFirstColumn="0" w:firstRowLastColumn="0" w:lastRowFirstColumn="0" w:lastRowLastColumn="0"/>
          <w:trHeight w:val="20"/>
          <w:jc w:val="center"/>
        </w:trPr>
        <w:tc>
          <w:tcPr>
            <w:tcW w:w="263" w:type="pct"/>
            <w:hideMark/>
          </w:tcPr>
          <w:p w:rsidR="00207871" w:rsidRPr="00242E3C" w:rsidRDefault="00207871" w:rsidP="00DA0B59">
            <w:pPr>
              <w:spacing w:line="240" w:lineRule="auto"/>
              <w:jc w:val="center"/>
              <w:rPr>
                <w:bCs/>
                <w:color w:val="000000"/>
                <w:szCs w:val="16"/>
              </w:rPr>
            </w:pPr>
            <w:r w:rsidRPr="00242E3C">
              <w:rPr>
                <w:bCs/>
                <w:color w:val="000000"/>
                <w:szCs w:val="16"/>
              </w:rPr>
              <w:t>Peso</w:t>
            </w:r>
          </w:p>
        </w:tc>
        <w:tc>
          <w:tcPr>
            <w:tcW w:w="1240" w:type="pct"/>
            <w:hideMark/>
          </w:tcPr>
          <w:p w:rsidR="00207871" w:rsidRPr="00242E3C" w:rsidRDefault="00207871" w:rsidP="00DA0B59">
            <w:pPr>
              <w:spacing w:line="240" w:lineRule="auto"/>
              <w:jc w:val="center"/>
              <w:rPr>
                <w:bCs/>
                <w:color w:val="000000"/>
                <w:szCs w:val="16"/>
              </w:rPr>
            </w:pPr>
            <w:r w:rsidRPr="00242E3C">
              <w:rPr>
                <w:bCs/>
                <w:color w:val="000000"/>
                <w:szCs w:val="16"/>
              </w:rPr>
              <w:t>Tendencia</w:t>
            </w:r>
          </w:p>
        </w:tc>
        <w:tc>
          <w:tcPr>
            <w:tcW w:w="1199" w:type="pct"/>
            <w:hideMark/>
          </w:tcPr>
          <w:p w:rsidR="00207871" w:rsidRPr="00242E3C" w:rsidRDefault="00207871" w:rsidP="00DA0B59">
            <w:pPr>
              <w:spacing w:line="240" w:lineRule="auto"/>
              <w:jc w:val="center"/>
              <w:rPr>
                <w:bCs/>
                <w:color w:val="000000"/>
                <w:szCs w:val="16"/>
              </w:rPr>
            </w:pPr>
            <w:r w:rsidRPr="00242E3C">
              <w:rPr>
                <w:bCs/>
                <w:color w:val="000000"/>
                <w:szCs w:val="16"/>
              </w:rPr>
              <w:t>Impacto en la industria</w:t>
            </w:r>
          </w:p>
        </w:tc>
        <w:tc>
          <w:tcPr>
            <w:tcW w:w="1278" w:type="pct"/>
            <w:hideMark/>
          </w:tcPr>
          <w:p w:rsidR="00207871" w:rsidRPr="00242E3C" w:rsidRDefault="00207871" w:rsidP="00DA0B59">
            <w:pPr>
              <w:spacing w:line="240" w:lineRule="auto"/>
              <w:jc w:val="center"/>
              <w:rPr>
                <w:bCs/>
                <w:color w:val="000000"/>
                <w:szCs w:val="16"/>
              </w:rPr>
            </w:pPr>
            <w:r w:rsidRPr="00242E3C">
              <w:rPr>
                <w:bCs/>
                <w:color w:val="000000"/>
                <w:szCs w:val="16"/>
              </w:rPr>
              <w:t>Efecto probable en la empresa</w:t>
            </w:r>
          </w:p>
        </w:tc>
        <w:tc>
          <w:tcPr>
            <w:tcW w:w="1021" w:type="pct"/>
            <w:hideMark/>
          </w:tcPr>
          <w:p w:rsidR="00207871" w:rsidRPr="00242E3C" w:rsidRDefault="00207871" w:rsidP="00DA0B59">
            <w:pPr>
              <w:spacing w:line="240" w:lineRule="auto"/>
              <w:jc w:val="center"/>
              <w:rPr>
                <w:bCs/>
                <w:color w:val="000000"/>
                <w:szCs w:val="16"/>
              </w:rPr>
            </w:pPr>
            <w:r w:rsidRPr="00242E3C">
              <w:rPr>
                <w:bCs/>
                <w:color w:val="000000"/>
                <w:szCs w:val="16"/>
              </w:rPr>
              <w:t>Amenaza/ 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70%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Poca innovación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Productos poco diferenciados.</w:t>
            </w:r>
          </w:p>
        </w:tc>
        <w:tc>
          <w:tcPr>
            <w:tcW w:w="1278" w:type="pct"/>
            <w:vAlign w:val="center"/>
            <w:hideMark/>
          </w:tcPr>
          <w:p w:rsidR="00207871" w:rsidRPr="00242E3C" w:rsidRDefault="00897724" w:rsidP="00DA0B59">
            <w:pPr>
              <w:spacing w:line="240" w:lineRule="auto"/>
              <w:jc w:val="left"/>
              <w:rPr>
                <w:color w:val="000000"/>
                <w:szCs w:val="16"/>
              </w:rPr>
            </w:pPr>
            <w:r w:rsidRPr="00242E3C">
              <w:rPr>
                <w:color w:val="000000"/>
                <w:szCs w:val="16"/>
              </w:rPr>
              <w:t>Continuidad en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30%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Posible disrupción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278"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6D008E" w:rsidRPr="00242E3C" w:rsidRDefault="002150E0" w:rsidP="00DA0B59">
      <w:pPr>
        <w:pStyle w:val="Nota"/>
        <w:spacing w:line="240" w:lineRule="auto"/>
      </w:pPr>
      <w:r w:rsidRPr="00242E3C">
        <w:t xml:space="preserve">Fuente: Elaboración propia 2016. </w:t>
      </w:r>
    </w:p>
    <w:p w:rsidR="000F0447" w:rsidRPr="00242E3C" w:rsidRDefault="000F0447" w:rsidP="002150E0">
      <w:pPr>
        <w:pStyle w:val="Nota"/>
      </w:pPr>
    </w:p>
    <w:p w:rsidR="0077731F" w:rsidRPr="00242E3C" w:rsidRDefault="00C83D3C" w:rsidP="00156F6F">
      <w:pPr>
        <w:spacing w:line="240" w:lineRule="auto"/>
        <w:ind w:left="340" w:hanging="340"/>
      </w:pPr>
      <w:bookmarkStart w:id="202" w:name="_Toc491614543"/>
      <w:bookmarkStart w:id="203" w:name="_Toc469493452"/>
      <w:bookmarkStart w:id="204" w:name="_Toc469493852"/>
      <w:bookmarkStart w:id="205" w:name="_Toc469495255"/>
      <w:bookmarkStart w:id="206" w:name="_Toc469495452"/>
      <w:r w:rsidRPr="00242E3C">
        <w:rPr>
          <w:b/>
        </w:rPr>
        <w:t>1.5</w:t>
      </w:r>
      <w:r w:rsidRPr="00242E3C">
        <w:rPr>
          <w:b/>
        </w:rPr>
        <w:tab/>
      </w:r>
      <w:r w:rsidR="0077731F" w:rsidRPr="00242E3C">
        <w:rPr>
          <w:b/>
        </w:rPr>
        <w:t xml:space="preserve">Entorno </w:t>
      </w:r>
      <w:r w:rsidR="00044AA9" w:rsidRPr="00242E3C">
        <w:rPr>
          <w:b/>
        </w:rPr>
        <w:t>e</w:t>
      </w:r>
      <w:r w:rsidR="00B32E98" w:rsidRPr="00242E3C">
        <w:rPr>
          <w:b/>
        </w:rPr>
        <w:t>cológico</w:t>
      </w:r>
      <w:bookmarkEnd w:id="202"/>
    </w:p>
    <w:p w:rsidR="00A50198" w:rsidRPr="00242E3C" w:rsidRDefault="00A50198" w:rsidP="00A50198">
      <w:pPr>
        <w:rPr>
          <w:lang w:eastAsia="en-US"/>
        </w:rPr>
      </w:pPr>
    </w:p>
    <w:p w:rsidR="00044AA9" w:rsidRPr="00242E3C" w:rsidRDefault="00640FD3" w:rsidP="00044AA9">
      <w:pPr>
        <w:rPr>
          <w:bCs/>
          <w:color w:val="000000"/>
        </w:rPr>
      </w:pPr>
      <w:r w:rsidRPr="00242E3C">
        <w:rPr>
          <w:lang w:eastAsia="en-US"/>
        </w:rPr>
        <w:t xml:space="preserve">Durante los últimos años los </w:t>
      </w:r>
      <w:r w:rsidR="00D80980" w:rsidRPr="00242E3C">
        <w:rPr>
          <w:lang w:eastAsia="en-US"/>
        </w:rPr>
        <w:t xml:space="preserve">aparatos electrónicos han </w:t>
      </w:r>
      <w:r w:rsidR="00484AB4" w:rsidRPr="00242E3C">
        <w:rPr>
          <w:lang w:eastAsia="en-US"/>
        </w:rPr>
        <w:t>incrementado</w:t>
      </w:r>
      <w:r w:rsidR="00D80980" w:rsidRPr="00242E3C">
        <w:rPr>
          <w:lang w:eastAsia="en-US"/>
        </w:rPr>
        <w:t xml:space="preserve"> sus características y funcionalidades. </w:t>
      </w:r>
      <w:r w:rsidR="00C120EC" w:rsidRPr="00242E3C">
        <w:rPr>
          <w:lang w:eastAsia="en-US"/>
        </w:rPr>
        <w:t>Esto ha impactado d</w:t>
      </w:r>
      <w:r w:rsidR="00914629" w:rsidRPr="00242E3C">
        <w:rPr>
          <w:lang w:eastAsia="en-US"/>
        </w:rPr>
        <w:t>irectamente</w:t>
      </w:r>
      <w:r w:rsidR="00C120EC" w:rsidRPr="00242E3C">
        <w:rPr>
          <w:lang w:eastAsia="en-US"/>
        </w:rPr>
        <w:t xml:space="preserve"> en la energía demandada para poder sostener su operatividad. Las pilas y </w:t>
      </w:r>
      <w:r w:rsidR="008D3CFE" w:rsidRPr="00242E3C">
        <w:rPr>
          <w:lang w:eastAsia="en-US"/>
        </w:rPr>
        <w:t>baterías</w:t>
      </w:r>
      <w:r w:rsidR="00C120EC" w:rsidRPr="00242E3C">
        <w:rPr>
          <w:lang w:eastAsia="en-US"/>
        </w:rPr>
        <w:t xml:space="preserve"> son las soluciones más prácticas para alimentar</w:t>
      </w:r>
      <w:r w:rsidR="00C97B3F" w:rsidRPr="00242E3C">
        <w:rPr>
          <w:lang w:eastAsia="en-US"/>
        </w:rPr>
        <w:t xml:space="preserve"> aparatos electrónicos pequeños</w:t>
      </w:r>
      <w:r w:rsidR="008728C8" w:rsidRPr="00242E3C">
        <w:rPr>
          <w:lang w:eastAsia="en-US"/>
        </w:rPr>
        <w:t xml:space="preserve"> (</w:t>
      </w:r>
      <w:r w:rsidR="00602340" w:rsidRPr="00242E3C">
        <w:rPr>
          <w:szCs w:val="22"/>
        </w:rPr>
        <w:t>Heuermann</w:t>
      </w:r>
      <w:r w:rsidR="00602340" w:rsidRPr="00242E3C">
        <w:t xml:space="preserve"> </w:t>
      </w:r>
      <w:r w:rsidR="008728C8" w:rsidRPr="00242E3C">
        <w:t xml:space="preserve">y Herbig, 2016). </w:t>
      </w:r>
      <w:r w:rsidR="00044AA9" w:rsidRPr="00242E3C">
        <w:rPr>
          <w:bCs/>
          <w:color w:val="000000"/>
        </w:rPr>
        <w:t xml:space="preserve">En </w:t>
      </w:r>
      <w:r w:rsidR="00484AB4" w:rsidRPr="00242E3C">
        <w:rPr>
          <w:bCs/>
          <w:color w:val="000000"/>
        </w:rPr>
        <w:t>la tabla</w:t>
      </w:r>
      <w:r w:rsidRPr="00242E3C">
        <w:rPr>
          <w:bCs/>
          <w:color w:val="000000"/>
        </w:rPr>
        <w:t xml:space="preserve"> 5</w:t>
      </w:r>
      <w:r w:rsidR="00044AA9" w:rsidRPr="00242E3C">
        <w:rPr>
          <w:bCs/>
          <w:color w:val="000000"/>
        </w:rPr>
        <w:t>, se presenta el análisis realizado</w:t>
      </w:r>
      <w:r w:rsidR="00FE2036" w:rsidRPr="00242E3C">
        <w:rPr>
          <w:bCs/>
          <w:color w:val="000000"/>
        </w:rPr>
        <w:t xml:space="preserve"> </w:t>
      </w:r>
      <w:r w:rsidR="00602340" w:rsidRPr="00242E3C">
        <w:rPr>
          <w:bCs/>
          <w:color w:val="000000"/>
        </w:rPr>
        <w:t>en donde</w:t>
      </w:r>
      <w:r w:rsidR="00FE2036" w:rsidRPr="00242E3C">
        <w:rPr>
          <w:bCs/>
          <w:color w:val="000000"/>
        </w:rPr>
        <w:t xml:space="preserve"> el entorno ecológico se presenta como una oportunidad</w:t>
      </w:r>
      <w:r w:rsidR="00044AA9" w:rsidRPr="00242E3C">
        <w:rPr>
          <w:bCs/>
          <w:color w:val="000000"/>
        </w:rPr>
        <w:t>.</w:t>
      </w:r>
    </w:p>
    <w:p w:rsidR="00044AA9" w:rsidRPr="00242E3C" w:rsidRDefault="00044AA9" w:rsidP="00FE2036">
      <w:pPr>
        <w:spacing w:line="240" w:lineRule="auto"/>
      </w:pPr>
    </w:p>
    <w:p w:rsidR="00044AA9" w:rsidRPr="00242E3C" w:rsidRDefault="00044AA9" w:rsidP="00582BAE">
      <w:pPr>
        <w:pStyle w:val="Epgrafe"/>
        <w:outlineLvl w:val="0"/>
      </w:pPr>
      <w:bookmarkStart w:id="207" w:name="_Ref491279811"/>
      <w:bookmarkStart w:id="208" w:name="_Ref474351378"/>
      <w:bookmarkStart w:id="209" w:name="_Toc491614499"/>
      <w:r w:rsidRPr="00242E3C">
        <w:t>Tabla</w:t>
      </w:r>
      <w:bookmarkEnd w:id="207"/>
      <w:r w:rsidR="006273BD" w:rsidRPr="00242E3C">
        <w:t>5</w:t>
      </w:r>
      <w:r w:rsidRPr="00242E3C">
        <w:t>. Entorno ecológico</w:t>
      </w:r>
      <w:bookmarkEnd w:id="208"/>
      <w:bookmarkEnd w:id="209"/>
    </w:p>
    <w:tbl>
      <w:tblPr>
        <w:tblStyle w:val="TablaTesisnormal"/>
        <w:tblW w:w="0" w:type="auto"/>
        <w:jc w:val="center"/>
        <w:tblLook w:val="04A0" w:firstRow="1" w:lastRow="0" w:firstColumn="1" w:lastColumn="0" w:noHBand="0" w:noVBand="1"/>
        <w:tblCaption w:val="xxxx"/>
      </w:tblPr>
      <w:tblGrid>
        <w:gridCol w:w="528"/>
        <w:gridCol w:w="1452"/>
        <w:gridCol w:w="2693"/>
        <w:gridCol w:w="1985"/>
        <w:gridCol w:w="1417"/>
      </w:tblGrid>
      <w:tr w:rsidR="00207871" w:rsidRPr="00242E3C" w:rsidTr="00640FD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207871" w:rsidRPr="00242E3C" w:rsidRDefault="00207871" w:rsidP="00640FD3">
            <w:pPr>
              <w:spacing w:line="240" w:lineRule="auto"/>
              <w:jc w:val="center"/>
              <w:rPr>
                <w:bCs/>
                <w:color w:val="000000"/>
                <w:szCs w:val="16"/>
              </w:rPr>
            </w:pPr>
            <w:r w:rsidRPr="00242E3C">
              <w:rPr>
                <w:bCs/>
                <w:color w:val="000000"/>
                <w:szCs w:val="16"/>
              </w:rPr>
              <w:t>Peso</w:t>
            </w:r>
          </w:p>
        </w:tc>
        <w:tc>
          <w:tcPr>
            <w:tcW w:w="1452" w:type="dxa"/>
            <w:hideMark/>
          </w:tcPr>
          <w:p w:rsidR="00207871" w:rsidRPr="00242E3C" w:rsidRDefault="00207871" w:rsidP="00640FD3">
            <w:pPr>
              <w:spacing w:line="240" w:lineRule="auto"/>
              <w:jc w:val="center"/>
              <w:rPr>
                <w:bCs/>
                <w:color w:val="000000"/>
                <w:szCs w:val="16"/>
              </w:rPr>
            </w:pPr>
            <w:r w:rsidRPr="00242E3C">
              <w:rPr>
                <w:bCs/>
                <w:color w:val="000000"/>
                <w:szCs w:val="16"/>
              </w:rPr>
              <w:t>Tendencia</w:t>
            </w:r>
          </w:p>
        </w:tc>
        <w:tc>
          <w:tcPr>
            <w:tcW w:w="2693" w:type="dxa"/>
            <w:hideMark/>
          </w:tcPr>
          <w:p w:rsidR="00207871" w:rsidRPr="00242E3C" w:rsidRDefault="00207871" w:rsidP="00640FD3">
            <w:pPr>
              <w:spacing w:line="240" w:lineRule="auto"/>
              <w:jc w:val="center"/>
              <w:rPr>
                <w:bCs/>
                <w:color w:val="000000"/>
                <w:szCs w:val="16"/>
              </w:rPr>
            </w:pPr>
            <w:r w:rsidRPr="00242E3C">
              <w:rPr>
                <w:bCs/>
                <w:color w:val="000000"/>
                <w:szCs w:val="16"/>
              </w:rPr>
              <w:t>Impacto en la industria</w:t>
            </w:r>
          </w:p>
        </w:tc>
        <w:tc>
          <w:tcPr>
            <w:tcW w:w="1985" w:type="dxa"/>
            <w:hideMark/>
          </w:tcPr>
          <w:p w:rsidR="00207871" w:rsidRPr="00242E3C" w:rsidRDefault="00207871" w:rsidP="00640FD3">
            <w:pPr>
              <w:spacing w:line="240" w:lineRule="auto"/>
              <w:jc w:val="center"/>
              <w:rPr>
                <w:bCs/>
                <w:color w:val="000000"/>
                <w:szCs w:val="16"/>
              </w:rPr>
            </w:pPr>
            <w:r w:rsidRPr="00242E3C">
              <w:rPr>
                <w:bCs/>
                <w:color w:val="000000"/>
                <w:szCs w:val="16"/>
              </w:rPr>
              <w:t>Efecto probable en la empresa</w:t>
            </w:r>
          </w:p>
        </w:tc>
        <w:tc>
          <w:tcPr>
            <w:tcW w:w="1417" w:type="dxa"/>
            <w:hideMark/>
          </w:tcPr>
          <w:p w:rsidR="00207871" w:rsidRPr="00242E3C" w:rsidRDefault="00207871" w:rsidP="00640FD3">
            <w:pPr>
              <w:spacing w:line="240" w:lineRule="auto"/>
              <w:jc w:val="center"/>
              <w:rPr>
                <w:bCs/>
                <w:color w:val="000000"/>
                <w:szCs w:val="16"/>
              </w:rPr>
            </w:pPr>
            <w:r w:rsidRPr="00242E3C">
              <w:rPr>
                <w:bCs/>
                <w:color w:val="000000"/>
                <w:szCs w:val="16"/>
              </w:rPr>
              <w:t>Amenaza/ 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60%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Incremento en demanda de pilas.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ingresos.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40%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desechos generados por el uso de audífonos.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Rechazo por consumidores.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Amenaza</w:t>
            </w:r>
          </w:p>
        </w:tc>
      </w:tr>
    </w:tbl>
    <w:p w:rsidR="00B32A40" w:rsidRPr="00242E3C" w:rsidRDefault="00044AA9" w:rsidP="00B32A40">
      <w:pPr>
        <w:pStyle w:val="Nota"/>
        <w:ind w:left="142"/>
      </w:pPr>
      <w:r w:rsidRPr="00242E3C">
        <w:t xml:space="preserve">Fuente: Elaboración propia 2016. </w:t>
      </w:r>
      <w:r w:rsidR="00B32A40" w:rsidRPr="00242E3C">
        <w:br w:type="page"/>
      </w:r>
    </w:p>
    <w:p w:rsidR="00921F0C" w:rsidRPr="00242E3C" w:rsidRDefault="00C83D3C" w:rsidP="00156F6F">
      <w:pPr>
        <w:spacing w:line="240" w:lineRule="auto"/>
        <w:ind w:left="340" w:hanging="340"/>
      </w:pPr>
      <w:bookmarkStart w:id="210" w:name="_Toc491614544"/>
      <w:r w:rsidRPr="00242E3C">
        <w:rPr>
          <w:b/>
        </w:rPr>
        <w:lastRenderedPageBreak/>
        <w:t>1.6</w:t>
      </w:r>
      <w:r w:rsidRPr="00242E3C">
        <w:rPr>
          <w:b/>
        </w:rPr>
        <w:tab/>
      </w:r>
      <w:r w:rsidR="00921F0C" w:rsidRPr="00242E3C">
        <w:rPr>
          <w:b/>
        </w:rPr>
        <w:t>Entorno global</w:t>
      </w:r>
      <w:bookmarkEnd w:id="203"/>
      <w:bookmarkEnd w:id="204"/>
      <w:bookmarkEnd w:id="205"/>
      <w:bookmarkEnd w:id="206"/>
      <w:bookmarkEnd w:id="210"/>
      <w:r w:rsidR="00921F0C" w:rsidRPr="00242E3C">
        <w:t xml:space="preserve"> </w:t>
      </w:r>
    </w:p>
    <w:p w:rsidR="008510F4" w:rsidRPr="00242E3C" w:rsidRDefault="008510F4" w:rsidP="008510F4">
      <w:pPr>
        <w:rPr>
          <w:lang w:eastAsia="en-US"/>
        </w:rPr>
      </w:pPr>
    </w:p>
    <w:p w:rsidR="00371B9D" w:rsidRPr="00242E3C" w:rsidRDefault="009B0AEA" w:rsidP="00267C82">
      <w:pPr>
        <w:rPr>
          <w:bCs/>
          <w:color w:val="000000"/>
        </w:rPr>
      </w:pPr>
      <w:r w:rsidRPr="00242E3C">
        <w:rPr>
          <w:color w:val="000000"/>
        </w:rPr>
        <w:t xml:space="preserve">Desde 1990 el Perú </w:t>
      </w:r>
      <w:r w:rsidR="00551757" w:rsidRPr="00242E3C">
        <w:rPr>
          <w:color w:val="000000"/>
        </w:rPr>
        <w:t>man</w:t>
      </w:r>
      <w:r w:rsidRPr="00242E3C">
        <w:rPr>
          <w:color w:val="000000"/>
        </w:rPr>
        <w:t xml:space="preserve">tiene una política de </w:t>
      </w:r>
      <w:r w:rsidR="00551757" w:rsidRPr="00242E3C">
        <w:rPr>
          <w:color w:val="000000"/>
        </w:rPr>
        <w:t>libre</w:t>
      </w:r>
      <w:r w:rsidRPr="00242E3C">
        <w:rPr>
          <w:color w:val="000000"/>
        </w:rPr>
        <w:t xml:space="preserve"> mercado</w:t>
      </w:r>
      <w:r w:rsidR="00551757" w:rsidRPr="00242E3C">
        <w:rPr>
          <w:color w:val="000000"/>
        </w:rPr>
        <w:t xml:space="preserve"> y apertura al comercio internacional.</w:t>
      </w:r>
      <w:r w:rsidRPr="00242E3C">
        <w:rPr>
          <w:color w:val="000000"/>
        </w:rPr>
        <w:t xml:space="preserve"> </w:t>
      </w:r>
      <w:r w:rsidR="00551757" w:rsidRPr="00242E3C">
        <w:rPr>
          <w:color w:val="000000"/>
        </w:rPr>
        <w:t>T</w:t>
      </w:r>
      <w:r w:rsidRPr="00242E3C">
        <w:rPr>
          <w:color w:val="000000"/>
        </w:rPr>
        <w:t xml:space="preserve">iene 20 </w:t>
      </w:r>
      <w:r w:rsidR="00B32A40" w:rsidRPr="00242E3C">
        <w:rPr>
          <w:color w:val="000000"/>
        </w:rPr>
        <w:t>tratados de libre comercio</w:t>
      </w:r>
      <w:r w:rsidR="00C261D0" w:rsidRPr="00242E3C">
        <w:rPr>
          <w:color w:val="000000"/>
        </w:rPr>
        <w:t xml:space="preserve">, cinco por entrar en vigencia </w:t>
      </w:r>
      <w:r w:rsidRPr="00242E3C">
        <w:rPr>
          <w:color w:val="000000"/>
        </w:rPr>
        <w:t>y</w:t>
      </w:r>
      <w:r w:rsidR="00C261D0" w:rsidRPr="00242E3C">
        <w:rPr>
          <w:color w:val="000000"/>
        </w:rPr>
        <w:t xml:space="preserve"> cuatro</w:t>
      </w:r>
      <w:r w:rsidRPr="00242E3C">
        <w:rPr>
          <w:color w:val="000000"/>
        </w:rPr>
        <w:t xml:space="preserve"> en negociación</w:t>
      </w:r>
      <w:r w:rsidR="003431D3" w:rsidRPr="00242E3C">
        <w:rPr>
          <w:color w:val="000000"/>
        </w:rPr>
        <w:t xml:space="preserve"> (</w:t>
      </w:r>
      <w:r w:rsidR="003431D3" w:rsidRPr="00242E3C">
        <w:t>Ministerio de Comercio Exterior y Turismo 2016</w:t>
      </w:r>
      <w:r w:rsidR="003431D3" w:rsidRPr="00242E3C">
        <w:rPr>
          <w:color w:val="000000"/>
        </w:rPr>
        <w:t>)</w:t>
      </w:r>
      <w:r w:rsidRPr="00242E3C">
        <w:rPr>
          <w:color w:val="000000"/>
        </w:rPr>
        <w:t xml:space="preserve">. </w:t>
      </w:r>
      <w:r w:rsidR="002709E3" w:rsidRPr="00242E3C">
        <w:rPr>
          <w:color w:val="000000"/>
        </w:rPr>
        <w:t>Por otro lado</w:t>
      </w:r>
      <w:r w:rsidR="00914629" w:rsidRPr="00242E3C">
        <w:rPr>
          <w:color w:val="000000"/>
        </w:rPr>
        <w:t>,</w:t>
      </w:r>
      <w:r w:rsidR="002709E3" w:rsidRPr="00242E3C">
        <w:rPr>
          <w:color w:val="000000"/>
        </w:rPr>
        <w:t xml:space="preserve"> de acuerdo al </w:t>
      </w:r>
      <w:r w:rsidR="002709E3" w:rsidRPr="00242E3C">
        <w:t>World Bank Group (2017)</w:t>
      </w:r>
      <w:r w:rsidR="00B32A40" w:rsidRPr="00242E3C">
        <w:t xml:space="preserve"> </w:t>
      </w:r>
      <w:r w:rsidR="002709E3" w:rsidRPr="00242E3C">
        <w:t xml:space="preserve">el tiempo y </w:t>
      </w:r>
      <w:r w:rsidR="00B32A40" w:rsidRPr="00242E3C">
        <w:t xml:space="preserve">el </w:t>
      </w:r>
      <w:r w:rsidR="002709E3" w:rsidRPr="00242E3C">
        <w:t>costo para importar</w:t>
      </w:r>
      <w:r w:rsidR="00BB3159" w:rsidRPr="00242E3C">
        <w:t xml:space="preserve"> </w:t>
      </w:r>
      <w:r w:rsidR="00ED43AC" w:rsidRPr="00242E3C">
        <w:t>son mayores a los</w:t>
      </w:r>
      <w:r w:rsidR="00B32A40" w:rsidRPr="00242E3C">
        <w:t xml:space="preserve"> de los</w:t>
      </w:r>
      <w:r w:rsidR="00ED43AC" w:rsidRPr="00242E3C">
        <w:t xml:space="preserve"> </w:t>
      </w:r>
      <w:r w:rsidR="00B32A40" w:rsidRPr="00242E3C">
        <w:t>p</w:t>
      </w:r>
      <w:r w:rsidR="00ED43AC" w:rsidRPr="00242E3C">
        <w:t xml:space="preserve">aíses de la Organización para la Cooperación y Desarrollo Económico. </w:t>
      </w:r>
      <w:r w:rsidR="00156AF1" w:rsidRPr="00242E3C">
        <w:t xml:space="preserve">Así mismo, el Perú </w:t>
      </w:r>
      <w:r w:rsidR="00156AF1" w:rsidRPr="00242E3C">
        <w:rPr>
          <w:color w:val="000000"/>
        </w:rPr>
        <w:t>f</w:t>
      </w:r>
      <w:r w:rsidRPr="00242E3C">
        <w:rPr>
          <w:color w:val="000000"/>
        </w:rPr>
        <w:t>orma parte de iniciativas de integración regional como la Alianza del Pacífico con Chile, México y Colombia</w:t>
      </w:r>
      <w:r w:rsidR="00D64DCF" w:rsidRPr="00242E3C">
        <w:rPr>
          <w:rStyle w:val="Refdenotaalpie"/>
          <w:color w:val="000000"/>
        </w:rPr>
        <w:footnoteReference w:id="11"/>
      </w:r>
      <w:r w:rsidR="008F228A" w:rsidRPr="00242E3C">
        <w:rPr>
          <w:color w:val="000000"/>
        </w:rPr>
        <w:t xml:space="preserve"> </w:t>
      </w:r>
      <w:r w:rsidR="004773BF" w:rsidRPr="00242E3C">
        <w:rPr>
          <w:color w:val="000000"/>
        </w:rPr>
        <w:t>que busca</w:t>
      </w:r>
      <w:r w:rsidR="008510F4" w:rsidRPr="00242E3C">
        <w:rPr>
          <w:color w:val="000000"/>
        </w:rPr>
        <w:t>,</w:t>
      </w:r>
      <w:r w:rsidR="004773BF" w:rsidRPr="00242E3C">
        <w:rPr>
          <w:color w:val="000000"/>
        </w:rPr>
        <w:t xml:space="preserve"> entre otros</w:t>
      </w:r>
      <w:r w:rsidR="008510F4" w:rsidRPr="00242E3C">
        <w:rPr>
          <w:color w:val="000000"/>
        </w:rPr>
        <w:t>,</w:t>
      </w:r>
      <w:r w:rsidR="004773BF" w:rsidRPr="00242E3C">
        <w:rPr>
          <w:color w:val="000000"/>
        </w:rPr>
        <w:t xml:space="preserve"> simplificar los procesos de homologación</w:t>
      </w:r>
      <w:r w:rsidR="005E1C5A" w:rsidRPr="00242E3C">
        <w:rPr>
          <w:color w:val="000000"/>
        </w:rPr>
        <w:t xml:space="preserve"> de medicamentos y equipos médicos a través</w:t>
      </w:r>
      <w:r w:rsidR="005E1C5A" w:rsidRPr="00242E3C">
        <w:rPr>
          <w:color w:val="000000"/>
          <w:lang w:val="es-ES_tradnl"/>
        </w:rPr>
        <w:t xml:space="preserve"> de las evaluaciones hechas por las Autoridades Reguladoras Nacionales de Medicamentos y su validez en todo el bloque comercial</w:t>
      </w:r>
      <w:r w:rsidR="004D3F78" w:rsidRPr="00242E3C">
        <w:rPr>
          <w:color w:val="000000"/>
          <w:lang w:val="es-ES_tradnl"/>
        </w:rPr>
        <w:t xml:space="preserve"> (</w:t>
      </w:r>
      <w:r w:rsidR="004D3F78" w:rsidRPr="00242E3C">
        <w:t>Pricewaterhouse</w:t>
      </w:r>
      <w:r w:rsidR="00B32A40" w:rsidRPr="00242E3C">
        <w:t xml:space="preserve"> </w:t>
      </w:r>
      <w:r w:rsidR="004D3F78" w:rsidRPr="00242E3C">
        <w:t>Coopers 2014).</w:t>
      </w:r>
      <w:r w:rsidR="00B32A40" w:rsidRPr="00242E3C">
        <w:t xml:space="preserve"> E</w:t>
      </w:r>
      <w:r w:rsidR="008C3E1F" w:rsidRPr="00242E3C">
        <w:rPr>
          <w:bCs/>
          <w:color w:val="000000"/>
        </w:rPr>
        <w:t>n la</w:t>
      </w:r>
      <w:r w:rsidR="008510F4" w:rsidRPr="00242E3C">
        <w:rPr>
          <w:bCs/>
          <w:color w:val="000000"/>
        </w:rPr>
        <w:t xml:space="preserve"> </w:t>
      </w:r>
      <w:r w:rsidR="00156F6F" w:rsidRPr="00242E3C">
        <w:rPr>
          <w:bCs/>
          <w:color w:val="000000"/>
        </w:rPr>
        <w:t>tabla 6</w:t>
      </w:r>
      <w:r w:rsidR="00044AA9" w:rsidRPr="00242E3C">
        <w:rPr>
          <w:bCs/>
          <w:color w:val="000000"/>
        </w:rPr>
        <w:t xml:space="preserve"> </w:t>
      </w:r>
      <w:r w:rsidR="00B32A40" w:rsidRPr="00242E3C">
        <w:rPr>
          <w:bCs/>
          <w:color w:val="000000"/>
        </w:rPr>
        <w:t xml:space="preserve">se observa que </w:t>
      </w:r>
      <w:r w:rsidR="008510F4" w:rsidRPr="00242E3C">
        <w:rPr>
          <w:bCs/>
          <w:color w:val="000000"/>
        </w:rPr>
        <w:t xml:space="preserve">el entorno global </w:t>
      </w:r>
      <w:r w:rsidR="008C3E1F" w:rsidRPr="00242E3C">
        <w:rPr>
          <w:bCs/>
          <w:color w:val="000000"/>
        </w:rPr>
        <w:t>se presenta como una oportunidad.</w:t>
      </w:r>
    </w:p>
    <w:p w:rsidR="000F0447" w:rsidRPr="00242E3C" w:rsidRDefault="000F0447" w:rsidP="00267C82">
      <w:pPr>
        <w:rPr>
          <w:bCs/>
          <w:color w:val="000000"/>
        </w:rPr>
      </w:pPr>
    </w:p>
    <w:p w:rsidR="00CF7549" w:rsidRPr="00242E3C" w:rsidRDefault="00CF7549" w:rsidP="00582BAE">
      <w:pPr>
        <w:pStyle w:val="Epgrafe"/>
        <w:outlineLvl w:val="0"/>
      </w:pPr>
      <w:bookmarkStart w:id="211" w:name="_Ref473297200"/>
      <w:bookmarkStart w:id="212" w:name="_Ref474351309"/>
      <w:bookmarkStart w:id="213" w:name="_Toc491614500"/>
      <w:r w:rsidRPr="00242E3C">
        <w:t xml:space="preserve">Tabla </w:t>
      </w:r>
      <w:bookmarkEnd w:id="211"/>
      <w:r w:rsidR="006273BD" w:rsidRPr="00242E3C">
        <w:t>6</w:t>
      </w:r>
      <w:r w:rsidR="009F4B31" w:rsidRPr="00242E3C">
        <w:t>.</w:t>
      </w:r>
      <w:r w:rsidRPr="00242E3C">
        <w:t xml:space="preserve"> Entorno global</w:t>
      </w:r>
      <w:bookmarkEnd w:id="212"/>
      <w:bookmarkEnd w:id="213"/>
    </w:p>
    <w:tbl>
      <w:tblPr>
        <w:tblStyle w:val="TablaTesisnormal"/>
        <w:tblW w:w="0" w:type="auto"/>
        <w:tblLook w:val="04A0" w:firstRow="1" w:lastRow="0" w:firstColumn="1" w:lastColumn="0" w:noHBand="0" w:noVBand="1"/>
        <w:tblCaption w:val="xxxx"/>
      </w:tblPr>
      <w:tblGrid>
        <w:gridCol w:w="528"/>
        <w:gridCol w:w="2682"/>
        <w:gridCol w:w="2103"/>
        <w:gridCol w:w="1832"/>
        <w:gridCol w:w="1574"/>
      </w:tblGrid>
      <w:tr w:rsidR="00207871" w:rsidRPr="00242E3C" w:rsidTr="00B32A40">
        <w:trPr>
          <w:cnfStyle w:val="100000000000" w:firstRow="1" w:lastRow="0" w:firstColumn="0" w:lastColumn="0" w:oddVBand="0" w:evenVBand="0" w:oddHBand="0" w:evenHBand="0" w:firstRowFirstColumn="0" w:firstRowLastColumn="0" w:lastRowFirstColumn="0" w:lastRowLastColumn="0"/>
          <w:trHeight w:val="20"/>
        </w:trPr>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Peso</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Tendencia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Impacto en la industria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Efecto probable en la empresa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Amenaza/ 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50%</w:t>
            </w:r>
          </w:p>
        </w:tc>
        <w:tc>
          <w:tcPr>
            <w:tcW w:w="0" w:type="auto"/>
            <w:vAlign w:val="center"/>
            <w:hideMark/>
          </w:tcPr>
          <w:p w:rsidR="00207871" w:rsidRPr="00242E3C" w:rsidRDefault="00207871">
            <w:pPr>
              <w:spacing w:line="240" w:lineRule="auto"/>
              <w:jc w:val="left"/>
              <w:rPr>
                <w:color w:val="000000"/>
                <w:szCs w:val="16"/>
              </w:rPr>
              <w:pPrChange w:id="214" w:author="Daniel Montjoy Pita" w:date="2017-10-06T13:39:00Z">
                <w:pPr>
                  <w:spacing w:line="240" w:lineRule="auto"/>
                  <w:jc w:val="center"/>
                </w:pPr>
              </w:pPrChange>
            </w:pPr>
            <w:r w:rsidRPr="00242E3C">
              <w:rPr>
                <w:color w:val="000000"/>
                <w:szCs w:val="16"/>
              </w:rPr>
              <w:t>Aumento de los tratados de libre comercio.</w:t>
            </w:r>
          </w:p>
        </w:tc>
        <w:tc>
          <w:tcPr>
            <w:tcW w:w="0" w:type="auto"/>
            <w:vAlign w:val="center"/>
            <w:hideMark/>
          </w:tcPr>
          <w:p w:rsidR="00207871" w:rsidRPr="00242E3C" w:rsidRDefault="00207871">
            <w:pPr>
              <w:spacing w:line="240" w:lineRule="auto"/>
              <w:jc w:val="left"/>
              <w:rPr>
                <w:color w:val="000000"/>
                <w:szCs w:val="16"/>
              </w:rPr>
              <w:pPrChange w:id="215" w:author="Daniel Montjoy Pita" w:date="2017-10-06T13:39:00Z">
                <w:pPr>
                  <w:spacing w:line="240" w:lineRule="auto"/>
                  <w:jc w:val="center"/>
                </w:pPr>
              </w:pPrChange>
            </w:pPr>
            <w:r w:rsidRPr="00242E3C">
              <w:rPr>
                <w:color w:val="000000"/>
                <w:szCs w:val="16"/>
              </w:rPr>
              <w:t>Disminución de tasas arancelarias.</w:t>
            </w:r>
          </w:p>
        </w:tc>
        <w:tc>
          <w:tcPr>
            <w:tcW w:w="0" w:type="auto"/>
            <w:vAlign w:val="center"/>
            <w:hideMark/>
          </w:tcPr>
          <w:p w:rsidR="00207871" w:rsidRPr="00242E3C" w:rsidRDefault="00207871">
            <w:pPr>
              <w:spacing w:line="240" w:lineRule="auto"/>
              <w:jc w:val="left"/>
              <w:rPr>
                <w:color w:val="000000"/>
                <w:szCs w:val="16"/>
              </w:rPr>
              <w:pPrChange w:id="216" w:author="Daniel Montjoy Pita" w:date="2017-10-06T13:40:00Z">
                <w:pPr>
                  <w:spacing w:line="240" w:lineRule="auto"/>
                  <w:jc w:val="center"/>
                </w:pPr>
              </w:pPrChange>
            </w:pPr>
            <w:r w:rsidRPr="00242E3C">
              <w:rPr>
                <w:color w:val="000000"/>
                <w:szCs w:val="16"/>
              </w:rPr>
              <w:t>Aumento de los ingresos.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30%</w:t>
            </w:r>
          </w:p>
        </w:tc>
        <w:tc>
          <w:tcPr>
            <w:tcW w:w="0" w:type="auto"/>
            <w:vAlign w:val="center"/>
            <w:hideMark/>
          </w:tcPr>
          <w:p w:rsidR="00207871" w:rsidRPr="00242E3C" w:rsidRDefault="00207871">
            <w:pPr>
              <w:spacing w:line="240" w:lineRule="auto"/>
              <w:jc w:val="left"/>
              <w:rPr>
                <w:color w:val="000000"/>
                <w:szCs w:val="16"/>
              </w:rPr>
              <w:pPrChange w:id="217" w:author="Daniel Montjoy Pita" w:date="2017-10-06T13:39:00Z">
                <w:pPr>
                  <w:spacing w:line="240" w:lineRule="auto"/>
                  <w:jc w:val="center"/>
                </w:pPr>
              </w:pPrChange>
            </w:pPr>
            <w:r w:rsidRPr="00242E3C">
              <w:rPr>
                <w:color w:val="000000"/>
                <w:szCs w:val="16"/>
              </w:rPr>
              <w:t>Continuidad en los costos y tiempos para importar.</w:t>
            </w:r>
          </w:p>
        </w:tc>
        <w:tc>
          <w:tcPr>
            <w:tcW w:w="0" w:type="auto"/>
            <w:vAlign w:val="center"/>
            <w:hideMark/>
          </w:tcPr>
          <w:p w:rsidR="00207871" w:rsidRPr="00242E3C" w:rsidRDefault="00207871">
            <w:pPr>
              <w:spacing w:line="240" w:lineRule="auto"/>
              <w:jc w:val="left"/>
              <w:rPr>
                <w:color w:val="000000"/>
                <w:szCs w:val="16"/>
              </w:rPr>
              <w:pPrChange w:id="218" w:author="Daniel Montjoy Pita" w:date="2017-10-06T13:39:00Z">
                <w:pPr>
                  <w:spacing w:line="240" w:lineRule="auto"/>
                  <w:jc w:val="center"/>
                </w:pPr>
              </w:pPrChange>
            </w:pPr>
            <w:r w:rsidRPr="00242E3C">
              <w:rPr>
                <w:color w:val="000000"/>
                <w:szCs w:val="16"/>
              </w:rPr>
              <w:t>Aumento en los costos de importación.</w:t>
            </w:r>
          </w:p>
        </w:tc>
        <w:tc>
          <w:tcPr>
            <w:tcW w:w="0" w:type="auto"/>
            <w:vAlign w:val="center"/>
            <w:hideMark/>
          </w:tcPr>
          <w:p w:rsidR="00207871" w:rsidRPr="00242E3C" w:rsidRDefault="00207871">
            <w:pPr>
              <w:spacing w:line="240" w:lineRule="auto"/>
              <w:jc w:val="left"/>
              <w:rPr>
                <w:color w:val="000000"/>
                <w:szCs w:val="16"/>
              </w:rPr>
              <w:pPrChange w:id="219" w:author="Daniel Montjoy Pita" w:date="2017-10-06T13:40:00Z">
                <w:pPr>
                  <w:spacing w:line="240" w:lineRule="auto"/>
                  <w:jc w:val="center"/>
                </w:pPr>
              </w:pPrChange>
            </w:pPr>
            <w:r w:rsidRPr="00242E3C">
              <w:rPr>
                <w:color w:val="000000"/>
                <w:szCs w:val="16"/>
              </w:rPr>
              <w:t>Disminución de la rentabilidad.</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Amenaza.</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20%</w:t>
            </w:r>
          </w:p>
        </w:tc>
        <w:tc>
          <w:tcPr>
            <w:tcW w:w="0" w:type="auto"/>
            <w:vAlign w:val="center"/>
            <w:hideMark/>
          </w:tcPr>
          <w:p w:rsidR="00207871" w:rsidRPr="00242E3C" w:rsidRDefault="00207871">
            <w:pPr>
              <w:spacing w:line="240" w:lineRule="auto"/>
              <w:jc w:val="left"/>
              <w:rPr>
                <w:color w:val="000000"/>
                <w:szCs w:val="16"/>
              </w:rPr>
              <w:pPrChange w:id="220" w:author="Daniel Montjoy Pita" w:date="2017-10-06T13:39:00Z">
                <w:pPr>
                  <w:spacing w:line="240" w:lineRule="auto"/>
                  <w:jc w:val="center"/>
                </w:pPr>
              </w:pPrChange>
            </w:pPr>
            <w:r w:rsidRPr="00242E3C">
              <w:rPr>
                <w:color w:val="000000"/>
                <w:szCs w:val="16"/>
              </w:rPr>
              <w:t>Homologaciones regionales de productos médicos.</w:t>
            </w:r>
          </w:p>
        </w:tc>
        <w:tc>
          <w:tcPr>
            <w:tcW w:w="0" w:type="auto"/>
            <w:vAlign w:val="center"/>
            <w:hideMark/>
          </w:tcPr>
          <w:p w:rsidR="00207871" w:rsidRPr="00242E3C" w:rsidRDefault="00207871">
            <w:pPr>
              <w:spacing w:line="240" w:lineRule="auto"/>
              <w:jc w:val="left"/>
              <w:rPr>
                <w:color w:val="000000"/>
                <w:szCs w:val="16"/>
              </w:rPr>
              <w:pPrChange w:id="221" w:author="Daniel Montjoy Pita" w:date="2017-10-06T13:39:00Z">
                <w:pPr>
                  <w:spacing w:line="240" w:lineRule="auto"/>
                  <w:jc w:val="center"/>
                </w:pPr>
              </w:pPrChange>
            </w:pPr>
            <w:r w:rsidRPr="00242E3C">
              <w:rPr>
                <w:color w:val="000000"/>
                <w:szCs w:val="16"/>
              </w:rPr>
              <w:t>Disminución de costos</w:t>
            </w:r>
            <w:ins w:id="222" w:author="Daniel Montjoy Pita" w:date="2017-10-06T13:39:00Z">
              <w:r w:rsidR="009437A3">
                <w:rPr>
                  <w:color w:val="000000"/>
                  <w:szCs w:val="16"/>
                </w:rPr>
                <w:t>.</w:t>
              </w:r>
            </w:ins>
          </w:p>
        </w:tc>
        <w:tc>
          <w:tcPr>
            <w:tcW w:w="0" w:type="auto"/>
            <w:vAlign w:val="center"/>
            <w:hideMark/>
          </w:tcPr>
          <w:p w:rsidR="00207871" w:rsidRPr="00242E3C" w:rsidRDefault="00207871">
            <w:pPr>
              <w:spacing w:line="240" w:lineRule="auto"/>
              <w:jc w:val="left"/>
              <w:rPr>
                <w:color w:val="000000"/>
                <w:szCs w:val="16"/>
              </w:rPr>
              <w:pPrChange w:id="223" w:author="Daniel Montjoy Pita" w:date="2017-10-06T13:40:00Z">
                <w:pPr>
                  <w:spacing w:line="240" w:lineRule="auto"/>
                  <w:jc w:val="center"/>
                </w:pPr>
              </w:pPrChange>
            </w:pPr>
            <w:r w:rsidRPr="00242E3C">
              <w:rPr>
                <w:color w:val="000000"/>
                <w:szCs w:val="16"/>
              </w:rPr>
              <w:t>Aumento de rentabilidad</w:t>
            </w:r>
            <w:ins w:id="224" w:author="Daniel Montjoy Pita" w:date="2017-10-06T13:39:00Z">
              <w:r w:rsidR="009437A3">
                <w:rPr>
                  <w:color w:val="000000"/>
                  <w:szCs w:val="16"/>
                </w:rPr>
                <w:t>.</w:t>
              </w:r>
            </w:ins>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ins w:id="225" w:author="Daniel Montjoy Pita" w:date="2017-10-06T13:39:00Z">
              <w:r w:rsidR="009437A3">
                <w:rPr>
                  <w:color w:val="000000"/>
                  <w:szCs w:val="16"/>
                </w:rPr>
                <w:t>.</w:t>
              </w:r>
            </w:ins>
          </w:p>
        </w:tc>
      </w:tr>
    </w:tbl>
    <w:p w:rsidR="006D008E" w:rsidRPr="00242E3C" w:rsidRDefault="00CF7549" w:rsidP="003431D3">
      <w:pPr>
        <w:pStyle w:val="Nota"/>
      </w:pPr>
      <w:r w:rsidRPr="00242E3C">
        <w:t xml:space="preserve">Fuente: Elaboración propia 2016. </w:t>
      </w:r>
    </w:p>
    <w:p w:rsidR="000F0447" w:rsidRPr="00242E3C" w:rsidRDefault="000F0447" w:rsidP="003431D3">
      <w:pPr>
        <w:pStyle w:val="Nota"/>
      </w:pPr>
    </w:p>
    <w:p w:rsidR="001A5B6E" w:rsidRPr="00242E3C" w:rsidRDefault="00C83D3C" w:rsidP="00156F6F">
      <w:pPr>
        <w:spacing w:line="240" w:lineRule="auto"/>
        <w:ind w:left="340" w:hanging="340"/>
      </w:pPr>
      <w:bookmarkStart w:id="226" w:name="_Toc491614545"/>
      <w:r w:rsidRPr="00242E3C">
        <w:rPr>
          <w:b/>
        </w:rPr>
        <w:t>1.7</w:t>
      </w:r>
      <w:r w:rsidRPr="00242E3C">
        <w:rPr>
          <w:b/>
        </w:rPr>
        <w:tab/>
      </w:r>
      <w:r w:rsidR="001A0DC6" w:rsidRPr="00242E3C">
        <w:rPr>
          <w:b/>
        </w:rPr>
        <w:t xml:space="preserve">Matriz de </w:t>
      </w:r>
      <w:r w:rsidR="00156F6F" w:rsidRPr="00242E3C">
        <w:rPr>
          <w:b/>
        </w:rPr>
        <w:t>e</w:t>
      </w:r>
      <w:r w:rsidR="001A0DC6" w:rsidRPr="00242E3C">
        <w:rPr>
          <w:b/>
        </w:rPr>
        <w:t>valuación de factores externos (EFE)</w:t>
      </w:r>
      <w:bookmarkEnd w:id="226"/>
    </w:p>
    <w:p w:rsidR="000F0447" w:rsidRPr="00242E3C" w:rsidRDefault="000F0447" w:rsidP="000F0447">
      <w:pPr>
        <w:rPr>
          <w:lang w:eastAsia="en-US"/>
        </w:rPr>
      </w:pPr>
    </w:p>
    <w:p w:rsidR="001A0DC6" w:rsidRPr="00242E3C" w:rsidRDefault="008510F4" w:rsidP="00013955">
      <w:pPr>
        <w:rPr>
          <w:lang w:eastAsia="en-US"/>
        </w:rPr>
      </w:pPr>
      <w:r w:rsidRPr="00242E3C">
        <w:rPr>
          <w:lang w:eastAsia="en-US"/>
        </w:rPr>
        <w:t xml:space="preserve">En la </w:t>
      </w:r>
      <w:r w:rsidR="00156F6F" w:rsidRPr="00242E3C">
        <w:rPr>
          <w:lang w:eastAsia="en-US"/>
        </w:rPr>
        <w:t>tabla 7</w:t>
      </w:r>
      <w:r w:rsidR="00FD6FD7" w:rsidRPr="00242E3C">
        <w:rPr>
          <w:lang w:eastAsia="en-US"/>
        </w:rPr>
        <w:t xml:space="preserve"> </w:t>
      </w:r>
      <w:r w:rsidR="001A0DC6" w:rsidRPr="00242E3C">
        <w:rPr>
          <w:lang w:eastAsia="en-US"/>
        </w:rPr>
        <w:t xml:space="preserve">se </w:t>
      </w:r>
      <w:r w:rsidR="00FD6FD7" w:rsidRPr="00242E3C">
        <w:rPr>
          <w:lang w:eastAsia="en-US"/>
        </w:rPr>
        <w:t xml:space="preserve">observa </w:t>
      </w:r>
      <w:r w:rsidR="001A0DC6" w:rsidRPr="00242E3C">
        <w:rPr>
          <w:lang w:eastAsia="en-US"/>
        </w:rPr>
        <w:t>el análisis de la matriz EFE</w:t>
      </w:r>
      <w:r w:rsidRPr="00242E3C">
        <w:rPr>
          <w:lang w:eastAsia="en-US"/>
        </w:rPr>
        <w:t xml:space="preserve">, </w:t>
      </w:r>
      <w:r w:rsidR="001A0DC6" w:rsidRPr="00242E3C">
        <w:rPr>
          <w:lang w:eastAsia="en-US"/>
        </w:rPr>
        <w:t xml:space="preserve">donde se </w:t>
      </w:r>
      <w:r w:rsidRPr="00242E3C">
        <w:rPr>
          <w:lang w:eastAsia="en-US"/>
        </w:rPr>
        <w:t xml:space="preserve">obtiene una puntuación de </w:t>
      </w:r>
      <w:r w:rsidR="000D5A08" w:rsidRPr="00242E3C">
        <w:rPr>
          <w:lang w:eastAsia="en-US"/>
        </w:rPr>
        <w:t>2</w:t>
      </w:r>
      <w:r w:rsidR="00156F6F" w:rsidRPr="00242E3C">
        <w:rPr>
          <w:lang w:eastAsia="en-US"/>
        </w:rPr>
        <w:t>,</w:t>
      </w:r>
      <w:r w:rsidR="00FE2036" w:rsidRPr="00242E3C">
        <w:rPr>
          <w:lang w:eastAsia="en-US"/>
        </w:rPr>
        <w:t>7</w:t>
      </w:r>
      <w:r w:rsidR="00D83008" w:rsidRPr="00242E3C">
        <w:rPr>
          <w:lang w:eastAsia="en-US"/>
        </w:rPr>
        <w:t>7</w:t>
      </w:r>
      <w:r w:rsidRPr="00242E3C">
        <w:rPr>
          <w:lang w:eastAsia="en-US"/>
        </w:rPr>
        <w:t>, la</w:t>
      </w:r>
      <w:r w:rsidR="001A0DC6" w:rsidRPr="00242E3C">
        <w:rPr>
          <w:lang w:eastAsia="en-US"/>
        </w:rPr>
        <w:t xml:space="preserve"> que está por encima del promedio </w:t>
      </w:r>
      <w:r w:rsidR="00013955" w:rsidRPr="00242E3C">
        <w:rPr>
          <w:lang w:eastAsia="en-US"/>
        </w:rPr>
        <w:t xml:space="preserve">ponderado </w:t>
      </w:r>
      <w:r w:rsidRPr="00242E3C">
        <w:rPr>
          <w:lang w:eastAsia="en-US"/>
        </w:rPr>
        <w:t>de</w:t>
      </w:r>
      <w:r w:rsidR="001A0DC6" w:rsidRPr="00242E3C">
        <w:rPr>
          <w:lang w:eastAsia="en-US"/>
        </w:rPr>
        <w:t xml:space="preserve"> 2</w:t>
      </w:r>
      <w:r w:rsidR="00156F6F" w:rsidRPr="00242E3C">
        <w:rPr>
          <w:lang w:eastAsia="en-US"/>
        </w:rPr>
        <w:t>,</w:t>
      </w:r>
      <w:r w:rsidRPr="00242E3C">
        <w:rPr>
          <w:lang w:eastAsia="en-US"/>
        </w:rPr>
        <w:t>5. Esto</w:t>
      </w:r>
      <w:r w:rsidR="00013955" w:rsidRPr="00242E3C">
        <w:rPr>
          <w:lang w:eastAsia="en-US"/>
        </w:rPr>
        <w:t xml:space="preserve"> indica que</w:t>
      </w:r>
      <w:r w:rsidR="003D195D" w:rsidRPr="00242E3C">
        <w:rPr>
          <w:lang w:eastAsia="en-US"/>
        </w:rPr>
        <w:t xml:space="preserve"> las estrategias actuales </w:t>
      </w:r>
      <w:r w:rsidR="00013955" w:rsidRPr="00242E3C">
        <w:rPr>
          <w:lang w:eastAsia="en-US"/>
        </w:rPr>
        <w:t>tiene</w:t>
      </w:r>
      <w:r w:rsidR="003D195D" w:rsidRPr="00242E3C">
        <w:rPr>
          <w:lang w:eastAsia="en-US"/>
        </w:rPr>
        <w:t>n</w:t>
      </w:r>
      <w:r w:rsidR="00013955" w:rsidRPr="00242E3C">
        <w:rPr>
          <w:lang w:eastAsia="en-US"/>
        </w:rPr>
        <w:t xml:space="preserve"> cierto nivel respuesta para aprovechar las oportunidades y minimizar las amenazas</w:t>
      </w:r>
      <w:r w:rsidR="001A0DC6" w:rsidRPr="00242E3C">
        <w:rPr>
          <w:lang w:eastAsia="en-US"/>
        </w:rPr>
        <w:t xml:space="preserve">. </w:t>
      </w:r>
    </w:p>
    <w:p w:rsidR="001F4BB4" w:rsidRPr="00242E3C" w:rsidRDefault="001F4BB4" w:rsidP="00013955">
      <w:pPr>
        <w:rPr>
          <w:lang w:eastAsia="en-US"/>
        </w:rPr>
      </w:pPr>
      <w:r w:rsidRPr="00242E3C">
        <w:rPr>
          <w:lang w:eastAsia="en-US"/>
        </w:rPr>
        <w:br w:type="page"/>
      </w:r>
    </w:p>
    <w:p w:rsidR="00BC77F5" w:rsidRPr="00242E3C" w:rsidRDefault="001A0DC6" w:rsidP="00582BAE">
      <w:pPr>
        <w:pStyle w:val="Epgrafe"/>
        <w:outlineLvl w:val="0"/>
      </w:pPr>
      <w:bookmarkStart w:id="227" w:name="_Ref473298361"/>
      <w:bookmarkStart w:id="228" w:name="_Toc491614501"/>
      <w:r w:rsidRPr="00242E3C">
        <w:lastRenderedPageBreak/>
        <w:t xml:space="preserve">Tabla </w:t>
      </w:r>
      <w:bookmarkEnd w:id="227"/>
      <w:r w:rsidR="00156F6F" w:rsidRPr="00242E3C">
        <w:t>7</w:t>
      </w:r>
      <w:r w:rsidRPr="00242E3C">
        <w:t>. Matriz de evaluación de factores externos (EFE)</w:t>
      </w:r>
      <w:bookmarkEnd w:id="228"/>
    </w:p>
    <w:tbl>
      <w:tblPr>
        <w:tblStyle w:val="TablaTesisnormal"/>
        <w:tblW w:w="0" w:type="auto"/>
        <w:jc w:val="center"/>
        <w:tblLook w:val="04A0" w:firstRow="1" w:lastRow="0" w:firstColumn="1" w:lastColumn="0" w:noHBand="0" w:noVBand="1"/>
      </w:tblPr>
      <w:tblGrid>
        <w:gridCol w:w="4265"/>
        <w:gridCol w:w="1349"/>
        <w:gridCol w:w="1079"/>
        <w:gridCol w:w="1034"/>
        <w:gridCol w:w="992"/>
      </w:tblGrid>
      <w:tr w:rsidR="00FE2036" w:rsidRPr="00242E3C" w:rsidTr="00FE203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FE2036" w:rsidRPr="00242E3C" w:rsidRDefault="00FE2036" w:rsidP="00C16898">
            <w:pPr>
              <w:spacing w:line="240" w:lineRule="auto"/>
              <w:jc w:val="center"/>
              <w:rPr>
                <w:bCs/>
                <w:color w:val="000000"/>
                <w:szCs w:val="16"/>
              </w:rPr>
            </w:pPr>
            <w:r w:rsidRPr="00242E3C">
              <w:rPr>
                <w:bCs/>
                <w:color w:val="000000"/>
                <w:szCs w:val="18"/>
              </w:rPr>
              <w:t>Tendencia</w:t>
            </w:r>
          </w:p>
        </w:tc>
        <w:tc>
          <w:tcPr>
            <w:tcW w:w="1349" w:type="dxa"/>
            <w:hideMark/>
          </w:tcPr>
          <w:p w:rsidR="00FE2036" w:rsidRPr="00242E3C" w:rsidRDefault="00FE2036" w:rsidP="00C16898">
            <w:pPr>
              <w:spacing w:line="240" w:lineRule="auto"/>
              <w:jc w:val="center"/>
              <w:rPr>
                <w:bCs/>
                <w:color w:val="000000"/>
                <w:szCs w:val="16"/>
              </w:rPr>
            </w:pPr>
            <w:r w:rsidRPr="00242E3C">
              <w:rPr>
                <w:bCs/>
                <w:color w:val="000000"/>
                <w:szCs w:val="18"/>
              </w:rPr>
              <w:t>Amenaza/ Oportunidad</w:t>
            </w:r>
          </w:p>
        </w:tc>
        <w:tc>
          <w:tcPr>
            <w:tcW w:w="1079" w:type="dxa"/>
            <w:hideMark/>
          </w:tcPr>
          <w:p w:rsidR="00FE2036" w:rsidRPr="00242E3C" w:rsidRDefault="00FE2036" w:rsidP="00C16898">
            <w:pPr>
              <w:spacing w:line="240" w:lineRule="auto"/>
              <w:jc w:val="center"/>
              <w:rPr>
                <w:bCs/>
                <w:color w:val="000000"/>
                <w:szCs w:val="16"/>
              </w:rPr>
            </w:pPr>
            <w:r w:rsidRPr="00242E3C">
              <w:rPr>
                <w:bCs/>
                <w:color w:val="000000"/>
                <w:szCs w:val="18"/>
              </w:rPr>
              <w:t>Ponderación %</w:t>
            </w:r>
          </w:p>
        </w:tc>
        <w:tc>
          <w:tcPr>
            <w:tcW w:w="1034" w:type="dxa"/>
            <w:hideMark/>
          </w:tcPr>
          <w:p w:rsidR="00FE2036" w:rsidRPr="00242E3C" w:rsidRDefault="00FE2036" w:rsidP="00C16898">
            <w:pPr>
              <w:spacing w:line="240" w:lineRule="auto"/>
              <w:jc w:val="center"/>
              <w:rPr>
                <w:bCs/>
                <w:color w:val="000000"/>
                <w:szCs w:val="16"/>
              </w:rPr>
            </w:pPr>
            <w:r w:rsidRPr="00242E3C">
              <w:rPr>
                <w:bCs/>
                <w:color w:val="000000"/>
                <w:szCs w:val="18"/>
              </w:rPr>
              <w:t>Calificación</w:t>
            </w:r>
          </w:p>
        </w:tc>
        <w:tc>
          <w:tcPr>
            <w:tcW w:w="992" w:type="dxa"/>
            <w:hideMark/>
          </w:tcPr>
          <w:p w:rsidR="00FE2036" w:rsidRPr="00242E3C" w:rsidRDefault="00FE2036" w:rsidP="00C16898">
            <w:pPr>
              <w:spacing w:line="240" w:lineRule="auto"/>
              <w:jc w:val="center"/>
              <w:rPr>
                <w:bCs/>
                <w:color w:val="000000"/>
                <w:szCs w:val="16"/>
              </w:rPr>
            </w:pPr>
            <w:r w:rsidRPr="00242E3C">
              <w:rPr>
                <w:bCs/>
                <w:color w:val="000000"/>
                <w:szCs w:val="18"/>
              </w:rPr>
              <w:t>Ponderado</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602340" w:rsidP="00C16898">
            <w:pPr>
              <w:spacing w:line="240" w:lineRule="auto"/>
              <w:jc w:val="left"/>
              <w:rPr>
                <w:color w:val="000000"/>
                <w:szCs w:val="16"/>
              </w:rPr>
            </w:pPr>
            <w:r w:rsidRPr="00242E3C">
              <w:rPr>
                <w:color w:val="000000"/>
                <w:szCs w:val="16"/>
              </w:rPr>
              <w:t>Aumento de p</w:t>
            </w:r>
            <w:r w:rsidR="00FE2036" w:rsidRPr="00242E3C">
              <w:rPr>
                <w:color w:val="000000"/>
                <w:szCs w:val="16"/>
              </w:rPr>
              <w:t>ersonas con limitaciones auditivas moderadas.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Tendencia hacia el envejecimiento poblacional.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Mejoramiento de los niveles socioeconómicos.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Poca innovación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Aumento de los tratados de libre comercio.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7</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0,28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Homologaciones regionales de productos médicos.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pPr>
              <w:spacing w:line="240" w:lineRule="auto"/>
              <w:jc w:val="left"/>
              <w:rPr>
                <w:color w:val="000000"/>
                <w:szCs w:val="16"/>
              </w:rPr>
            </w:pPr>
            <w:r w:rsidRPr="00242E3C">
              <w:rPr>
                <w:color w:val="000000"/>
                <w:szCs w:val="16"/>
              </w:rPr>
              <w:t>Crecimiento del PBI</w:t>
            </w:r>
            <w:ins w:id="229" w:author="Daniel Montjoy Pita" w:date="2017-10-06T15:42:00Z">
              <w:r w:rsidR="003A12F7">
                <w:rPr>
                  <w:color w:val="000000"/>
                  <w:szCs w:val="16"/>
                </w:rPr>
                <w:t>.</w:t>
              </w:r>
            </w:ins>
            <w:del w:id="230" w:author="Daniel Montjoy Pita" w:date="2017-10-06T15:42:00Z">
              <w:r w:rsidRPr="00242E3C" w:rsidDel="003A12F7">
                <w:rPr>
                  <w:color w:val="000000"/>
                  <w:szCs w:val="16"/>
                </w:rPr>
                <w:delText xml:space="preserve"> alrededor de 3,4%.</w:delText>
              </w:r>
            </w:del>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Convergencia de la inflación entre 2 y 2,8%.</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la debilidad institucional.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rigidez laboral.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os NSE</w:t>
            </w:r>
            <w:r w:rsidRPr="00242E3C">
              <w:rPr>
                <w:color w:val="000000"/>
                <w:szCs w:val="16"/>
              </w:rPr>
              <w:t xml:space="preserve"> C y D que son los de mayor proporción.</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Posible disrupción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9</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los costos y tiempos para importar.</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Volatilidad del tipo de cambio.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w:t>
            </w:r>
          </w:p>
        </w:tc>
      </w:tr>
      <w:tr w:rsidR="00FE2036" w:rsidRPr="00242E3C" w:rsidTr="00FE2036">
        <w:trPr>
          <w:trHeight w:val="20"/>
          <w:jc w:val="center"/>
        </w:trPr>
        <w:tc>
          <w:tcPr>
            <w:tcW w:w="0" w:type="auto"/>
            <w:noWrap/>
            <w:vAlign w:val="center"/>
            <w:hideMark/>
          </w:tcPr>
          <w:p w:rsidR="00FE2036" w:rsidRPr="00242E3C" w:rsidRDefault="00FE2036" w:rsidP="00C16898">
            <w:pPr>
              <w:spacing w:line="240" w:lineRule="auto"/>
              <w:jc w:val="left"/>
              <w:rPr>
                <w:color w:val="000000"/>
                <w:szCs w:val="16"/>
              </w:rPr>
            </w:pPr>
            <w:r w:rsidRPr="00242E3C">
              <w:rPr>
                <w:color w:val="000000"/>
                <w:szCs w:val="16"/>
              </w:rPr>
              <w:t>Total</w:t>
            </w:r>
          </w:p>
        </w:tc>
        <w:tc>
          <w:tcPr>
            <w:tcW w:w="1349" w:type="dxa"/>
            <w:noWrap/>
            <w:vAlign w:val="center"/>
            <w:hideMark/>
          </w:tcPr>
          <w:p w:rsidR="00FE2036" w:rsidRPr="00242E3C" w:rsidRDefault="00FE2036" w:rsidP="00C16898">
            <w:pPr>
              <w:spacing w:line="240" w:lineRule="auto"/>
              <w:jc w:val="center"/>
              <w:rPr>
                <w:color w:val="000000"/>
                <w:szCs w:val="16"/>
              </w:rPr>
            </w:pP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100</w:t>
            </w:r>
          </w:p>
        </w:tc>
        <w:tc>
          <w:tcPr>
            <w:tcW w:w="1034" w:type="dxa"/>
            <w:noWrap/>
            <w:vAlign w:val="center"/>
            <w:hideMark/>
          </w:tcPr>
          <w:p w:rsidR="00FE2036" w:rsidRPr="00242E3C" w:rsidRDefault="00FE2036" w:rsidP="00C16898">
            <w:pPr>
              <w:spacing w:line="240" w:lineRule="auto"/>
              <w:jc w:val="center"/>
              <w:rPr>
                <w:color w:val="000000"/>
                <w:szCs w:val="16"/>
              </w:rPr>
            </w:pP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2,77</w:t>
            </w:r>
          </w:p>
        </w:tc>
      </w:tr>
    </w:tbl>
    <w:p w:rsidR="001A5B6E" w:rsidRPr="00242E3C" w:rsidRDefault="001A0DC6" w:rsidP="003431D3">
      <w:pPr>
        <w:pStyle w:val="Nota"/>
      </w:pPr>
      <w:r w:rsidRPr="00242E3C">
        <w:t xml:space="preserve">Fuente: Elaboración propia 2016. </w:t>
      </w:r>
    </w:p>
    <w:p w:rsidR="000F0447" w:rsidRPr="00242E3C" w:rsidRDefault="000F0447" w:rsidP="003431D3">
      <w:pPr>
        <w:pStyle w:val="Nota"/>
        <w:rPr>
          <w:sz w:val="22"/>
        </w:rPr>
      </w:pPr>
    </w:p>
    <w:p w:rsidR="00422C95" w:rsidRPr="00242E3C" w:rsidRDefault="00C83D3C" w:rsidP="00156F6F">
      <w:pPr>
        <w:ind w:left="340" w:hanging="340"/>
      </w:pPr>
      <w:bookmarkStart w:id="231" w:name="_Toc469493453"/>
      <w:bookmarkStart w:id="232" w:name="_Toc469493853"/>
      <w:bookmarkStart w:id="233" w:name="_Toc469495256"/>
      <w:bookmarkStart w:id="234" w:name="_Toc469495453"/>
      <w:bookmarkStart w:id="235" w:name="_Toc491614546"/>
      <w:r w:rsidRPr="00242E3C">
        <w:rPr>
          <w:b/>
        </w:rPr>
        <w:t>2.</w:t>
      </w:r>
      <w:r w:rsidRPr="00242E3C">
        <w:rPr>
          <w:b/>
        </w:rPr>
        <w:tab/>
      </w:r>
      <w:r w:rsidR="00A26E3E" w:rsidRPr="00242E3C">
        <w:rPr>
          <w:b/>
        </w:rPr>
        <w:t>Análisis del micro</w:t>
      </w:r>
      <w:r w:rsidR="00422C95" w:rsidRPr="00242E3C">
        <w:rPr>
          <w:b/>
        </w:rPr>
        <w:t>entorno</w:t>
      </w:r>
      <w:bookmarkEnd w:id="231"/>
      <w:bookmarkEnd w:id="232"/>
      <w:bookmarkEnd w:id="233"/>
      <w:bookmarkEnd w:id="234"/>
      <w:bookmarkEnd w:id="235"/>
    </w:p>
    <w:p w:rsidR="00422C95" w:rsidRPr="00242E3C" w:rsidRDefault="00C83D3C" w:rsidP="00156F6F">
      <w:pPr>
        <w:spacing w:line="240" w:lineRule="auto"/>
        <w:ind w:left="340" w:hanging="340"/>
      </w:pPr>
      <w:bookmarkStart w:id="236" w:name="_Toc469493454"/>
      <w:bookmarkStart w:id="237" w:name="_Toc469493854"/>
      <w:bookmarkStart w:id="238" w:name="_Toc469495257"/>
      <w:bookmarkStart w:id="239" w:name="_Toc469495454"/>
      <w:bookmarkStart w:id="240" w:name="_Toc491614547"/>
      <w:r w:rsidRPr="00242E3C">
        <w:rPr>
          <w:b/>
        </w:rPr>
        <w:t>2.1</w:t>
      </w:r>
      <w:r w:rsidRPr="00242E3C">
        <w:rPr>
          <w:b/>
        </w:rPr>
        <w:tab/>
      </w:r>
      <w:r w:rsidR="00422C95" w:rsidRPr="00242E3C">
        <w:rPr>
          <w:b/>
        </w:rPr>
        <w:t>Identificación, características y evolución del sector</w:t>
      </w:r>
      <w:bookmarkEnd w:id="236"/>
      <w:bookmarkEnd w:id="237"/>
      <w:bookmarkEnd w:id="238"/>
      <w:bookmarkEnd w:id="239"/>
      <w:bookmarkEnd w:id="240"/>
    </w:p>
    <w:p w:rsidR="000F0447" w:rsidRPr="00242E3C" w:rsidRDefault="000F0447" w:rsidP="000F0447">
      <w:pPr>
        <w:rPr>
          <w:lang w:eastAsia="en-US"/>
        </w:rPr>
      </w:pPr>
    </w:p>
    <w:p w:rsidR="00BD5498" w:rsidRPr="00242E3C" w:rsidRDefault="002B7827" w:rsidP="00BD5498">
      <w:r w:rsidRPr="00242E3C">
        <w:t>De acuerdo al Medical Devices Report</w:t>
      </w:r>
      <w:r w:rsidRPr="00242E3C">
        <w:rPr>
          <w:i/>
        </w:rPr>
        <w:t xml:space="preserve"> </w:t>
      </w:r>
      <w:r w:rsidRPr="00242E3C">
        <w:t xml:space="preserve">Q1 2017– </w:t>
      </w:r>
      <w:r w:rsidR="00484AB4" w:rsidRPr="00242E3C">
        <w:t>Perú</w:t>
      </w:r>
      <w:r w:rsidR="00EB39BA" w:rsidRPr="00242E3C">
        <w:t xml:space="preserve"> (2016) la industria que se analizará </w:t>
      </w:r>
      <w:r w:rsidRPr="00242E3C">
        <w:t>es la de audífonos médicos</w:t>
      </w:r>
      <w:r w:rsidR="004962B3" w:rsidRPr="00242E3C">
        <w:t>,</w:t>
      </w:r>
      <w:r w:rsidRPr="00242E3C">
        <w:t xml:space="preserve"> y el sec</w:t>
      </w:r>
      <w:r w:rsidR="008B235A" w:rsidRPr="00242E3C">
        <w:t xml:space="preserve">tor </w:t>
      </w:r>
      <w:r w:rsidR="00EB39BA" w:rsidRPr="00242E3C">
        <w:t>al que pertenece es el de los aparatos m</w:t>
      </w:r>
      <w:r w:rsidRPr="00242E3C">
        <w:t>édicos.</w:t>
      </w:r>
      <w:r w:rsidR="008B235A" w:rsidRPr="00242E3C">
        <w:t xml:space="preserve"> En lo</w:t>
      </w:r>
      <w:r w:rsidRPr="00242E3C">
        <w:t xml:space="preserve"> que respecta al sector</w:t>
      </w:r>
      <w:r w:rsidR="008B235A" w:rsidRPr="00242E3C">
        <w:t>,</w:t>
      </w:r>
      <w:r w:rsidRPr="00242E3C">
        <w:t xml:space="preserve"> </w:t>
      </w:r>
      <w:r w:rsidR="00EB39BA" w:rsidRPr="00242E3C">
        <w:t>el año 2015 representó</w:t>
      </w:r>
      <w:r w:rsidR="008510F4" w:rsidRPr="00242E3C">
        <w:t xml:space="preserve"> un valor de USD 350 millones</w:t>
      </w:r>
      <w:r w:rsidR="004742B9" w:rsidRPr="00242E3C">
        <w:t xml:space="preserve"> </w:t>
      </w:r>
      <w:r w:rsidR="008B235A" w:rsidRPr="00242E3C">
        <w:t xml:space="preserve">y para el 2020 se proyecta un </w:t>
      </w:r>
      <w:r w:rsidR="00552B60" w:rsidRPr="00242E3C">
        <w:t>aumento</w:t>
      </w:r>
      <w:r w:rsidR="008B235A" w:rsidRPr="00242E3C">
        <w:t xml:space="preserve"> de alrededor del 70% debido al crecimiento económico y la polític</w:t>
      </w:r>
      <w:r w:rsidR="00EB39BA" w:rsidRPr="00242E3C">
        <w:t>a del gobierno de inversiones en</w:t>
      </w:r>
      <w:r w:rsidR="008B235A" w:rsidRPr="00242E3C">
        <w:t xml:space="preserve"> hospitales y centros de </w:t>
      </w:r>
      <w:r w:rsidR="004962B3" w:rsidRPr="00242E3C">
        <w:t>s</w:t>
      </w:r>
      <w:r w:rsidR="008B235A" w:rsidRPr="00242E3C">
        <w:t>alud.</w:t>
      </w:r>
    </w:p>
    <w:p w:rsidR="000F0447" w:rsidRPr="00242E3C" w:rsidRDefault="000F0447" w:rsidP="00BD5498"/>
    <w:p w:rsidR="00961C49" w:rsidRPr="00242E3C" w:rsidRDefault="0037420A" w:rsidP="00F436AF">
      <w:r w:rsidRPr="00242E3C">
        <w:t xml:space="preserve">Considerando que </w:t>
      </w:r>
      <w:r w:rsidR="002970CE" w:rsidRPr="00242E3C">
        <w:t>la totalidad de audífonos comercializados en Perú</w:t>
      </w:r>
      <w:r w:rsidR="00961C49" w:rsidRPr="00242E3C">
        <w:t xml:space="preserve"> son importados</w:t>
      </w:r>
      <w:r w:rsidR="008B235A" w:rsidRPr="00242E3C">
        <w:rPr>
          <w:rStyle w:val="Refdenotaalpie"/>
        </w:rPr>
        <w:footnoteReference w:id="12"/>
      </w:r>
      <w:r w:rsidR="003559F6" w:rsidRPr="00242E3C">
        <w:t xml:space="preserve">, </w:t>
      </w:r>
      <w:r w:rsidR="00DF059E" w:rsidRPr="00242E3C">
        <w:t xml:space="preserve">se ha analizado </w:t>
      </w:r>
      <w:r w:rsidR="00961C49" w:rsidRPr="00242E3C">
        <w:t>la información de la Superintendencia Nacional de Aduanas y de Administración Tributaria (</w:t>
      </w:r>
      <w:r w:rsidR="0045236B" w:rsidRPr="00242E3C">
        <w:t>SUNAT</w:t>
      </w:r>
      <w:r w:rsidR="00961C49" w:rsidRPr="00242E3C">
        <w:t>)</w:t>
      </w:r>
      <w:r w:rsidR="00BD5498" w:rsidRPr="00242E3C">
        <w:t xml:space="preserve"> con la finalidad </w:t>
      </w:r>
      <w:r w:rsidR="007828A6" w:rsidRPr="00242E3C">
        <w:t xml:space="preserve">de elaborar un perfil de la </w:t>
      </w:r>
      <w:r w:rsidR="00D2134C" w:rsidRPr="00242E3C">
        <w:t>industria</w:t>
      </w:r>
      <w:r w:rsidR="002970CE" w:rsidRPr="00242E3C">
        <w:t>. Con</w:t>
      </w:r>
      <w:r w:rsidR="00BD5498" w:rsidRPr="00242E3C">
        <w:t xml:space="preserve"> esta información</w:t>
      </w:r>
      <w:r w:rsidR="00961C49" w:rsidRPr="00242E3C">
        <w:t xml:space="preserve"> s</w:t>
      </w:r>
      <w:r w:rsidR="00824D69" w:rsidRPr="00242E3C">
        <w:t xml:space="preserve">e ha elaborado el </w:t>
      </w:r>
      <w:r w:rsidR="00156F6F" w:rsidRPr="00242E3C">
        <w:t>anexo 3</w:t>
      </w:r>
      <w:r w:rsidR="00833E1C" w:rsidRPr="00242E3C">
        <w:t xml:space="preserve"> </w:t>
      </w:r>
      <w:r w:rsidR="00961C49" w:rsidRPr="00242E3C">
        <w:t>donde se aprecia el crecimiento de la importación de audífonos</w:t>
      </w:r>
      <w:r w:rsidR="004962B3" w:rsidRPr="00242E3C">
        <w:t>; en</w:t>
      </w:r>
      <w:r w:rsidR="0026208F" w:rsidRPr="00242E3C">
        <w:t xml:space="preserve"> </w:t>
      </w:r>
      <w:r w:rsidR="007828A6" w:rsidRPr="00242E3C">
        <w:t xml:space="preserve">el </w:t>
      </w:r>
      <w:r w:rsidR="00156F6F" w:rsidRPr="00242E3C">
        <w:t>anexo 4</w:t>
      </w:r>
      <w:r w:rsidR="001E208F" w:rsidRPr="00242E3C">
        <w:t xml:space="preserve"> </w:t>
      </w:r>
      <w:r w:rsidR="007828A6" w:rsidRPr="00242E3C">
        <w:t>se observa la tendencia positiva en el incremento del</w:t>
      </w:r>
      <w:r w:rsidR="00961C49" w:rsidRPr="00242E3C">
        <w:t xml:space="preserve"> número de </w:t>
      </w:r>
      <w:r w:rsidR="00824D69" w:rsidRPr="00242E3C">
        <w:t>importadores</w:t>
      </w:r>
      <w:r w:rsidR="0026208F" w:rsidRPr="00242E3C">
        <w:t xml:space="preserve"> por año</w:t>
      </w:r>
      <w:r w:rsidR="004962B3" w:rsidRPr="00242E3C">
        <w:t>,</w:t>
      </w:r>
      <w:r w:rsidR="00F436AF" w:rsidRPr="00242E3C">
        <w:t xml:space="preserve"> y</w:t>
      </w:r>
      <w:r w:rsidR="007828A6" w:rsidRPr="00242E3C">
        <w:t xml:space="preserve"> </w:t>
      </w:r>
      <w:r w:rsidR="008C5DCA" w:rsidRPr="00242E3C">
        <w:t xml:space="preserve">el </w:t>
      </w:r>
      <w:r w:rsidR="00156F6F" w:rsidRPr="00242E3C">
        <w:t>anexo 2</w:t>
      </w:r>
      <w:r w:rsidR="008C5DCA" w:rsidRPr="00242E3C">
        <w:t xml:space="preserve"> donde se presenta la variación porcentual de importaciones totales en el mercado peruano</w:t>
      </w:r>
      <w:r w:rsidR="0026208F" w:rsidRPr="00242E3C">
        <w:t xml:space="preserve">. </w:t>
      </w:r>
      <w:r w:rsidR="00F436AF" w:rsidRPr="00242E3C">
        <w:t>Así</w:t>
      </w:r>
      <w:r w:rsidR="004962B3" w:rsidRPr="00242E3C">
        <w:t>,</w:t>
      </w:r>
      <w:r w:rsidR="00F436AF" w:rsidRPr="00242E3C">
        <w:t xml:space="preserve"> pues, se </w:t>
      </w:r>
      <w:r w:rsidR="004962B3" w:rsidRPr="00242E3C">
        <w:t>nota la existencia d</w:t>
      </w:r>
      <w:r w:rsidR="00F436AF" w:rsidRPr="00242E3C">
        <w:t>e un</w:t>
      </w:r>
      <w:r w:rsidR="00D2134C" w:rsidRPr="00242E3C">
        <w:t>a</w:t>
      </w:r>
      <w:r w:rsidR="00F436AF" w:rsidRPr="00242E3C">
        <w:t xml:space="preserve"> proyección positiva</w:t>
      </w:r>
      <w:r w:rsidR="002970CE" w:rsidRPr="00242E3C">
        <w:t xml:space="preserve"> de crecimiento</w:t>
      </w:r>
      <w:r w:rsidR="00F436AF" w:rsidRPr="00242E3C">
        <w:t xml:space="preserve"> </w:t>
      </w:r>
      <w:r w:rsidR="002970CE" w:rsidRPr="00242E3C">
        <w:t>con</w:t>
      </w:r>
      <w:r w:rsidR="00F436AF" w:rsidRPr="00242E3C">
        <w:t xml:space="preserve"> </w:t>
      </w:r>
      <w:r w:rsidR="002970CE" w:rsidRPr="00242E3C">
        <w:t>17</w:t>
      </w:r>
      <w:r w:rsidR="004962B3" w:rsidRPr="00242E3C">
        <w:t>.</w:t>
      </w:r>
      <w:r w:rsidR="002970CE" w:rsidRPr="00242E3C">
        <w:t>000 y 18</w:t>
      </w:r>
      <w:r w:rsidR="004962B3" w:rsidRPr="00242E3C">
        <w:t>.</w:t>
      </w:r>
      <w:r w:rsidR="00A428A8" w:rsidRPr="00242E3C">
        <w:t>000</w:t>
      </w:r>
      <w:r w:rsidR="00E30686" w:rsidRPr="00242E3C">
        <w:t xml:space="preserve"> </w:t>
      </w:r>
      <w:r w:rsidR="002970CE" w:rsidRPr="00242E3C">
        <w:t>audífonos importados</w:t>
      </w:r>
      <w:r w:rsidR="00A428A8" w:rsidRPr="00242E3C">
        <w:t xml:space="preserve"> </w:t>
      </w:r>
      <w:r w:rsidR="002970CE" w:rsidRPr="00242E3C">
        <w:t>durante los años 2017 y 2018</w:t>
      </w:r>
      <w:r w:rsidR="004962B3" w:rsidRPr="00242E3C">
        <w:t>,</w:t>
      </w:r>
      <w:r w:rsidR="002970CE" w:rsidRPr="00242E3C">
        <w:t xml:space="preserve"> respectivamente.</w:t>
      </w:r>
      <w:r w:rsidR="00A428A8" w:rsidRPr="00242E3C">
        <w:t xml:space="preserve"> </w:t>
      </w:r>
    </w:p>
    <w:p w:rsidR="00156F6F" w:rsidRPr="00242E3C" w:rsidRDefault="00156F6F" w:rsidP="00F436AF">
      <w:r w:rsidRPr="00242E3C">
        <w:br w:type="page"/>
      </w:r>
    </w:p>
    <w:p w:rsidR="00422C95" w:rsidRPr="00242E3C" w:rsidRDefault="00C83D3C" w:rsidP="00156F6F">
      <w:pPr>
        <w:spacing w:line="240" w:lineRule="auto"/>
        <w:ind w:left="340" w:hanging="340"/>
      </w:pPr>
      <w:bookmarkStart w:id="241" w:name="_Toc469493455"/>
      <w:bookmarkStart w:id="242" w:name="_Toc469493855"/>
      <w:bookmarkStart w:id="243" w:name="_Toc469495258"/>
      <w:bookmarkStart w:id="244" w:name="_Toc469495455"/>
      <w:bookmarkStart w:id="245" w:name="_Toc491614548"/>
      <w:r w:rsidRPr="00242E3C">
        <w:rPr>
          <w:b/>
        </w:rPr>
        <w:lastRenderedPageBreak/>
        <w:t>2.2</w:t>
      </w:r>
      <w:r w:rsidRPr="00242E3C">
        <w:rPr>
          <w:b/>
        </w:rPr>
        <w:tab/>
      </w:r>
      <w:r w:rsidR="00422C95" w:rsidRPr="00242E3C">
        <w:rPr>
          <w:b/>
        </w:rPr>
        <w:t>Análisis de las cinco fuerzas de Porter</w:t>
      </w:r>
      <w:bookmarkEnd w:id="241"/>
      <w:bookmarkEnd w:id="242"/>
      <w:bookmarkEnd w:id="243"/>
      <w:bookmarkEnd w:id="244"/>
      <w:bookmarkEnd w:id="245"/>
    </w:p>
    <w:p w:rsidR="000F0447" w:rsidRPr="00242E3C" w:rsidRDefault="000F0447" w:rsidP="00CD526B">
      <w:pPr>
        <w:spacing w:line="240" w:lineRule="auto"/>
        <w:rPr>
          <w:lang w:eastAsia="en-US"/>
        </w:rPr>
      </w:pPr>
    </w:p>
    <w:p w:rsidR="00D27A55" w:rsidRPr="00242E3C" w:rsidRDefault="008607A1" w:rsidP="008607A1">
      <w:r w:rsidRPr="00242E3C">
        <w:t>De acuerdo a Hax y Majluf (1996)</w:t>
      </w:r>
      <w:r w:rsidR="004962B3" w:rsidRPr="00242E3C">
        <w:t>,</w:t>
      </w:r>
      <w:r w:rsidRPr="00242E3C">
        <w:t xml:space="preserve"> la herramienta más u</w:t>
      </w:r>
      <w:r w:rsidR="009374C5" w:rsidRPr="00242E3C">
        <w:t>s</w:t>
      </w:r>
      <w:r w:rsidRPr="00242E3C">
        <w:t xml:space="preserve">ada para evaluar los factores fundamentales que determinan el atractivo de una industria </w:t>
      </w:r>
      <w:r w:rsidR="00144803" w:rsidRPr="00242E3C">
        <w:t>a largo plazo</w:t>
      </w:r>
      <w:r w:rsidR="004962B3" w:rsidRPr="00242E3C">
        <w:t>,</w:t>
      </w:r>
      <w:r w:rsidR="00144803" w:rsidRPr="00242E3C">
        <w:t xml:space="preserve"> </w:t>
      </w:r>
      <w:r w:rsidRPr="00242E3C">
        <w:t>son</w:t>
      </w:r>
      <w:r w:rsidR="00AF2AE5" w:rsidRPr="00242E3C">
        <w:t xml:space="preserve"> las </w:t>
      </w:r>
      <w:r w:rsidR="004962B3" w:rsidRPr="00242E3C">
        <w:t>c</w:t>
      </w:r>
      <w:r w:rsidRPr="00242E3C">
        <w:t>inco fuerzas de Porter (</w:t>
      </w:r>
      <w:r w:rsidR="002970CE" w:rsidRPr="00242E3C">
        <w:t>Porter, 1991;</w:t>
      </w:r>
      <w:r w:rsidR="008B6A9C" w:rsidRPr="00242E3C">
        <w:t xml:space="preserve"> 2007)</w:t>
      </w:r>
      <w:bookmarkStart w:id="246" w:name="_1y810tw" w:colFirst="0" w:colLast="0"/>
      <w:bookmarkEnd w:id="246"/>
      <w:r w:rsidR="009C6550" w:rsidRPr="00242E3C">
        <w:t>.</w:t>
      </w:r>
      <w:r w:rsidR="00B86EEB" w:rsidRPr="00242E3C">
        <w:t xml:space="preserve"> </w:t>
      </w:r>
      <w:r w:rsidR="00AF2AE5" w:rsidRPr="00242E3C">
        <w:t xml:space="preserve">Para </w:t>
      </w:r>
      <w:r w:rsidR="009374C5" w:rsidRPr="00242E3C">
        <w:t>el</w:t>
      </w:r>
      <w:r w:rsidR="00AF2AE5" w:rsidRPr="00242E3C">
        <w:t xml:space="preserve"> análisis comprensivo del atractivo de </w:t>
      </w:r>
      <w:r w:rsidR="00D27A55" w:rsidRPr="00242E3C">
        <w:t xml:space="preserve">la </w:t>
      </w:r>
      <w:r w:rsidR="00AF2AE5" w:rsidRPr="00242E3C">
        <w:t>industria</w:t>
      </w:r>
      <w:r w:rsidR="002970CE" w:rsidRPr="00242E3C">
        <w:t xml:space="preserve"> de audífonos </w:t>
      </w:r>
      <w:r w:rsidR="00AF2AE5" w:rsidRPr="00242E3C">
        <w:t>se u</w:t>
      </w:r>
      <w:r w:rsidR="004962B3" w:rsidRPr="00242E3C">
        <w:t>s</w:t>
      </w:r>
      <w:r w:rsidR="00AF2AE5" w:rsidRPr="00242E3C">
        <w:t>ará</w:t>
      </w:r>
      <w:r w:rsidR="004962B3" w:rsidRPr="00242E3C">
        <w:t>n</w:t>
      </w:r>
      <w:r w:rsidR="00AF2AE5" w:rsidRPr="00242E3C">
        <w:t xml:space="preserve"> los factores propuestos </w:t>
      </w:r>
      <w:r w:rsidR="00144803" w:rsidRPr="00242E3C">
        <w:t>por Hax</w:t>
      </w:r>
      <w:r w:rsidR="00AF2AE5" w:rsidRPr="00242E3C">
        <w:t xml:space="preserve"> y Majluf (1996)</w:t>
      </w:r>
      <w:r w:rsidR="00144803" w:rsidRPr="00242E3C">
        <w:t xml:space="preserve"> en las </w:t>
      </w:r>
      <w:r w:rsidR="004962B3" w:rsidRPr="00242E3C">
        <w:t>cinco fue</w:t>
      </w:r>
      <w:r w:rsidR="00144803" w:rsidRPr="00242E3C">
        <w:t>rzas, así como la siguiente escala: a) muy poco atractivo</w:t>
      </w:r>
      <w:r w:rsidR="004962B3" w:rsidRPr="00242E3C">
        <w:t>;</w:t>
      </w:r>
      <w:r w:rsidR="00144803" w:rsidRPr="00242E3C">
        <w:t xml:space="preserve"> b) poco atractivo</w:t>
      </w:r>
      <w:r w:rsidR="004962B3" w:rsidRPr="00242E3C">
        <w:t>;</w:t>
      </w:r>
      <w:r w:rsidR="00144803" w:rsidRPr="00242E3C">
        <w:t xml:space="preserve"> c) neutro</w:t>
      </w:r>
      <w:r w:rsidR="001F6991" w:rsidRPr="00242E3C">
        <w:t xml:space="preserve">; </w:t>
      </w:r>
      <w:r w:rsidR="00144803" w:rsidRPr="00242E3C">
        <w:t>d) atractiv</w:t>
      </w:r>
      <w:r w:rsidR="00394899" w:rsidRPr="00242E3C">
        <w:t>o</w:t>
      </w:r>
      <w:r w:rsidR="004962B3" w:rsidRPr="00242E3C">
        <w:t>,</w:t>
      </w:r>
      <w:r w:rsidR="00394899" w:rsidRPr="00242E3C">
        <w:t xml:space="preserve"> y e) muy atractivo. P</w:t>
      </w:r>
      <w:r w:rsidR="00144803" w:rsidRPr="00242E3C">
        <w:t xml:space="preserve">ara facilitar el análisis </w:t>
      </w:r>
      <w:r w:rsidR="009374C5" w:rsidRPr="00242E3C">
        <w:t>est</w:t>
      </w:r>
      <w:r w:rsidR="002C69EF" w:rsidRPr="00242E3C">
        <w:t>os elementos</w:t>
      </w:r>
      <w:r w:rsidR="001F6991" w:rsidRPr="00242E3C">
        <w:t>,</w:t>
      </w:r>
      <w:r w:rsidR="002C69EF" w:rsidRPr="00242E3C">
        <w:t xml:space="preserve"> </w:t>
      </w:r>
      <w:r w:rsidR="00144803" w:rsidRPr="00242E3C">
        <w:t>se les otorgará un valor de 1 a 5.</w:t>
      </w:r>
      <w:r w:rsidR="00005B79" w:rsidRPr="00242E3C">
        <w:t xml:space="preserve"> As</w:t>
      </w:r>
      <w:r w:rsidR="009374C5" w:rsidRPr="00242E3C">
        <w:t>i</w:t>
      </w:r>
      <w:r w:rsidR="00005B79" w:rsidRPr="00242E3C">
        <w:t xml:space="preserve">mismo, se debe resaltar que no todas las fuerzas, ni sus </w:t>
      </w:r>
      <w:r w:rsidR="004E761A" w:rsidRPr="00242E3C">
        <w:t xml:space="preserve">respectivos </w:t>
      </w:r>
      <w:r w:rsidR="00005B79" w:rsidRPr="00242E3C">
        <w:t>factores tienen el mismo peso</w:t>
      </w:r>
      <w:r w:rsidR="004E761A" w:rsidRPr="00242E3C">
        <w:t xml:space="preserve">. Esto </w:t>
      </w:r>
      <w:r w:rsidR="00005B79" w:rsidRPr="00242E3C">
        <w:t>refuerza</w:t>
      </w:r>
      <w:r w:rsidR="004E761A" w:rsidRPr="00242E3C">
        <w:t xml:space="preserve"> la noción</w:t>
      </w:r>
      <w:r w:rsidR="00005B79" w:rsidRPr="00242E3C">
        <w:t xml:space="preserve"> </w:t>
      </w:r>
      <w:r w:rsidR="003559F6" w:rsidRPr="00242E3C">
        <w:t xml:space="preserve">de </w:t>
      </w:r>
      <w:r w:rsidR="00005B79" w:rsidRPr="00242E3C">
        <w:t xml:space="preserve">que el análisis </w:t>
      </w:r>
      <w:r w:rsidR="004E761A" w:rsidRPr="00242E3C">
        <w:t xml:space="preserve">de las cinco fuerzas </w:t>
      </w:r>
      <w:r w:rsidR="00005B79" w:rsidRPr="00242E3C">
        <w:t xml:space="preserve">no debe ser realizado en forma mecánica. </w:t>
      </w:r>
    </w:p>
    <w:p w:rsidR="00DC2242" w:rsidRPr="00242E3C" w:rsidRDefault="00DC2242" w:rsidP="00CD526B">
      <w:pPr>
        <w:spacing w:line="240" w:lineRule="auto"/>
      </w:pPr>
    </w:p>
    <w:p w:rsidR="009F06AD" w:rsidRPr="00242E3C" w:rsidRDefault="00C83D3C" w:rsidP="00156F6F">
      <w:pPr>
        <w:spacing w:line="240" w:lineRule="auto"/>
        <w:ind w:left="567" w:hanging="567"/>
      </w:pPr>
      <w:bookmarkStart w:id="247" w:name="_Hlk491696001"/>
      <w:r w:rsidRPr="00242E3C">
        <w:rPr>
          <w:b/>
        </w:rPr>
        <w:t>2.2.1</w:t>
      </w:r>
      <w:r w:rsidRPr="00242E3C">
        <w:rPr>
          <w:b/>
        </w:rPr>
        <w:tab/>
      </w:r>
      <w:r w:rsidR="009F06AD" w:rsidRPr="00242E3C">
        <w:rPr>
          <w:b/>
        </w:rPr>
        <w:t>Poder de negociación de los proveedores</w:t>
      </w:r>
    </w:p>
    <w:bookmarkEnd w:id="247"/>
    <w:p w:rsidR="00AC3928" w:rsidRPr="00242E3C" w:rsidRDefault="00AC3928" w:rsidP="00CD526B">
      <w:pPr>
        <w:spacing w:line="240" w:lineRule="auto"/>
      </w:pPr>
    </w:p>
    <w:p w:rsidR="008F2B3B" w:rsidRPr="00242E3C" w:rsidRDefault="00C6758E" w:rsidP="00267C82">
      <w:r w:rsidRPr="00242E3C">
        <w:t>De acuerdo a President’s Council of Advisors on S</w:t>
      </w:r>
      <w:r w:rsidR="00C338D0" w:rsidRPr="00242E3C">
        <w:t xml:space="preserve">cience and Technology </w:t>
      </w:r>
      <w:r w:rsidRPr="00242E3C">
        <w:t xml:space="preserve">(2015) </w:t>
      </w:r>
      <w:r w:rsidR="003D5DB7" w:rsidRPr="00242E3C">
        <w:t xml:space="preserve">existen </w:t>
      </w:r>
      <w:r w:rsidR="001F6991" w:rsidRPr="00242E3C">
        <w:t>seis</w:t>
      </w:r>
      <w:r w:rsidR="003D5DB7" w:rsidRPr="00242E3C">
        <w:t xml:space="preserve"> empresas que poseen el 80% del mercado mundial:</w:t>
      </w:r>
      <w:r w:rsidRPr="00242E3C">
        <w:t xml:space="preserve"> </w:t>
      </w:r>
      <w:proofErr w:type="spellStart"/>
      <w:r w:rsidRPr="00242E3C">
        <w:t>Sivantos</w:t>
      </w:r>
      <w:proofErr w:type="spellEnd"/>
      <w:r w:rsidRPr="00242E3C">
        <w:t xml:space="preserve"> (antes Siemens)</w:t>
      </w:r>
      <w:r w:rsidR="001F6991" w:rsidRPr="00242E3C">
        <w:t>;</w:t>
      </w:r>
      <w:r w:rsidRPr="00242E3C">
        <w:t xml:space="preserve"> </w:t>
      </w:r>
      <w:proofErr w:type="spellStart"/>
      <w:r w:rsidRPr="00242E3C">
        <w:t>Sonova</w:t>
      </w:r>
      <w:proofErr w:type="spellEnd"/>
      <w:r w:rsidRPr="00242E3C">
        <w:t xml:space="preserve"> (con</w:t>
      </w:r>
      <w:r w:rsidR="000E288D" w:rsidRPr="00242E3C">
        <w:t>o</w:t>
      </w:r>
      <w:r w:rsidRPr="00242E3C">
        <w:t xml:space="preserve">cido como </w:t>
      </w:r>
      <w:proofErr w:type="spellStart"/>
      <w:r w:rsidRPr="00242E3C">
        <w:t>Phonak</w:t>
      </w:r>
      <w:proofErr w:type="spellEnd"/>
      <w:r w:rsidRPr="00242E3C">
        <w:t>)</w:t>
      </w:r>
      <w:r w:rsidR="001F6991" w:rsidRPr="00242E3C">
        <w:t>;</w:t>
      </w:r>
      <w:r w:rsidRPr="00242E3C">
        <w:t xml:space="preserve"> William </w:t>
      </w:r>
      <w:proofErr w:type="spellStart"/>
      <w:r w:rsidRPr="00242E3C">
        <w:t>Demant</w:t>
      </w:r>
      <w:proofErr w:type="spellEnd"/>
      <w:r w:rsidRPr="00242E3C">
        <w:t xml:space="preserve"> (</w:t>
      </w:r>
      <w:r w:rsidR="00484AB4" w:rsidRPr="00242E3C">
        <w:t>propietario</w:t>
      </w:r>
      <w:r w:rsidRPr="00242E3C">
        <w:t xml:space="preserve"> de </w:t>
      </w:r>
      <w:proofErr w:type="spellStart"/>
      <w:r w:rsidRPr="00242E3C">
        <w:t>Oticon</w:t>
      </w:r>
      <w:proofErr w:type="spellEnd"/>
      <w:r w:rsidRPr="00242E3C">
        <w:t>)</w:t>
      </w:r>
      <w:r w:rsidR="001F6991" w:rsidRPr="00242E3C">
        <w:t>;</w:t>
      </w:r>
      <w:r w:rsidRPr="00242E3C">
        <w:t xml:space="preserve"> </w:t>
      </w:r>
      <w:proofErr w:type="spellStart"/>
      <w:r w:rsidRPr="00242E3C">
        <w:t>Starkey</w:t>
      </w:r>
      <w:proofErr w:type="spellEnd"/>
      <w:r w:rsidR="001F6991" w:rsidRPr="00242E3C">
        <w:t>;</w:t>
      </w:r>
      <w:r w:rsidRPr="00242E3C">
        <w:t xml:space="preserve"> </w:t>
      </w:r>
      <w:proofErr w:type="spellStart"/>
      <w:r w:rsidRPr="00242E3C">
        <w:t>Resound</w:t>
      </w:r>
      <w:proofErr w:type="spellEnd"/>
      <w:r w:rsidR="001F6991" w:rsidRPr="00242E3C">
        <w:t>,</w:t>
      </w:r>
      <w:r w:rsidRPr="00242E3C">
        <w:t xml:space="preserve"> y </w:t>
      </w:r>
      <w:proofErr w:type="spellStart"/>
      <w:r w:rsidRPr="00242E3C">
        <w:t>Widex</w:t>
      </w:r>
      <w:proofErr w:type="spellEnd"/>
      <w:ins w:id="248" w:author="Daniel Montjoy Pita" w:date="2017-10-06T15:54:00Z">
        <w:r w:rsidR="0058329C">
          <w:t>.</w:t>
        </w:r>
      </w:ins>
      <w:del w:id="249" w:author="Daniel Montjoy Pita" w:date="2017-10-06T15:54:00Z">
        <w:r w:rsidR="001F6991" w:rsidRPr="00242E3C" w:rsidDel="0058329C">
          <w:delText>,</w:delText>
        </w:r>
      </w:del>
      <w:r w:rsidR="001F6991" w:rsidRPr="00242E3C">
        <w:t xml:space="preserve"> </w:t>
      </w:r>
      <w:ins w:id="250" w:author="Daniel Montjoy Pita" w:date="2017-10-06T15:54:00Z">
        <w:r w:rsidR="0058329C">
          <w:t>A</w:t>
        </w:r>
      </w:ins>
      <w:del w:id="251" w:author="Daniel Montjoy Pita" w:date="2017-10-06T15:54:00Z">
        <w:r w:rsidR="001F6991" w:rsidRPr="00242E3C" w:rsidDel="0058329C">
          <w:delText>a</w:delText>
        </w:r>
      </w:del>
      <w:r w:rsidR="001F6991" w:rsidRPr="00242E3C">
        <w:t>demás ha</w:t>
      </w:r>
      <w:r w:rsidR="00491C40" w:rsidRPr="00242E3C">
        <w:t>y una tendencia de la industria</w:t>
      </w:r>
      <w:r w:rsidR="001F6991" w:rsidRPr="00242E3C">
        <w:t>,</w:t>
      </w:r>
      <w:r w:rsidR="00491C40" w:rsidRPr="00242E3C">
        <w:t xml:space="preserve"> a nivel global</w:t>
      </w:r>
      <w:r w:rsidR="001F6991" w:rsidRPr="00242E3C">
        <w:t>,</w:t>
      </w:r>
      <w:r w:rsidR="00491C40" w:rsidRPr="00242E3C">
        <w:t xml:space="preserve"> de realizar integraciones verticales </w:t>
      </w:r>
      <w:ins w:id="252" w:author="Daniel Montjoy Pita" w:date="2017-10-06T13:30:00Z">
        <w:r w:rsidR="00CB5256">
          <w:t xml:space="preserve">hacia </w:t>
        </w:r>
        <w:r w:rsidR="0096754C">
          <w:t xml:space="preserve">delante </w:t>
        </w:r>
      </w:ins>
      <w:ins w:id="253" w:author="Daniel Montjoy Pita" w:date="2017-10-07T12:13:00Z">
        <w:r w:rsidR="007D52BF">
          <w:t xml:space="preserve">al comprar centros </w:t>
        </w:r>
        <w:proofErr w:type="spellStart"/>
        <w:r w:rsidR="007D52BF">
          <w:t>audi</w:t>
        </w:r>
      </w:ins>
      <w:ins w:id="254" w:author="Daniel Montjoy Pita" w:date="2017-10-07T12:14:00Z">
        <w:r w:rsidR="007D52BF">
          <w:t>ólogicos</w:t>
        </w:r>
      </w:ins>
      <w:proofErr w:type="spellEnd"/>
      <w:del w:id="255" w:author="Daniel Montjoy Pita" w:date="2017-10-07T12:14:00Z">
        <w:r w:rsidR="00491C40" w:rsidRPr="00242E3C" w:rsidDel="007D52BF">
          <w:delText>por parte de estas</w:delText>
        </w:r>
      </w:del>
      <w:r w:rsidR="00491C40" w:rsidRPr="00242E3C">
        <w:t>, debido a los altos márgenes que obtienen, a un mejor control del canal</w:t>
      </w:r>
      <w:ins w:id="256" w:author="Daniel Montjoy Pita" w:date="2017-10-07T12:44:00Z">
        <w:r w:rsidR="00E20A1C">
          <w:t>, aumentar barreras de entrada</w:t>
        </w:r>
      </w:ins>
      <w:r w:rsidR="00491C40" w:rsidRPr="00242E3C">
        <w:t xml:space="preserve"> y a la posibilidad de minimizar riesgos. </w:t>
      </w:r>
      <w:ins w:id="257" w:author="Daniel Montjoy Pita" w:date="2017-10-07T12:27:00Z">
        <w:r w:rsidR="006E668E">
          <w:t xml:space="preserve">De acuerdo a información de </w:t>
        </w:r>
        <w:proofErr w:type="spellStart"/>
        <w:r w:rsidR="006E668E">
          <w:t>Starkey</w:t>
        </w:r>
        <w:proofErr w:type="spellEnd"/>
        <w:r w:rsidR="006E668E">
          <w:t xml:space="preserve"> </w:t>
        </w:r>
        <w:proofErr w:type="spellStart"/>
        <w:r w:rsidR="006E668E">
          <w:t>Laboratories</w:t>
        </w:r>
      </w:ins>
      <w:proofErr w:type="spellEnd"/>
      <w:ins w:id="258" w:author="Daniel Montjoy Pita" w:date="2017-10-07T12:18:00Z">
        <w:r w:rsidR="007D52BF">
          <w:t xml:space="preserve"> </w:t>
        </w:r>
      </w:ins>
      <w:ins w:id="259" w:author="Daniel Montjoy Pita" w:date="2017-10-07T12:23:00Z">
        <w:r w:rsidR="006E668E">
          <w:t>al 2016</w:t>
        </w:r>
      </w:ins>
      <w:ins w:id="260" w:author="Daniel Montjoy Pita" w:date="2017-10-07T12:27:00Z">
        <w:r w:rsidR="006E668E">
          <w:t>,</w:t>
        </w:r>
      </w:ins>
      <w:ins w:id="261" w:author="Daniel Montjoy Pita" w:date="2017-10-07T12:23:00Z">
        <w:r w:rsidR="006E668E">
          <w:t xml:space="preserve"> </w:t>
        </w:r>
      </w:ins>
      <w:ins w:id="262" w:author="Daniel Montjoy Pita" w:date="2017-10-07T12:20:00Z">
        <w:r w:rsidR="006E668E">
          <w:t>el porcentaje de</w:t>
        </w:r>
        <w:r w:rsidR="007D52BF">
          <w:t xml:space="preserve"> centros</w:t>
        </w:r>
      </w:ins>
      <w:ins w:id="263" w:author="Daniel Montjoy Pita" w:date="2017-10-07T12:21:00Z">
        <w:r w:rsidR="007D52BF">
          <w:t xml:space="preserve"> audiológicos </w:t>
        </w:r>
      </w:ins>
      <w:ins w:id="264" w:author="Daniel Montjoy Pita" w:date="2017-10-07T12:22:00Z">
        <w:r w:rsidR="006E668E">
          <w:t xml:space="preserve">que </w:t>
        </w:r>
        <w:proofErr w:type="spellStart"/>
        <w:r w:rsidR="006E668E">
          <w:t>pertecene</w:t>
        </w:r>
      </w:ins>
      <w:ins w:id="265" w:author="Daniel Montjoy Pita" w:date="2017-10-07T12:23:00Z">
        <w:r w:rsidR="006E668E">
          <w:t>n</w:t>
        </w:r>
        <w:proofErr w:type="spellEnd"/>
        <w:r w:rsidR="006E668E">
          <w:t xml:space="preserve"> a los principales</w:t>
        </w:r>
      </w:ins>
      <w:ins w:id="266" w:author="Daniel Montjoy Pita" w:date="2017-10-07T12:22:00Z">
        <w:r w:rsidR="006E668E">
          <w:t xml:space="preserve"> pro</w:t>
        </w:r>
      </w:ins>
      <w:ins w:id="267" w:author="Daniel Montjoy Pita" w:date="2017-10-07T12:23:00Z">
        <w:r w:rsidR="006E668E">
          <w:t>ductores</w:t>
        </w:r>
      </w:ins>
      <w:ins w:id="268" w:author="Daniel Montjoy Pita" w:date="2017-10-07T12:22:00Z">
        <w:r w:rsidR="006E668E">
          <w:t xml:space="preserve"> </w:t>
        </w:r>
      </w:ins>
      <w:ins w:id="269" w:author="Daniel Montjoy Pita" w:date="2017-10-07T12:14:00Z">
        <w:r w:rsidR="006E668E">
          <w:t>en</w:t>
        </w:r>
      </w:ins>
      <w:ins w:id="270" w:author="Daniel Montjoy Pita" w:date="2017-10-07T12:23:00Z">
        <w:r w:rsidR="006E668E">
          <w:t xml:space="preserve"> </w:t>
        </w:r>
      </w:ins>
      <w:ins w:id="271" w:author="Daniel Montjoy Pita" w:date="2017-10-07T12:24:00Z">
        <w:r w:rsidR="006E668E">
          <w:t xml:space="preserve">Colombia </w:t>
        </w:r>
      </w:ins>
      <w:ins w:id="272" w:author="Daniel Montjoy Pita" w:date="2017-10-07T12:31:00Z">
        <w:r w:rsidR="006E668E">
          <w:t xml:space="preserve">es </w:t>
        </w:r>
      </w:ins>
      <w:ins w:id="273" w:author="Daniel Montjoy Pita" w:date="2017-10-07T12:24:00Z">
        <w:r w:rsidR="006E668E">
          <w:t>49%</w:t>
        </w:r>
      </w:ins>
      <w:ins w:id="274" w:author="Daniel Montjoy Pita" w:date="2017-10-07T12:28:00Z">
        <w:r w:rsidR="006E668E">
          <w:t>,</w:t>
        </w:r>
      </w:ins>
      <w:ins w:id="275" w:author="Daniel Montjoy Pita" w:date="2017-10-07T12:31:00Z">
        <w:r w:rsidR="006E668E">
          <w:t xml:space="preserve"> </w:t>
        </w:r>
        <w:proofErr w:type="spellStart"/>
        <w:r w:rsidR="006E668E">
          <w:t>Brazil</w:t>
        </w:r>
        <w:proofErr w:type="spellEnd"/>
        <w:r w:rsidR="006E668E">
          <w:t xml:space="preserve"> 30%</w:t>
        </w:r>
      </w:ins>
      <w:ins w:id="276" w:author="Daniel Montjoy Pita" w:date="2017-10-07T12:28:00Z">
        <w:r w:rsidR="006E668E">
          <w:t xml:space="preserve"> </w:t>
        </w:r>
      </w:ins>
      <w:ins w:id="277" w:author="Daniel Montjoy Pita" w:date="2017-10-07T12:26:00Z">
        <w:r w:rsidR="006E668E">
          <w:t xml:space="preserve"> y México</w:t>
        </w:r>
      </w:ins>
      <w:ins w:id="278" w:author="Daniel Montjoy Pita" w:date="2017-10-07T12:32:00Z">
        <w:r w:rsidR="006E668E">
          <w:t>19%</w:t>
        </w:r>
      </w:ins>
      <w:ins w:id="279" w:author="Daniel Montjoy Pita" w:date="2017-10-10T08:45:00Z">
        <w:r w:rsidR="004100F0">
          <w:t xml:space="preserve">, se debe señalar que en estos mercados </w:t>
        </w:r>
        <w:proofErr w:type="spellStart"/>
        <w:r w:rsidR="004100F0">
          <w:t>Starkey</w:t>
        </w:r>
        <w:proofErr w:type="spellEnd"/>
        <w:r w:rsidR="004100F0">
          <w:t xml:space="preserve"> está presente sin centros </w:t>
        </w:r>
        <w:proofErr w:type="spellStart"/>
        <w:r w:rsidR="004100F0">
          <w:t>audiólogicos</w:t>
        </w:r>
        <w:proofErr w:type="spellEnd"/>
        <w:r w:rsidR="004100F0">
          <w:t xml:space="preserve"> propios</w:t>
        </w:r>
      </w:ins>
      <w:ins w:id="280" w:author="Daniel Montjoy Pita" w:date="2017-10-07T12:33:00Z">
        <w:r w:rsidR="00CF31BB">
          <w:t>.</w:t>
        </w:r>
      </w:ins>
      <w:ins w:id="281" w:author="Daniel Montjoy Pita" w:date="2017-10-07T12:32:00Z">
        <w:r w:rsidR="00CF31BB">
          <w:t xml:space="preserve"> </w:t>
        </w:r>
      </w:ins>
      <w:ins w:id="282" w:author="Daniel Montjoy Pita" w:date="2017-10-07T12:41:00Z">
        <w:r w:rsidR="000B1E49">
          <w:t xml:space="preserve">En </w:t>
        </w:r>
        <w:r w:rsidR="00CF31BB">
          <w:t xml:space="preserve">Perú, </w:t>
        </w:r>
        <w:proofErr w:type="spellStart"/>
        <w:r w:rsidR="00CF31BB">
          <w:t>Starkey</w:t>
        </w:r>
        <w:proofErr w:type="spellEnd"/>
        <w:r w:rsidR="00CF31BB">
          <w:t xml:space="preserve"> es el único productor que ha adquirido un centro audiológico</w:t>
        </w:r>
      </w:ins>
      <w:ins w:id="283" w:author="Daniel Montjoy Pita" w:date="2017-10-07T12:45:00Z">
        <w:r w:rsidR="004100F0">
          <w:t xml:space="preserve"> </w:t>
        </w:r>
      </w:ins>
      <w:ins w:id="284" w:author="Daniel Montjoy Pita" w:date="2017-10-10T08:47:00Z">
        <w:r w:rsidR="004100F0">
          <w:t>aunque</w:t>
        </w:r>
      </w:ins>
      <w:ins w:id="285" w:author="Daniel Montjoy Pita" w:date="2017-10-07T12:42:00Z">
        <w:r w:rsidR="00CF31BB">
          <w:t xml:space="preserve"> </w:t>
        </w:r>
      </w:ins>
      <w:proofErr w:type="spellStart"/>
      <w:ins w:id="286" w:author="Daniel Montjoy Pita" w:date="2017-10-07T12:43:00Z">
        <w:r w:rsidR="00E20A1C">
          <w:t>Phonak</w:t>
        </w:r>
        <w:proofErr w:type="spellEnd"/>
        <w:r w:rsidR="00E20A1C">
          <w:t xml:space="preserve"> intentó adquirir su principal distribuidor sin </w:t>
        </w:r>
      </w:ins>
      <w:ins w:id="287" w:author="Daniel Montjoy Pita" w:date="2017-10-07T12:44:00Z">
        <w:r w:rsidR="00E20A1C">
          <w:t>éxito</w:t>
        </w:r>
      </w:ins>
      <w:ins w:id="288" w:author="Daniel Montjoy Pita" w:date="2017-10-07T12:45:00Z">
        <w:r w:rsidR="00E20A1C">
          <w:t xml:space="preserve">. </w:t>
        </w:r>
      </w:ins>
      <w:del w:id="289" w:author="Daniel Montjoy Pita" w:date="2017-10-07T12:45:00Z">
        <w:r w:rsidR="008D7A79" w:rsidRPr="00242E3C" w:rsidDel="00E20A1C">
          <w:delText>En el Perú</w:delText>
        </w:r>
      </w:del>
      <w:ins w:id="290" w:author="Daniel Montjoy Pita" w:date="2017-10-07T12:45:00Z">
        <w:r w:rsidR="00E20A1C">
          <w:t>Así mismo</w:t>
        </w:r>
      </w:ins>
      <w:r w:rsidR="001F6991" w:rsidRPr="00242E3C">
        <w:t>,</w:t>
      </w:r>
      <w:r w:rsidR="008D7A79" w:rsidRPr="00242E3C">
        <w:t xml:space="preserve"> </w:t>
      </w:r>
      <w:r w:rsidR="00E40A3E" w:rsidRPr="00242E3C">
        <w:t xml:space="preserve">los </w:t>
      </w:r>
      <w:del w:id="291" w:author="Daniel Montjoy Pita" w:date="2017-10-07T12:40:00Z">
        <w:r w:rsidR="00390DC2" w:rsidRPr="00242E3C" w:rsidDel="00CF31BB">
          <w:delText>proveedores</w:delText>
        </w:r>
        <w:r w:rsidR="00824D69" w:rsidRPr="00242E3C" w:rsidDel="00CF31BB">
          <w:delText xml:space="preserve"> </w:delText>
        </w:r>
      </w:del>
      <w:ins w:id="292" w:author="Daniel Montjoy Pita" w:date="2017-10-07T12:40:00Z">
        <w:r w:rsidR="00CF31BB">
          <w:t>productores</w:t>
        </w:r>
        <w:r w:rsidR="00CF31BB" w:rsidRPr="00242E3C">
          <w:t xml:space="preserve"> </w:t>
        </w:r>
      </w:ins>
      <w:r w:rsidR="00E40A3E" w:rsidRPr="00242E3C">
        <w:t xml:space="preserve">que </w:t>
      </w:r>
      <w:r w:rsidR="00390DC2" w:rsidRPr="00242E3C">
        <w:t>re</w:t>
      </w:r>
      <w:r w:rsidR="00D6402B" w:rsidRPr="00242E3C">
        <w:t xml:space="preserve">presentan el 80% de las importaciones de acuerdo a la información de la </w:t>
      </w:r>
      <w:r w:rsidR="0045236B" w:rsidRPr="00242E3C">
        <w:t>SUNAT</w:t>
      </w:r>
      <w:r w:rsidR="00D6402B" w:rsidRPr="00242E3C">
        <w:t xml:space="preserve"> durante el </w:t>
      </w:r>
      <w:r w:rsidR="00CC0F2B" w:rsidRPr="00242E3C">
        <w:t xml:space="preserve">2014 al </w:t>
      </w:r>
      <w:r w:rsidR="00D6402B" w:rsidRPr="00242E3C">
        <w:t>201</w:t>
      </w:r>
      <w:r w:rsidR="003F10FB" w:rsidRPr="00242E3C">
        <w:t>6</w:t>
      </w:r>
      <w:r w:rsidR="00D6402B" w:rsidRPr="00242E3C">
        <w:t xml:space="preserve"> son: </w:t>
      </w:r>
      <w:proofErr w:type="spellStart"/>
      <w:r w:rsidR="00D6402B" w:rsidRPr="00242E3C">
        <w:t>Electon</w:t>
      </w:r>
      <w:r w:rsidR="0073515C" w:rsidRPr="00242E3C">
        <w:t>e</w:t>
      </w:r>
      <w:proofErr w:type="spellEnd"/>
      <w:r w:rsidR="00D6402B" w:rsidRPr="00242E3C">
        <w:t xml:space="preserve">, </w:t>
      </w:r>
      <w:proofErr w:type="spellStart"/>
      <w:r w:rsidR="00823A41" w:rsidRPr="00242E3C">
        <w:t>Phonak</w:t>
      </w:r>
      <w:proofErr w:type="spellEnd"/>
      <w:r w:rsidR="00823A41" w:rsidRPr="00242E3C">
        <w:t xml:space="preserve">, </w:t>
      </w:r>
      <w:proofErr w:type="spellStart"/>
      <w:r w:rsidR="0071709B" w:rsidRPr="00242E3C">
        <w:t>Unitron</w:t>
      </w:r>
      <w:proofErr w:type="spellEnd"/>
      <w:r w:rsidR="0071709B" w:rsidRPr="00242E3C">
        <w:t xml:space="preserve">, </w:t>
      </w:r>
      <w:proofErr w:type="spellStart"/>
      <w:r w:rsidR="00823A41" w:rsidRPr="00242E3C">
        <w:t>Widex</w:t>
      </w:r>
      <w:proofErr w:type="spellEnd"/>
      <w:r w:rsidR="00823A41" w:rsidRPr="00242E3C">
        <w:t xml:space="preserve">, </w:t>
      </w:r>
      <w:proofErr w:type="spellStart"/>
      <w:r w:rsidR="0071709B" w:rsidRPr="00242E3C">
        <w:t>Audifon</w:t>
      </w:r>
      <w:proofErr w:type="spellEnd"/>
      <w:r w:rsidR="00823A41" w:rsidRPr="00242E3C">
        <w:t>,</w:t>
      </w:r>
      <w:r w:rsidR="0071709B" w:rsidRPr="00242E3C">
        <w:t xml:space="preserve"> </w:t>
      </w:r>
      <w:r w:rsidR="00823A41" w:rsidRPr="00242E3C">
        <w:t>Siemens</w:t>
      </w:r>
      <w:del w:id="293" w:author="Daniel Montjoy Pita" w:date="2017-10-07T12:46:00Z">
        <w:r w:rsidR="00D6402B" w:rsidRPr="00242E3C" w:rsidDel="00E20A1C">
          <w:delText xml:space="preserve">, </w:delText>
        </w:r>
        <w:r w:rsidR="0073515C" w:rsidRPr="00242E3C" w:rsidDel="00E20A1C">
          <w:delText>Cosel</w:delText>
        </w:r>
        <w:r w:rsidR="0071709B" w:rsidRPr="00242E3C" w:rsidDel="00E20A1C">
          <w:delText>gi, Beltone y Ha</w:delText>
        </w:r>
        <w:r w:rsidR="0073515C" w:rsidRPr="00242E3C" w:rsidDel="00E20A1C">
          <w:delText>n</w:delText>
        </w:r>
        <w:r w:rsidR="0071709B" w:rsidRPr="00242E3C" w:rsidDel="00E20A1C">
          <w:delText>saton</w:delText>
        </w:r>
      </w:del>
      <w:r w:rsidR="001F6991" w:rsidRPr="00242E3C">
        <w:t>,</w:t>
      </w:r>
      <w:r w:rsidR="00D6402B" w:rsidRPr="00242E3C">
        <w:t xml:space="preserve"> </w:t>
      </w:r>
      <w:r w:rsidR="00A36216" w:rsidRPr="00242E3C">
        <w:t>de un total de 2</w:t>
      </w:r>
      <w:r w:rsidR="0071709B" w:rsidRPr="00242E3C">
        <w:t>5</w:t>
      </w:r>
      <w:r w:rsidR="00A36216" w:rsidRPr="00242E3C">
        <w:t xml:space="preserve"> </w:t>
      </w:r>
      <w:r w:rsidR="0071709B" w:rsidRPr="00242E3C">
        <w:t>marcas</w:t>
      </w:r>
      <w:r w:rsidR="001F6991" w:rsidRPr="00242E3C">
        <w:t xml:space="preserve"> (</w:t>
      </w:r>
      <w:r w:rsidR="00156F6F" w:rsidRPr="00242E3C">
        <w:t>gráfico 2</w:t>
      </w:r>
      <w:r w:rsidR="001F6991" w:rsidRPr="00242E3C">
        <w:t>).</w:t>
      </w:r>
    </w:p>
    <w:p w:rsidR="008D31C8" w:rsidRPr="00242E3C" w:rsidRDefault="008D31C8" w:rsidP="00CD526B">
      <w:pPr>
        <w:spacing w:line="240" w:lineRule="auto"/>
      </w:pPr>
    </w:p>
    <w:p w:rsidR="00642DF7" w:rsidRPr="00242E3C" w:rsidRDefault="00642DF7" w:rsidP="00582BAE">
      <w:pPr>
        <w:pStyle w:val="Epgrafe"/>
        <w:outlineLvl w:val="0"/>
      </w:pPr>
      <w:bookmarkStart w:id="294" w:name="_Ref473126150"/>
      <w:bookmarkStart w:id="295" w:name="_Toc472593206"/>
      <w:bookmarkStart w:id="296" w:name="_Toc491549925"/>
      <w:r w:rsidRPr="00242E3C">
        <w:t xml:space="preserve">Gráfico </w:t>
      </w:r>
      <w:bookmarkEnd w:id="294"/>
      <w:r w:rsidR="008D31C8" w:rsidRPr="00242E3C">
        <w:t>2</w:t>
      </w:r>
      <w:r w:rsidR="009F4B31" w:rsidRPr="00242E3C">
        <w:t>.</w:t>
      </w:r>
      <w:r w:rsidR="000E1D5C" w:rsidRPr="00242E3C">
        <w:t xml:space="preserve"> </w:t>
      </w:r>
      <w:r w:rsidRPr="00242E3C">
        <w:t xml:space="preserve">Cantidad importada </w:t>
      </w:r>
      <w:r w:rsidR="000E1D5C" w:rsidRPr="00242E3C">
        <w:t>por</w:t>
      </w:r>
      <w:bookmarkEnd w:id="295"/>
      <w:r w:rsidR="000E1D5C" w:rsidRPr="00242E3C">
        <w:t xml:space="preserve"> marcas de audífonos</w:t>
      </w:r>
      <w:bookmarkEnd w:id="296"/>
    </w:p>
    <w:p w:rsidR="00642DF7" w:rsidRPr="00242E3C" w:rsidRDefault="0073515C" w:rsidP="008D31C8">
      <w:pPr>
        <w:jc w:val="center"/>
      </w:pPr>
      <w:r w:rsidRPr="00242E3C">
        <w:rPr>
          <w:noProof/>
        </w:rPr>
        <w:drawing>
          <wp:inline distT="0" distB="0" distL="0" distR="0" wp14:anchorId="2773C810" wp14:editId="5297FC8F">
            <wp:extent cx="2374900" cy="1844708"/>
            <wp:effectExtent l="0" t="0" r="635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eto marcas unidad 2014 2016.png"/>
                    <pic:cNvPicPr/>
                  </pic:nvPicPr>
                  <pic:blipFill>
                    <a:blip r:embed="rId21" cstate="print">
                      <a:extLst>
                        <a:ext uri="{BEBA8EAE-BF5A-486C-A8C5-ECC9F3942E4B}">
                          <a14:imgProps xmlns:a14="http://schemas.microsoft.com/office/drawing/2010/main">
                            <a14:imgLayer r:embed="rId22">
                              <a14:imgEffect>
                                <a14:sharpenSoften amount="50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374900" cy="1844708"/>
                    </a:xfrm>
                    <a:prstGeom prst="rect">
                      <a:avLst/>
                    </a:prstGeom>
                  </pic:spPr>
                </pic:pic>
              </a:graphicData>
            </a:graphic>
          </wp:inline>
        </w:drawing>
      </w:r>
    </w:p>
    <w:p w:rsidR="009374C5" w:rsidRPr="004100F0" w:rsidRDefault="00F67CF0">
      <w:pPr>
        <w:pStyle w:val="Nota"/>
        <w:ind w:left="2127" w:firstLine="709"/>
        <w:pPrChange w:id="297" w:author="Daniel Montjoy Pita" w:date="2017-10-10T08:49:00Z">
          <w:pPr>
            <w:pStyle w:val="Nota"/>
            <w:ind w:left="1560"/>
            <w:outlineLvl w:val="0"/>
          </w:pPr>
        </w:pPrChange>
      </w:pPr>
      <w:r w:rsidRPr="004100F0">
        <w:t xml:space="preserve">Fuente: </w:t>
      </w:r>
      <w:r w:rsidR="001F6991" w:rsidRPr="004100F0">
        <w:t xml:space="preserve">SUNAT. </w:t>
      </w:r>
      <w:r w:rsidRPr="004100F0">
        <w:t>Elaboración propia 201</w:t>
      </w:r>
      <w:r w:rsidR="00CC0F2B" w:rsidRPr="004100F0">
        <w:t>7</w:t>
      </w:r>
      <w:r w:rsidR="00AC3928" w:rsidRPr="004100F0">
        <w:t>.</w:t>
      </w:r>
      <w:r w:rsidR="009374C5" w:rsidRPr="004100F0">
        <w:br w:type="page"/>
      </w:r>
    </w:p>
    <w:p w:rsidR="005B0F8B" w:rsidRPr="00242E3C" w:rsidRDefault="00A36216" w:rsidP="00B570C2">
      <w:r w:rsidRPr="00242E3C">
        <w:lastRenderedPageBreak/>
        <w:t xml:space="preserve">Así mismo, se observa </w:t>
      </w:r>
      <w:r w:rsidR="007E7EE1" w:rsidRPr="00242E3C">
        <w:t xml:space="preserve">que </w:t>
      </w:r>
      <w:r w:rsidR="005B0F8B" w:rsidRPr="00242E3C">
        <w:t xml:space="preserve">el </w:t>
      </w:r>
      <w:r w:rsidR="00A63495" w:rsidRPr="00242E3C">
        <w:t>costo de</w:t>
      </w:r>
      <w:r w:rsidR="00642DF7" w:rsidRPr="00242E3C">
        <w:t xml:space="preserve"> cambio</w:t>
      </w:r>
      <w:r w:rsidR="00A63495" w:rsidRPr="00242E3C">
        <w:t xml:space="preserve"> de </w:t>
      </w:r>
      <w:r w:rsidRPr="00242E3C">
        <w:t>proveedor</w:t>
      </w:r>
      <w:r w:rsidR="005B0F8B" w:rsidRPr="00242E3C">
        <w:t xml:space="preserve"> es mínimo</w:t>
      </w:r>
      <w:r w:rsidR="001F4D04" w:rsidRPr="00242E3C">
        <w:t>, l</w:t>
      </w:r>
      <w:r w:rsidR="00B7695F" w:rsidRPr="00242E3C">
        <w:t xml:space="preserve">a </w:t>
      </w:r>
      <w:r w:rsidR="00640182" w:rsidRPr="00242E3C">
        <w:t xml:space="preserve">calidad y funcionalidad </w:t>
      </w:r>
      <w:r w:rsidR="00B7695F" w:rsidRPr="00242E3C">
        <w:t xml:space="preserve">de los productos </w:t>
      </w:r>
      <w:r w:rsidR="001F4D04" w:rsidRPr="00242E3C">
        <w:t>de una misma gama</w:t>
      </w:r>
      <w:r w:rsidR="00B7695F" w:rsidRPr="00242E3C">
        <w:t xml:space="preserve"> </w:t>
      </w:r>
      <w:r w:rsidR="005B0F8B" w:rsidRPr="00242E3C">
        <w:t xml:space="preserve">de los diferentes proveedores </w:t>
      </w:r>
      <w:r w:rsidR="00A63495" w:rsidRPr="00242E3C">
        <w:t>es</w:t>
      </w:r>
      <w:r w:rsidR="001F4D04" w:rsidRPr="00242E3C">
        <w:t xml:space="preserve"> similar</w:t>
      </w:r>
      <w:r w:rsidR="001457F9" w:rsidRPr="00242E3C">
        <w:t>,</w:t>
      </w:r>
      <w:r w:rsidR="007E7EE1" w:rsidRPr="00242E3C">
        <w:t xml:space="preserve"> </w:t>
      </w:r>
      <w:r w:rsidR="001F4D04" w:rsidRPr="00242E3C">
        <w:t>y</w:t>
      </w:r>
      <w:r w:rsidR="007E7EE1" w:rsidRPr="00242E3C">
        <w:t xml:space="preserve"> l</w:t>
      </w:r>
      <w:r w:rsidR="001F4D04" w:rsidRPr="00242E3C">
        <w:t>a importancia de los centros audiológicos</w:t>
      </w:r>
      <w:r w:rsidR="00642DF7" w:rsidRPr="00242E3C">
        <w:t xml:space="preserve"> para los proveedores</w:t>
      </w:r>
      <w:r w:rsidR="007E7EE1" w:rsidRPr="00242E3C">
        <w:t xml:space="preserve"> es muy</w:t>
      </w:r>
      <w:r w:rsidR="00642DF7" w:rsidRPr="00242E3C">
        <w:t xml:space="preserve"> alta</w:t>
      </w:r>
      <w:r w:rsidR="001457F9" w:rsidRPr="00242E3C">
        <w:t>,</w:t>
      </w:r>
      <w:r w:rsidR="007E7EE1" w:rsidRPr="00242E3C">
        <w:t xml:space="preserve"> debido</w:t>
      </w:r>
      <w:r w:rsidR="00642DF7" w:rsidRPr="00242E3C">
        <w:t xml:space="preserve"> a que </w:t>
      </w:r>
      <w:r w:rsidR="007E7EE1" w:rsidRPr="00242E3C">
        <w:t xml:space="preserve">son el </w:t>
      </w:r>
      <w:r w:rsidR="005B0F8B" w:rsidRPr="00242E3C">
        <w:t>único</w:t>
      </w:r>
      <w:r w:rsidR="007E7EE1" w:rsidRPr="00242E3C">
        <w:t xml:space="preserve"> canal </w:t>
      </w:r>
      <w:r w:rsidR="005B0F8B" w:rsidRPr="00242E3C">
        <w:t>de venta</w:t>
      </w:r>
      <w:r w:rsidR="007E7EE1" w:rsidRPr="00242E3C">
        <w:t xml:space="preserve"> </w:t>
      </w:r>
      <w:r w:rsidR="005B0F8B" w:rsidRPr="00242E3C">
        <w:t xml:space="preserve">de </w:t>
      </w:r>
      <w:r w:rsidR="00642DF7" w:rsidRPr="00242E3C">
        <w:t xml:space="preserve">los </w:t>
      </w:r>
      <w:r w:rsidR="007E7EE1" w:rsidRPr="00242E3C">
        <w:t>audífonos en el Perú.</w:t>
      </w:r>
    </w:p>
    <w:p w:rsidR="000F0447" w:rsidRPr="00242E3C" w:rsidRDefault="000F0447" w:rsidP="00B570C2"/>
    <w:p w:rsidR="00CE253B" w:rsidRPr="00242E3C" w:rsidRDefault="005E2C64" w:rsidP="00B570C2">
      <w:r w:rsidRPr="00242E3C">
        <w:t xml:space="preserve">En conclusión, el resultado del análisis estructural reflejado en la </w:t>
      </w:r>
      <w:r w:rsidR="008D31C8" w:rsidRPr="00242E3C">
        <w:t>tabla 8</w:t>
      </w:r>
      <w:r w:rsidRPr="00242E3C">
        <w:t xml:space="preserve"> indica que la atractividad de la industria res</w:t>
      </w:r>
      <w:r w:rsidR="00FE6441" w:rsidRPr="00242E3C">
        <w:t>pecto de esta fuerza es neutra.</w:t>
      </w:r>
    </w:p>
    <w:p w:rsidR="000F0447" w:rsidRPr="00242E3C" w:rsidRDefault="000F0447" w:rsidP="00B570C2"/>
    <w:p w:rsidR="00CE253B" w:rsidRPr="00242E3C" w:rsidRDefault="00B570C2" w:rsidP="00582BAE">
      <w:pPr>
        <w:pStyle w:val="Epgrafe"/>
        <w:outlineLvl w:val="0"/>
      </w:pPr>
      <w:bookmarkStart w:id="298" w:name="_Ref473197378"/>
      <w:bookmarkStart w:id="299" w:name="_Toc491614502"/>
      <w:r w:rsidRPr="00242E3C">
        <w:t xml:space="preserve">Tabla </w:t>
      </w:r>
      <w:bookmarkEnd w:id="298"/>
      <w:r w:rsidR="008D31C8" w:rsidRPr="00242E3C">
        <w:t>8</w:t>
      </w:r>
      <w:r w:rsidR="009F4B31" w:rsidRPr="00242E3C">
        <w:rPr>
          <w:noProof/>
        </w:rPr>
        <w:t>.</w:t>
      </w:r>
      <w:r w:rsidRPr="00242E3C">
        <w:t xml:space="preserve"> Poder de negociación de los proveedores</w:t>
      </w:r>
      <w:bookmarkEnd w:id="299"/>
    </w:p>
    <w:tbl>
      <w:tblPr>
        <w:tblW w:w="0" w:type="auto"/>
        <w:tblCellMar>
          <w:left w:w="70" w:type="dxa"/>
          <w:right w:w="70" w:type="dxa"/>
        </w:tblCellMar>
        <w:tblLook w:val="04A0" w:firstRow="1" w:lastRow="0" w:firstColumn="1" w:lastColumn="0" w:noHBand="0" w:noVBand="1"/>
      </w:tblPr>
      <w:tblGrid>
        <w:gridCol w:w="514"/>
        <w:gridCol w:w="3735"/>
        <w:gridCol w:w="1312"/>
        <w:gridCol w:w="226"/>
        <w:gridCol w:w="226"/>
        <w:gridCol w:w="226"/>
        <w:gridCol w:w="226"/>
        <w:gridCol w:w="226"/>
        <w:gridCol w:w="1278"/>
        <w:gridCol w:w="674"/>
      </w:tblGrid>
      <w:tr w:rsidR="00B96280" w:rsidRPr="00242E3C" w:rsidTr="001457F9">
        <w:trPr>
          <w:trHeight w:val="20"/>
        </w:trPr>
        <w:tc>
          <w:tcPr>
            <w:tcW w:w="0" w:type="auto"/>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Pesos</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Factores</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poco atractivo</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1</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2</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3</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4</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5</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atractivo</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Puntaje</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Número de proveedores importantes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Pocos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Muchos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Disponibilidad de sustitutos para los productos de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14</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Diferenciación o costo de cambio de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17%</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Amenaza de los proveedores de </w:t>
            </w:r>
            <w:r w:rsidR="00484AB4" w:rsidRPr="00242E3C">
              <w:rPr>
                <w:color w:val="000000"/>
                <w:sz w:val="16"/>
                <w:szCs w:val="18"/>
              </w:rPr>
              <w:t>una integración</w:t>
            </w:r>
            <w:r w:rsidRPr="00242E3C">
              <w:rPr>
                <w:color w:val="000000"/>
                <w:sz w:val="16"/>
                <w:szCs w:val="18"/>
              </w:rPr>
              <w:t xml:space="preserve"> hacia adelante</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b/>
                <w:bCs/>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Contribución de los proveedores a la calidad del producto</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3</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42</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Costo total de industria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Pequeña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28</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Importancia de la </w:t>
            </w:r>
            <w:r w:rsidR="00484AB4" w:rsidRPr="00242E3C">
              <w:rPr>
                <w:color w:val="000000"/>
                <w:sz w:val="16"/>
                <w:szCs w:val="18"/>
              </w:rPr>
              <w:t>rentabilidad de</w:t>
            </w:r>
            <w:r w:rsidRPr="00242E3C">
              <w:rPr>
                <w:color w:val="000000"/>
                <w:sz w:val="16"/>
                <w:szCs w:val="18"/>
              </w:rPr>
              <w:t xml:space="preserv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5</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Grande</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hideMark/>
          </w:tcPr>
          <w:p w:rsidR="00B96280" w:rsidRPr="00242E3C" w:rsidRDefault="00B96280" w:rsidP="00B96280">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gridSpan w:val="6"/>
            <w:tcBorders>
              <w:top w:val="single" w:sz="8" w:space="0" w:color="auto"/>
              <w:left w:val="nil"/>
              <w:bottom w:val="single" w:sz="8" w:space="0" w:color="auto"/>
              <w:right w:val="single" w:sz="8" w:space="0" w:color="000000"/>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Atractividad de la industria: Neutra</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r w:rsidR="007A4F4A" w:rsidRPr="00242E3C">
              <w:rPr>
                <w:color w:val="000000"/>
                <w:sz w:val="16"/>
                <w:szCs w:val="18"/>
              </w:rPr>
              <w:t>,</w:t>
            </w:r>
            <w:r w:rsidRPr="00242E3C">
              <w:rPr>
                <w:color w:val="000000"/>
                <w:sz w:val="16"/>
                <w:szCs w:val="18"/>
              </w:rPr>
              <w:t>83</w:t>
            </w:r>
          </w:p>
        </w:tc>
      </w:tr>
    </w:tbl>
    <w:p w:rsidR="00C04A96" w:rsidRPr="00242E3C" w:rsidRDefault="00C04A96" w:rsidP="00C04A96">
      <w:pPr>
        <w:pStyle w:val="Nota"/>
      </w:pPr>
      <w:r w:rsidRPr="00242E3C">
        <w:t>Fuente: Hax y Majluf (1996). Elaboración propia 2016.</w:t>
      </w:r>
    </w:p>
    <w:p w:rsidR="008D31C8" w:rsidRPr="00242E3C" w:rsidRDefault="008D31C8" w:rsidP="00F67CF0">
      <w:pPr>
        <w:pStyle w:val="Nota"/>
        <w:rPr>
          <w:sz w:val="22"/>
        </w:rPr>
      </w:pPr>
    </w:p>
    <w:p w:rsidR="00B570C2" w:rsidRPr="00242E3C" w:rsidRDefault="00C83D3C" w:rsidP="008D31C8">
      <w:pPr>
        <w:spacing w:line="240" w:lineRule="auto"/>
        <w:ind w:left="567" w:hanging="567"/>
      </w:pPr>
      <w:bookmarkStart w:id="300" w:name="_Hlk491696349"/>
      <w:r w:rsidRPr="00242E3C">
        <w:rPr>
          <w:b/>
        </w:rPr>
        <w:t>2.2.2</w:t>
      </w:r>
      <w:r w:rsidRPr="00242E3C">
        <w:rPr>
          <w:b/>
        </w:rPr>
        <w:tab/>
      </w:r>
      <w:r w:rsidR="00B570C2" w:rsidRPr="00242E3C">
        <w:rPr>
          <w:b/>
        </w:rPr>
        <w:t>Poder de negociación de los clientes</w:t>
      </w:r>
    </w:p>
    <w:bookmarkEnd w:id="300"/>
    <w:p w:rsidR="00DF451A" w:rsidRPr="00242E3C" w:rsidRDefault="00DF451A" w:rsidP="00475C29">
      <w:pPr>
        <w:spacing w:line="240" w:lineRule="auto"/>
      </w:pPr>
    </w:p>
    <w:p w:rsidR="00394899" w:rsidRPr="00242E3C" w:rsidRDefault="00A428A8" w:rsidP="00477E64">
      <w:r w:rsidRPr="00242E3C">
        <w:rPr>
          <w:color w:val="000000"/>
        </w:rPr>
        <w:t>De</w:t>
      </w:r>
      <w:r w:rsidR="00394899" w:rsidRPr="00242E3C">
        <w:rPr>
          <w:color w:val="000000"/>
        </w:rPr>
        <w:t xml:space="preserve"> acuerdo al Consejo Nacional para la Integración de la Persona con Discapacidad (2016)</w:t>
      </w:r>
      <w:r w:rsidR="001457F9" w:rsidRPr="00242E3C">
        <w:rPr>
          <w:color w:val="000000"/>
        </w:rPr>
        <w:t>,</w:t>
      </w:r>
      <w:r w:rsidR="00394899" w:rsidRPr="00242E3C">
        <w:rPr>
          <w:color w:val="000000"/>
        </w:rPr>
        <w:t xml:space="preserve"> en el 2015</w:t>
      </w:r>
      <w:r w:rsidR="001457F9" w:rsidRPr="00242E3C">
        <w:rPr>
          <w:color w:val="000000"/>
        </w:rPr>
        <w:t>,</w:t>
      </w:r>
      <w:r w:rsidR="00A119FB" w:rsidRPr="00242E3C">
        <w:rPr>
          <w:color w:val="000000"/>
        </w:rPr>
        <w:t xml:space="preserve"> en el Perú</w:t>
      </w:r>
      <w:r w:rsidR="001457F9" w:rsidRPr="00242E3C">
        <w:rPr>
          <w:color w:val="000000"/>
        </w:rPr>
        <w:t>,</w:t>
      </w:r>
      <w:r w:rsidR="00394899" w:rsidRPr="00242E3C">
        <w:rPr>
          <w:color w:val="000000"/>
        </w:rPr>
        <w:t xml:space="preserve"> 560</w:t>
      </w:r>
      <w:r w:rsidR="001457F9" w:rsidRPr="00242E3C">
        <w:rPr>
          <w:color w:val="000000"/>
        </w:rPr>
        <w:t>.</w:t>
      </w:r>
      <w:r w:rsidR="00394899" w:rsidRPr="00242E3C">
        <w:rPr>
          <w:color w:val="000000"/>
        </w:rPr>
        <w:t>730 personas</w:t>
      </w:r>
      <w:r w:rsidR="00A119FB" w:rsidRPr="00242E3C">
        <w:rPr>
          <w:color w:val="000000"/>
        </w:rPr>
        <w:t xml:space="preserve"> presenta</w:t>
      </w:r>
      <w:r w:rsidR="001457F9" w:rsidRPr="00242E3C">
        <w:rPr>
          <w:color w:val="000000"/>
        </w:rPr>
        <w:t>ro</w:t>
      </w:r>
      <w:r w:rsidR="00A119FB" w:rsidRPr="00242E3C">
        <w:rPr>
          <w:color w:val="000000"/>
        </w:rPr>
        <w:t>n</w:t>
      </w:r>
      <w:r w:rsidR="00E62880" w:rsidRPr="00242E3C">
        <w:rPr>
          <w:color w:val="000000"/>
        </w:rPr>
        <w:t xml:space="preserve"> </w:t>
      </w:r>
      <w:r w:rsidR="00E62880" w:rsidRPr="00242E3C">
        <w:t>discapacidad para oír, a</w:t>
      </w:r>
      <w:r w:rsidR="001457F9" w:rsidRPr="00242E3C">
        <w:t>u</w:t>
      </w:r>
      <w:r w:rsidR="00E62880" w:rsidRPr="00242E3C">
        <w:t>n utilizando audífonos</w:t>
      </w:r>
      <w:r w:rsidR="00E62880" w:rsidRPr="00242E3C">
        <w:rPr>
          <w:color w:val="000000"/>
        </w:rPr>
        <w:t xml:space="preserve">. </w:t>
      </w:r>
      <w:r w:rsidR="00477E64" w:rsidRPr="00242E3C">
        <w:rPr>
          <w:color w:val="000000"/>
        </w:rPr>
        <w:t>As</w:t>
      </w:r>
      <w:r w:rsidR="001457F9" w:rsidRPr="00242E3C">
        <w:rPr>
          <w:color w:val="000000"/>
        </w:rPr>
        <w:t>i</w:t>
      </w:r>
      <w:r w:rsidR="00477E64" w:rsidRPr="00242E3C">
        <w:rPr>
          <w:color w:val="000000"/>
        </w:rPr>
        <w:t>mismo, en el 2016 se ha</w:t>
      </w:r>
      <w:r w:rsidR="001457F9" w:rsidRPr="00242E3C">
        <w:rPr>
          <w:color w:val="000000"/>
        </w:rPr>
        <w:t>n</w:t>
      </w:r>
      <w:r w:rsidR="00477E64" w:rsidRPr="00242E3C">
        <w:rPr>
          <w:color w:val="000000"/>
        </w:rPr>
        <w:t xml:space="preserve"> importado 15</w:t>
      </w:r>
      <w:r w:rsidR="001457F9" w:rsidRPr="00242E3C">
        <w:rPr>
          <w:color w:val="000000"/>
        </w:rPr>
        <w:t>.</w:t>
      </w:r>
      <w:r w:rsidR="00477E64" w:rsidRPr="00242E3C">
        <w:rPr>
          <w:color w:val="000000"/>
        </w:rPr>
        <w:t xml:space="preserve">300 </w:t>
      </w:r>
      <w:r w:rsidR="00477E64" w:rsidRPr="00242E3C">
        <w:t>audífonos</w:t>
      </w:r>
      <w:r w:rsidR="001457F9" w:rsidRPr="00242E3C">
        <w:t>,</w:t>
      </w:r>
      <w:r w:rsidR="00477E64" w:rsidRPr="00242E3C">
        <w:t xml:space="preserve"> lo que representa solo un 5% de las personas con discapacidad (</w:t>
      </w:r>
      <w:r w:rsidR="008D31C8" w:rsidRPr="00242E3C">
        <w:t xml:space="preserve">anexo </w:t>
      </w:r>
      <w:r w:rsidR="002E247D" w:rsidRPr="00242E3C">
        <w:t>3</w:t>
      </w:r>
      <w:r w:rsidR="00477E64" w:rsidRPr="00242E3C">
        <w:t>). Referente a las gamas de audífonos importadas, las de gama baja son las dominantes</w:t>
      </w:r>
      <w:r w:rsidR="001457F9" w:rsidRPr="00242E3C">
        <w:t>,</w:t>
      </w:r>
      <w:r w:rsidR="00477E64" w:rsidRPr="00242E3C">
        <w:t xml:space="preserve"> lo que refl</w:t>
      </w:r>
      <w:r w:rsidR="00484AB4" w:rsidRPr="00242E3C">
        <w:t>e</w:t>
      </w:r>
      <w:r w:rsidR="00477E64" w:rsidRPr="00242E3C">
        <w:t>j</w:t>
      </w:r>
      <w:r w:rsidR="00484AB4" w:rsidRPr="00242E3C">
        <w:t>a</w:t>
      </w:r>
      <w:r w:rsidR="00477E64" w:rsidRPr="00242E3C">
        <w:t xml:space="preserve"> la sensibilidad de los clientes peruanos al precio (</w:t>
      </w:r>
      <w:r w:rsidR="008D31C8" w:rsidRPr="00242E3C">
        <w:t>anexo 5</w:t>
      </w:r>
      <w:r w:rsidR="00477E64" w:rsidRPr="00242E3C">
        <w:t xml:space="preserve">). </w:t>
      </w:r>
    </w:p>
    <w:p w:rsidR="00A119FB" w:rsidRPr="00242E3C" w:rsidRDefault="00A119FB" w:rsidP="00475C29">
      <w:pPr>
        <w:tabs>
          <w:tab w:val="left" w:pos="1816"/>
        </w:tabs>
        <w:spacing w:line="240" w:lineRule="auto"/>
      </w:pPr>
    </w:p>
    <w:p w:rsidR="00F82825" w:rsidRPr="00242E3C" w:rsidRDefault="00F82825" w:rsidP="00F82825">
      <w:r w:rsidRPr="00242E3C">
        <w:t xml:space="preserve">Otro punto </w:t>
      </w:r>
      <w:r w:rsidR="001457F9" w:rsidRPr="00242E3C">
        <w:t>que</w:t>
      </w:r>
      <w:r w:rsidRPr="00242E3C">
        <w:t xml:space="preserve"> considerar</w:t>
      </w:r>
      <w:r w:rsidR="00B96322" w:rsidRPr="00242E3C">
        <w:t>,</w:t>
      </w:r>
      <w:r w:rsidRPr="00242E3C">
        <w:t xml:space="preserve"> es</w:t>
      </w:r>
      <w:r w:rsidR="00F67CF0" w:rsidRPr="00242E3C">
        <w:t xml:space="preserve"> e</w:t>
      </w:r>
      <w:r w:rsidR="00DF451A" w:rsidRPr="00242E3C">
        <w:t xml:space="preserve">l </w:t>
      </w:r>
      <w:r w:rsidRPr="00242E3C">
        <w:t xml:space="preserve">bajo </w:t>
      </w:r>
      <w:r w:rsidR="00DF451A" w:rsidRPr="00242E3C">
        <w:t xml:space="preserve">costo de cambio </w:t>
      </w:r>
      <w:r w:rsidR="00B96322" w:rsidRPr="00242E3C">
        <w:t>que tiene los clientes para optar por distintos proveedores de audífonos, pu</w:t>
      </w:r>
      <w:r w:rsidRPr="00242E3C">
        <w:t xml:space="preserve">es </w:t>
      </w:r>
      <w:r w:rsidR="00DF451A" w:rsidRPr="00242E3C">
        <w:t xml:space="preserve">no existen </w:t>
      </w:r>
      <w:r w:rsidR="00F67101" w:rsidRPr="00242E3C">
        <w:t xml:space="preserve">ni </w:t>
      </w:r>
      <w:r w:rsidR="00DF451A" w:rsidRPr="00242E3C">
        <w:t xml:space="preserve">costos </w:t>
      </w:r>
      <w:r w:rsidR="00526B57" w:rsidRPr="00242E3C">
        <w:t xml:space="preserve">ni </w:t>
      </w:r>
      <w:r w:rsidR="00F67101" w:rsidRPr="00242E3C">
        <w:t xml:space="preserve">beneficios </w:t>
      </w:r>
      <w:r w:rsidR="00B96322" w:rsidRPr="00242E3C">
        <w:t>para permanecer con su misma marca</w:t>
      </w:r>
      <w:r w:rsidR="00DF451A" w:rsidRPr="00242E3C">
        <w:t>.</w:t>
      </w:r>
      <w:r w:rsidR="000F0447" w:rsidRPr="00242E3C">
        <w:t xml:space="preserve"> </w:t>
      </w:r>
      <w:r w:rsidR="003F0364" w:rsidRPr="00242E3C">
        <w:t xml:space="preserve">En conclusión, el resultado del análisis estructural reflejado en la </w:t>
      </w:r>
      <w:r w:rsidR="008D31C8" w:rsidRPr="00242E3C">
        <w:t>tabla 9</w:t>
      </w:r>
      <w:r w:rsidR="00A22BCA" w:rsidRPr="00242E3C">
        <w:t xml:space="preserve"> </w:t>
      </w:r>
      <w:r w:rsidR="003F0364" w:rsidRPr="00242E3C">
        <w:t xml:space="preserve">indica </w:t>
      </w:r>
      <w:r w:rsidR="0035677E" w:rsidRPr="00242E3C">
        <w:t>que la industria es poco atractiva</w:t>
      </w:r>
      <w:r w:rsidR="00B96322" w:rsidRPr="00242E3C">
        <w:t xml:space="preserve"> respecto al poder de negociación de los clientes</w:t>
      </w:r>
      <w:r w:rsidR="0035677E" w:rsidRPr="00242E3C">
        <w:t>.</w:t>
      </w:r>
    </w:p>
    <w:p w:rsidR="001457F9" w:rsidRPr="00242E3C" w:rsidRDefault="001457F9" w:rsidP="00F82825">
      <w:r w:rsidRPr="00242E3C">
        <w:br w:type="page"/>
      </w:r>
    </w:p>
    <w:p w:rsidR="00DF451A" w:rsidRPr="00242E3C" w:rsidRDefault="00DF451A" w:rsidP="00582BAE">
      <w:pPr>
        <w:pStyle w:val="Epgrafe"/>
        <w:outlineLvl w:val="0"/>
      </w:pPr>
      <w:bookmarkStart w:id="301" w:name="_Ref474247283"/>
      <w:bookmarkStart w:id="302" w:name="_Toc491614503"/>
      <w:r w:rsidRPr="00242E3C">
        <w:lastRenderedPageBreak/>
        <w:t xml:space="preserve">Tabla </w:t>
      </w:r>
      <w:bookmarkEnd w:id="301"/>
      <w:r w:rsidR="008D31C8" w:rsidRPr="00242E3C">
        <w:t>9</w:t>
      </w:r>
      <w:r w:rsidR="009F4B31" w:rsidRPr="00242E3C">
        <w:t>.</w:t>
      </w:r>
      <w:r w:rsidRPr="00242E3C">
        <w:t xml:space="preserve"> Poder de negociación de los clientes</w:t>
      </w:r>
      <w:bookmarkEnd w:id="302"/>
    </w:p>
    <w:tbl>
      <w:tblPr>
        <w:tblStyle w:val="Tablaconcuadrcula"/>
        <w:tblW w:w="8581" w:type="dxa"/>
        <w:jc w:val="center"/>
        <w:tblLook w:val="04A0" w:firstRow="1" w:lastRow="0" w:firstColumn="1" w:lastColumn="0" w:noHBand="0" w:noVBand="1"/>
      </w:tblPr>
      <w:tblGrid>
        <w:gridCol w:w="590"/>
        <w:gridCol w:w="3146"/>
        <w:gridCol w:w="1292"/>
        <w:gridCol w:w="296"/>
        <w:gridCol w:w="296"/>
        <w:gridCol w:w="296"/>
        <w:gridCol w:w="296"/>
        <w:gridCol w:w="296"/>
        <w:gridCol w:w="1323"/>
        <w:gridCol w:w="750"/>
      </w:tblGrid>
      <w:tr w:rsidR="00853AEF" w:rsidRPr="00242E3C" w:rsidTr="00CD526B">
        <w:trPr>
          <w:trHeight w:val="197"/>
          <w:jc w:val="center"/>
        </w:trPr>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Pesos</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Factores</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poco atractivo</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1</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2</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3</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4</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5</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atractivo</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Puntaje</w:t>
            </w:r>
          </w:p>
        </w:tc>
      </w:tr>
      <w:tr w:rsidR="00853AEF" w:rsidRPr="00242E3C" w:rsidTr="00CD526B">
        <w:trPr>
          <w:trHeight w:val="433"/>
          <w:jc w:val="center"/>
        </w:trPr>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30</w:t>
            </w:r>
            <w:r w:rsidR="00853AEF" w:rsidRPr="00242E3C">
              <w:rPr>
                <w:color w:val="000000"/>
                <w:sz w:val="16"/>
                <w:szCs w:val="16"/>
              </w:rPr>
              <w:t>%</w:t>
            </w:r>
          </w:p>
        </w:tc>
        <w:tc>
          <w:tcPr>
            <w:tcW w:w="0" w:type="auto"/>
            <w:noWrap/>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Número </w:t>
            </w:r>
            <w:r w:rsidR="00EB26EA">
              <w:rPr>
                <w:color w:val="000000"/>
                <w:sz w:val="16"/>
                <w:szCs w:val="16"/>
              </w:rPr>
              <w:t xml:space="preserve">de </w:t>
            </w:r>
            <w:r w:rsidR="00801315">
              <w:rPr>
                <w:color w:val="000000"/>
                <w:sz w:val="16"/>
                <w:szCs w:val="16"/>
              </w:rPr>
              <w:t>clientes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0,6</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13</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Disponibilidad de sustitutos para los productos de la industria.</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0,39</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25</w:t>
            </w:r>
            <w:r w:rsidR="00853AEF" w:rsidRPr="00242E3C">
              <w:rPr>
                <w:color w:val="000000"/>
                <w:sz w:val="16"/>
                <w:szCs w:val="16"/>
              </w:rPr>
              <w:t>%</w:t>
            </w:r>
          </w:p>
        </w:tc>
        <w:tc>
          <w:tcPr>
            <w:tcW w:w="0" w:type="auto"/>
            <w:noWrap/>
            <w:vAlign w:val="center"/>
            <w:hideMark/>
          </w:tcPr>
          <w:p w:rsidR="00853AEF" w:rsidRPr="00242E3C" w:rsidRDefault="00801315" w:rsidP="00801315">
            <w:pPr>
              <w:spacing w:line="240" w:lineRule="auto"/>
              <w:jc w:val="left"/>
              <w:rPr>
                <w:color w:val="000000"/>
                <w:sz w:val="16"/>
                <w:szCs w:val="16"/>
              </w:rPr>
            </w:pPr>
            <w:r>
              <w:rPr>
                <w:color w:val="000000"/>
                <w:sz w:val="16"/>
                <w:szCs w:val="16"/>
              </w:rPr>
              <w:t>Costo de cambio</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0,5</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Amenaza de integración hacia atrás de los </w:t>
            </w:r>
            <w:r w:rsidR="00801315">
              <w:rPr>
                <w:color w:val="000000"/>
                <w:sz w:val="16"/>
                <w:szCs w:val="16"/>
              </w:rPr>
              <w:t>clientes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5</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0,05</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Amenaza de integración hacia delante de la industria</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1</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0,01</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 xml:space="preserve">Contribución a la calidad de </w:t>
            </w:r>
            <w:r w:rsidR="00F65FBB" w:rsidRPr="00242E3C">
              <w:rPr>
                <w:color w:val="000000"/>
                <w:sz w:val="16"/>
                <w:szCs w:val="16"/>
              </w:rPr>
              <w:t>los productos</w:t>
            </w:r>
            <w:r w:rsidRPr="00242E3C">
              <w:rPr>
                <w:color w:val="000000"/>
                <w:sz w:val="16"/>
                <w:szCs w:val="16"/>
              </w:rPr>
              <w:t xml:space="preserve"> comprados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Grande</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Costo aportado por la industria</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 fracción</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Pequeña fracción</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Rentabilidad de los compradores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EB26EA"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Alta</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left"/>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gridSpan w:val="6"/>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Industria poco atractiva</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00801315">
              <w:rPr>
                <w:color w:val="000000"/>
                <w:sz w:val="16"/>
                <w:szCs w:val="16"/>
              </w:rPr>
              <w:t>45</w:t>
            </w:r>
          </w:p>
        </w:tc>
      </w:tr>
    </w:tbl>
    <w:p w:rsidR="00C04A96" w:rsidRPr="00242E3C" w:rsidRDefault="00C04A96" w:rsidP="00CE1A98">
      <w:pPr>
        <w:pStyle w:val="Nota"/>
        <w:spacing w:line="240" w:lineRule="auto"/>
      </w:pPr>
      <w:r w:rsidRPr="00242E3C">
        <w:t>Fuente: Hax y Majluf (1996). Elaboración propia 2016.</w:t>
      </w:r>
    </w:p>
    <w:p w:rsidR="00A119FB" w:rsidRPr="00242E3C" w:rsidRDefault="00A119FB" w:rsidP="00475C29">
      <w:pPr>
        <w:pStyle w:val="Nota"/>
        <w:spacing w:line="240" w:lineRule="auto"/>
      </w:pPr>
    </w:p>
    <w:p w:rsidR="00F67CF0" w:rsidRPr="00242E3C" w:rsidRDefault="00C83D3C" w:rsidP="008D31C8">
      <w:pPr>
        <w:spacing w:line="240" w:lineRule="auto"/>
        <w:ind w:left="567" w:hanging="567"/>
      </w:pPr>
      <w:bookmarkStart w:id="303" w:name="_Hlk491697116"/>
      <w:r w:rsidRPr="00242E3C">
        <w:rPr>
          <w:b/>
        </w:rPr>
        <w:t>2.2.3</w:t>
      </w:r>
      <w:r w:rsidRPr="00242E3C">
        <w:rPr>
          <w:b/>
        </w:rPr>
        <w:tab/>
      </w:r>
      <w:r w:rsidR="00B570C2" w:rsidRPr="00242E3C">
        <w:rPr>
          <w:b/>
        </w:rPr>
        <w:t>Amenazas de nuevo</w:t>
      </w:r>
      <w:r w:rsidR="009B7246" w:rsidRPr="00242E3C">
        <w:rPr>
          <w:b/>
        </w:rPr>
        <w:t>s</w:t>
      </w:r>
      <w:r w:rsidR="00B570C2" w:rsidRPr="00242E3C">
        <w:rPr>
          <w:b/>
        </w:rPr>
        <w:t xml:space="preserve"> competidores</w:t>
      </w:r>
    </w:p>
    <w:bookmarkEnd w:id="303"/>
    <w:p w:rsidR="00FE6441" w:rsidRPr="00242E3C" w:rsidRDefault="00FE6441" w:rsidP="00B2365B">
      <w:pPr>
        <w:spacing w:line="240" w:lineRule="auto"/>
        <w:rPr>
          <w:lang w:eastAsia="en-US"/>
        </w:rPr>
      </w:pPr>
    </w:p>
    <w:p w:rsidR="0091304D" w:rsidRPr="00242E3C" w:rsidRDefault="00AA2495" w:rsidP="0091304D">
      <w:r w:rsidRPr="00242E3C">
        <w:t xml:space="preserve">De acuerdo al President’s Council of Advisors on Science and Technology (2015) </w:t>
      </w:r>
      <w:r w:rsidR="00A119FB" w:rsidRPr="00242E3C">
        <w:t>los audífonos</w:t>
      </w:r>
      <w:r w:rsidRPr="00242E3C">
        <w:t xml:space="preserve"> a nivel global no ha</w:t>
      </w:r>
      <w:r w:rsidR="0031082A" w:rsidRPr="00242E3C">
        <w:t>n</w:t>
      </w:r>
      <w:r w:rsidRPr="00242E3C">
        <w:t xml:space="preserve"> tenido grandes cambios en los últimos años y no presentan diferenciación entre los di</w:t>
      </w:r>
      <w:r w:rsidR="00A119FB" w:rsidRPr="00242E3C">
        <w:t>stintos</w:t>
      </w:r>
      <w:r w:rsidRPr="00242E3C">
        <w:t xml:space="preserve"> proveed</w:t>
      </w:r>
      <w:r w:rsidR="009B7246" w:rsidRPr="00242E3C">
        <w:t>ores</w:t>
      </w:r>
      <w:r w:rsidRPr="00242E3C">
        <w:t>.</w:t>
      </w:r>
      <w:r w:rsidR="00E40816" w:rsidRPr="00242E3C">
        <w:t xml:space="preserve"> </w:t>
      </w:r>
      <w:r w:rsidR="00484AB4" w:rsidRPr="00242E3C">
        <w:t>Respecto</w:t>
      </w:r>
      <w:r w:rsidR="00E40816" w:rsidRPr="00242E3C">
        <w:t xml:space="preserve"> al capital</w:t>
      </w:r>
      <w:r w:rsidR="00884C92" w:rsidRPr="00242E3C">
        <w:t xml:space="preserve"> </w:t>
      </w:r>
      <w:r w:rsidR="0031082A" w:rsidRPr="00242E3C">
        <w:rPr>
          <w:lang w:eastAsia="en-US"/>
        </w:rPr>
        <w:t xml:space="preserve">requerido </w:t>
      </w:r>
      <w:r w:rsidR="0031082A" w:rsidRPr="00242E3C">
        <w:t>para iniciar operaciones e implementar un centro audiológico</w:t>
      </w:r>
      <w:r w:rsidR="0031082A" w:rsidRPr="00242E3C">
        <w:rPr>
          <w:lang w:eastAsia="en-US"/>
        </w:rPr>
        <w:t xml:space="preserve">, </w:t>
      </w:r>
      <w:r w:rsidR="0031082A" w:rsidRPr="00242E3C">
        <w:t>de acuerdo a conversaciones con expertos, es de USD 130</w:t>
      </w:r>
      <w:r w:rsidR="00475C29" w:rsidRPr="00242E3C">
        <w:t>.</w:t>
      </w:r>
      <w:r w:rsidR="0031082A" w:rsidRPr="00242E3C">
        <w:t>000.</w:t>
      </w:r>
      <w:r w:rsidR="0031082A" w:rsidRPr="00242E3C">
        <w:rPr>
          <w:rStyle w:val="Refdenotaalpie"/>
        </w:rPr>
        <w:footnoteReference w:id="13"/>
      </w:r>
      <w:r w:rsidR="0031082A" w:rsidRPr="00242E3C">
        <w:t xml:space="preserve"> </w:t>
      </w:r>
      <w:r w:rsidR="00E40816" w:rsidRPr="00242E3C">
        <w:t>Los colaboradores en el área de operaciones deben contar</w:t>
      </w:r>
      <w:r w:rsidR="0091304D" w:rsidRPr="00242E3C">
        <w:t xml:space="preserve"> </w:t>
      </w:r>
      <w:r w:rsidR="00E40816" w:rsidRPr="00242E3C">
        <w:t>con conocimiento</w:t>
      </w:r>
      <w:r w:rsidR="0091304D" w:rsidRPr="00242E3C">
        <w:t xml:space="preserve"> en la adaptación y programación de audífonos, así como en </w:t>
      </w:r>
      <w:r w:rsidR="00E40816" w:rsidRPr="00242E3C">
        <w:t xml:space="preserve">su </w:t>
      </w:r>
      <w:r w:rsidR="0091304D" w:rsidRPr="00242E3C">
        <w:t xml:space="preserve">a confección a la medida. </w:t>
      </w:r>
      <w:r w:rsidR="00E40816" w:rsidRPr="00242E3C">
        <w:t>En la actualidad</w:t>
      </w:r>
      <w:r w:rsidR="00F146D5" w:rsidRPr="00242E3C">
        <w:t>,</w:t>
      </w:r>
      <w:r w:rsidR="0091304D" w:rsidRPr="00242E3C">
        <w:t xml:space="preserve"> estos recursos en el mercado peruano son escasos</w:t>
      </w:r>
      <w:r w:rsidR="00F146D5" w:rsidRPr="00242E3C">
        <w:t>,</w:t>
      </w:r>
      <w:r w:rsidR="0091304D" w:rsidRPr="00242E3C">
        <w:t xml:space="preserve"> y deben formarse internamente. </w:t>
      </w:r>
    </w:p>
    <w:p w:rsidR="0031082A" w:rsidRPr="00242E3C" w:rsidRDefault="0031082A" w:rsidP="00B2365B">
      <w:pPr>
        <w:spacing w:line="240" w:lineRule="auto"/>
      </w:pPr>
    </w:p>
    <w:p w:rsidR="00DF451A" w:rsidRPr="00242E3C" w:rsidRDefault="003F3F70" w:rsidP="00DF451A">
      <w:r w:rsidRPr="00242E3C">
        <w:t>Por otro lado, p</w:t>
      </w:r>
      <w:r w:rsidR="00DF451A" w:rsidRPr="00242E3C">
        <w:t>ara cumplir con los requerimientos legales</w:t>
      </w:r>
      <w:r w:rsidR="00F146D5" w:rsidRPr="00242E3C">
        <w:t>,</w:t>
      </w:r>
      <w:r w:rsidR="00DF451A" w:rsidRPr="00242E3C">
        <w:t xml:space="preserve"> se debe gestionar</w:t>
      </w:r>
      <w:r w:rsidRPr="00242E3C">
        <w:t xml:space="preserve"> con la Dirección general de Medicamentos, Insumos y Drogas (DIGEMID)</w:t>
      </w:r>
      <w:r w:rsidR="00D50823" w:rsidRPr="00242E3C">
        <w:rPr>
          <w:rStyle w:val="Refdenotaalpie"/>
        </w:rPr>
        <w:footnoteReference w:id="14"/>
      </w:r>
      <w:r w:rsidR="00DF451A" w:rsidRPr="00242E3C">
        <w:t xml:space="preserve"> </w:t>
      </w:r>
      <w:r w:rsidR="00484AB4" w:rsidRPr="00242E3C">
        <w:t>la homologación</w:t>
      </w:r>
      <w:r w:rsidR="00DF451A" w:rsidRPr="00242E3C">
        <w:t xml:space="preserve"> de producto, </w:t>
      </w:r>
      <w:r w:rsidRPr="00242E3C">
        <w:t xml:space="preserve">certificado de </w:t>
      </w:r>
      <w:r w:rsidR="00F146D5" w:rsidRPr="00242E3C">
        <w:t xml:space="preserve">buenas prácticas de almacenamiento </w:t>
      </w:r>
      <w:r w:rsidRPr="00242E3C">
        <w:t xml:space="preserve">(BPA) </w:t>
      </w:r>
      <w:r w:rsidR="00DF451A" w:rsidRPr="00242E3C">
        <w:t xml:space="preserve">y </w:t>
      </w:r>
      <w:r w:rsidR="00F146D5" w:rsidRPr="00242E3C">
        <w:t>buenas prácticas de manuf</w:t>
      </w:r>
      <w:r w:rsidRPr="00242E3C">
        <w:t>actura (BPM)</w:t>
      </w:r>
      <w:r w:rsidR="00DF451A" w:rsidRPr="00242E3C">
        <w:t xml:space="preserve">. </w:t>
      </w:r>
    </w:p>
    <w:p w:rsidR="000F0447" w:rsidRPr="00242E3C" w:rsidRDefault="000F0447" w:rsidP="00B2365B">
      <w:pPr>
        <w:spacing w:line="240" w:lineRule="auto"/>
      </w:pPr>
    </w:p>
    <w:p w:rsidR="007C2B9D" w:rsidRPr="00242E3C" w:rsidRDefault="004A290E" w:rsidP="00B2365B">
      <w:r w:rsidRPr="00242E3C">
        <w:t xml:space="preserve">De acuerdo </w:t>
      </w:r>
      <w:r w:rsidR="00B2365B" w:rsidRPr="00242E3C">
        <w:t xml:space="preserve">con </w:t>
      </w:r>
      <w:r w:rsidRPr="00242E3C">
        <w:t xml:space="preserve">Hax y Majluf (1996) se ha divido esta fuerza en </w:t>
      </w:r>
      <w:r w:rsidR="00F146D5" w:rsidRPr="00242E3C">
        <w:t xml:space="preserve">barreras de entrada y acciones del </w:t>
      </w:r>
      <w:r w:rsidR="00C16C2D" w:rsidRPr="00242E3C">
        <w:t>gobierno</w:t>
      </w:r>
      <w:r w:rsidRPr="00242E3C">
        <w:t xml:space="preserve">. Respecto </w:t>
      </w:r>
      <w:r w:rsidR="00B2365B" w:rsidRPr="00242E3C">
        <w:t>al primero</w:t>
      </w:r>
      <w:r w:rsidR="00F146D5" w:rsidRPr="00242E3C">
        <w:t>,</w:t>
      </w:r>
      <w:r w:rsidRPr="00242E3C">
        <w:t xml:space="preserve"> la industria es poco atractiva </w:t>
      </w:r>
      <w:r w:rsidR="00F146D5" w:rsidRPr="00242E3C">
        <w:t>(</w:t>
      </w:r>
      <w:r w:rsidR="008D31C8" w:rsidRPr="00242E3C">
        <w:t>tabla 10</w:t>
      </w:r>
      <w:r w:rsidR="00F146D5" w:rsidRPr="00242E3C">
        <w:t>)</w:t>
      </w:r>
      <w:r w:rsidRPr="00242E3C">
        <w:t xml:space="preserve">. Respecto de las </w:t>
      </w:r>
      <w:r w:rsidR="00F146D5" w:rsidRPr="00242E3C">
        <w:t>a</w:t>
      </w:r>
      <w:r w:rsidR="005610F6" w:rsidRPr="00242E3C">
        <w:t>cciones del gobierno</w:t>
      </w:r>
      <w:r w:rsidR="00F146D5" w:rsidRPr="00242E3C">
        <w:t>,</w:t>
      </w:r>
      <w:r w:rsidRPr="00242E3C">
        <w:t xml:space="preserve"> </w:t>
      </w:r>
      <w:r w:rsidR="005610F6" w:rsidRPr="00242E3C">
        <w:t>la industria es atractiva</w:t>
      </w:r>
      <w:r w:rsidR="006425C7" w:rsidRPr="00242E3C">
        <w:t xml:space="preserve"> </w:t>
      </w:r>
      <w:r w:rsidR="00F146D5" w:rsidRPr="00242E3C">
        <w:t>(</w:t>
      </w:r>
      <w:r w:rsidR="008D31C8" w:rsidRPr="00242E3C">
        <w:t>tabla 11</w:t>
      </w:r>
      <w:r w:rsidR="00F146D5" w:rsidRPr="00242E3C">
        <w:t>)</w:t>
      </w:r>
      <w:r w:rsidRPr="00242E3C">
        <w:t xml:space="preserve">. </w:t>
      </w:r>
      <w:r w:rsidR="00405F36" w:rsidRPr="00242E3C">
        <w:t>Así pues</w:t>
      </w:r>
      <w:r w:rsidR="006425C7" w:rsidRPr="00242E3C">
        <w:t>,</w:t>
      </w:r>
      <w:r w:rsidR="00135A7A" w:rsidRPr="00242E3C">
        <w:t xml:space="preserve"> </w:t>
      </w:r>
      <w:r w:rsidR="00B2365B" w:rsidRPr="00242E3C">
        <w:t xml:space="preserve">se </w:t>
      </w:r>
      <w:r w:rsidR="00135A7A" w:rsidRPr="00242E3C">
        <w:t>otorga</w:t>
      </w:r>
      <w:r w:rsidR="00405F36" w:rsidRPr="00242E3C">
        <w:t xml:space="preserve"> una importancia </w:t>
      </w:r>
      <w:r w:rsidR="00135A7A" w:rsidRPr="00242E3C">
        <w:t>equivalente</w:t>
      </w:r>
      <w:r w:rsidR="00405F36" w:rsidRPr="00242E3C">
        <w:t xml:space="preserve"> a cada factor</w:t>
      </w:r>
      <w:r w:rsidR="00135A7A" w:rsidRPr="00242E3C">
        <w:t>,</w:t>
      </w:r>
      <w:r w:rsidR="00405F36" w:rsidRPr="00242E3C">
        <w:t xml:space="preserve"> </w:t>
      </w:r>
      <w:r w:rsidR="007C2B9D" w:rsidRPr="00242E3C">
        <w:t xml:space="preserve">y </w:t>
      </w:r>
      <w:r w:rsidR="00405F36" w:rsidRPr="00242E3C">
        <w:t>la industria se conside</w:t>
      </w:r>
      <w:r w:rsidR="007C2B9D" w:rsidRPr="00242E3C">
        <w:t>ra con una atractividad neutra.</w:t>
      </w:r>
      <w:r w:rsidR="007C2B9D" w:rsidRPr="00242E3C">
        <w:br w:type="page"/>
      </w:r>
    </w:p>
    <w:p w:rsidR="00DF451A" w:rsidRPr="00242E3C" w:rsidRDefault="00DF451A" w:rsidP="00582BAE">
      <w:pPr>
        <w:pStyle w:val="Epgrafe"/>
        <w:outlineLvl w:val="0"/>
        <w:rPr>
          <w:noProof/>
        </w:rPr>
      </w:pPr>
      <w:bookmarkStart w:id="304" w:name="_Ref473265450"/>
      <w:bookmarkStart w:id="305" w:name="_Toc491614504"/>
      <w:r w:rsidRPr="00242E3C">
        <w:lastRenderedPageBreak/>
        <w:t xml:space="preserve">Tabla </w:t>
      </w:r>
      <w:bookmarkEnd w:id="304"/>
      <w:r w:rsidR="008D31C8" w:rsidRPr="00242E3C">
        <w:t>10</w:t>
      </w:r>
      <w:r w:rsidR="007F050F" w:rsidRPr="00242E3C">
        <w:t xml:space="preserve">. </w:t>
      </w:r>
      <w:bookmarkStart w:id="306" w:name="_Ref473265439"/>
      <w:r w:rsidR="007F050F" w:rsidRPr="00242E3C">
        <w:t>Barreras de entrada</w:t>
      </w:r>
      <w:bookmarkEnd w:id="305"/>
      <w:bookmarkEnd w:id="306"/>
    </w:p>
    <w:tbl>
      <w:tblPr>
        <w:tblW w:w="8482" w:type="dxa"/>
        <w:jc w:val="center"/>
        <w:tblCellMar>
          <w:left w:w="70" w:type="dxa"/>
          <w:right w:w="70" w:type="dxa"/>
        </w:tblCellMar>
        <w:tblLook w:val="04A0" w:firstRow="1" w:lastRow="0" w:firstColumn="1" w:lastColumn="0" w:noHBand="0" w:noVBand="1"/>
      </w:tblPr>
      <w:tblGrid>
        <w:gridCol w:w="603"/>
        <w:gridCol w:w="2616"/>
        <w:gridCol w:w="1730"/>
        <w:gridCol w:w="258"/>
        <w:gridCol w:w="258"/>
        <w:gridCol w:w="258"/>
        <w:gridCol w:w="258"/>
        <w:gridCol w:w="258"/>
        <w:gridCol w:w="1454"/>
        <w:gridCol w:w="789"/>
      </w:tblGrid>
      <w:tr w:rsidR="00E050E0" w:rsidRPr="00242E3C" w:rsidTr="007C2B9D">
        <w:trPr>
          <w:trHeight w:val="20"/>
          <w:jc w:val="center"/>
        </w:trPr>
        <w:tc>
          <w:tcPr>
            <w:tcW w:w="356" w:type="pct"/>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Pesos</w:t>
            </w:r>
          </w:p>
        </w:tc>
        <w:tc>
          <w:tcPr>
            <w:tcW w:w="154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Factores</w:t>
            </w:r>
          </w:p>
        </w:tc>
        <w:tc>
          <w:tcPr>
            <w:tcW w:w="1020"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poco atractivo</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1</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2</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3</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4</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5</w:t>
            </w:r>
          </w:p>
        </w:tc>
        <w:tc>
          <w:tcPr>
            <w:tcW w:w="85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atractivo</w:t>
            </w:r>
          </w:p>
        </w:tc>
        <w:tc>
          <w:tcPr>
            <w:tcW w:w="46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Puntaje</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Economías de escala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Pequeñas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Grandes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Diferenciación de servicio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Pocas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Muchas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26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Identificación de la marca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39</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Costo de cambio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13</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canales de distribución</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Requisitos de capital</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Bajos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Altos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la última tecnología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materias primas</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Producción del gobierno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No existentes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5</w:t>
            </w: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15</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Efecto de la experiencia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Sin importancia</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Muy importantes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617" w:type="pct"/>
            <w:gridSpan w:val="6"/>
            <w:tcBorders>
              <w:top w:val="single" w:sz="8" w:space="0" w:color="auto"/>
              <w:left w:val="nil"/>
              <w:bottom w:val="single" w:sz="8" w:space="0" w:color="auto"/>
              <w:right w:val="single" w:sz="8" w:space="0" w:color="000000"/>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Industria poco atractiva</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Pr="00242E3C">
              <w:rPr>
                <w:color w:val="000000"/>
                <w:sz w:val="16"/>
                <w:szCs w:val="16"/>
              </w:rPr>
              <w:t>45</w:t>
            </w:r>
          </w:p>
        </w:tc>
      </w:tr>
    </w:tbl>
    <w:p w:rsidR="00965607" w:rsidRPr="00242E3C" w:rsidRDefault="007F050F" w:rsidP="00965607">
      <w:pPr>
        <w:pStyle w:val="Nota"/>
      </w:pPr>
      <w:r w:rsidRPr="00242E3C">
        <w:t>Fuente: Hax y Majluf (1996).</w:t>
      </w:r>
      <w:r w:rsidR="007C2B9D" w:rsidRPr="00242E3C">
        <w:t xml:space="preserve"> Elaboración propia 2016.</w:t>
      </w:r>
    </w:p>
    <w:p w:rsidR="000F0447" w:rsidRPr="00242E3C" w:rsidRDefault="000F0447" w:rsidP="00B62F16">
      <w:pPr>
        <w:pStyle w:val="Nota"/>
        <w:spacing w:line="240" w:lineRule="auto"/>
      </w:pPr>
    </w:p>
    <w:p w:rsidR="00643255" w:rsidRPr="00242E3C" w:rsidRDefault="00643255" w:rsidP="00582BAE">
      <w:pPr>
        <w:pStyle w:val="Epgrafe"/>
        <w:outlineLvl w:val="0"/>
      </w:pPr>
      <w:bookmarkStart w:id="307" w:name="_Ref478731295"/>
      <w:bookmarkStart w:id="308" w:name="_Toc491614505"/>
      <w:r w:rsidRPr="00242E3C">
        <w:t xml:space="preserve">Tabla </w:t>
      </w:r>
      <w:bookmarkEnd w:id="307"/>
      <w:r w:rsidR="008D31C8" w:rsidRPr="00242E3C">
        <w:t>11</w:t>
      </w:r>
      <w:r w:rsidRPr="00242E3C">
        <w:t xml:space="preserve">. </w:t>
      </w:r>
      <w:r w:rsidR="00C16C2D" w:rsidRPr="00242E3C">
        <w:t>Acciones del gobierno</w:t>
      </w:r>
      <w:bookmarkEnd w:id="308"/>
    </w:p>
    <w:tbl>
      <w:tblPr>
        <w:tblW w:w="8448" w:type="dxa"/>
        <w:jc w:val="center"/>
        <w:tblCellMar>
          <w:left w:w="70" w:type="dxa"/>
          <w:right w:w="70" w:type="dxa"/>
        </w:tblCellMar>
        <w:tblLook w:val="04A0" w:firstRow="1" w:lastRow="0" w:firstColumn="1" w:lastColumn="0" w:noHBand="0" w:noVBand="1"/>
      </w:tblPr>
      <w:tblGrid>
        <w:gridCol w:w="582"/>
        <w:gridCol w:w="2771"/>
        <w:gridCol w:w="1673"/>
        <w:gridCol w:w="250"/>
        <w:gridCol w:w="250"/>
        <w:gridCol w:w="296"/>
        <w:gridCol w:w="250"/>
        <w:gridCol w:w="250"/>
        <w:gridCol w:w="1364"/>
        <w:gridCol w:w="762"/>
      </w:tblGrid>
      <w:tr w:rsidR="002640D2" w:rsidRPr="00242E3C" w:rsidTr="00C16898">
        <w:trPr>
          <w:trHeight w:val="20"/>
          <w:jc w:val="center"/>
        </w:trPr>
        <w:tc>
          <w:tcPr>
            <w:tcW w:w="344" w:type="pct"/>
            <w:tcBorders>
              <w:top w:val="single" w:sz="8" w:space="0" w:color="auto"/>
              <w:left w:val="single" w:sz="8" w:space="0" w:color="auto"/>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Pesos</w:t>
            </w:r>
          </w:p>
        </w:tc>
        <w:tc>
          <w:tcPr>
            <w:tcW w:w="164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Factores</w:t>
            </w:r>
          </w:p>
        </w:tc>
        <w:tc>
          <w:tcPr>
            <w:tcW w:w="99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poco atractivo</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1</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2</w:t>
            </w:r>
          </w:p>
        </w:tc>
        <w:tc>
          <w:tcPr>
            <w:tcW w:w="175"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3</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4</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5</w:t>
            </w:r>
          </w:p>
        </w:tc>
        <w:tc>
          <w:tcPr>
            <w:tcW w:w="807"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atractivo</w:t>
            </w:r>
          </w:p>
        </w:tc>
        <w:tc>
          <w:tcPr>
            <w:tcW w:w="451"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Puntaje</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Protección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0,15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Regulación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Consistencia de las políticas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Bajo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Alta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0,4</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Movimientos de capital entre países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Derechos de aduana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16%</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Tipo de cambio</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Propiedad extranjera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Limitado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Asistencia prestada a competidores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Sustancial</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Nada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64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99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574" w:type="pct"/>
            <w:gridSpan w:val="6"/>
            <w:tcBorders>
              <w:top w:val="single" w:sz="8" w:space="0" w:color="auto"/>
              <w:left w:val="nil"/>
              <w:bottom w:val="single" w:sz="8" w:space="0" w:color="auto"/>
              <w:right w:val="single" w:sz="8" w:space="0" w:color="000000"/>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Industria atractiva</w:t>
            </w:r>
          </w:p>
        </w:tc>
        <w:tc>
          <w:tcPr>
            <w:tcW w:w="451"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r w:rsidR="007A4F4A" w:rsidRPr="00242E3C">
              <w:rPr>
                <w:color w:val="000000"/>
                <w:sz w:val="16"/>
                <w:szCs w:val="16"/>
              </w:rPr>
              <w:t>,</w:t>
            </w:r>
            <w:r w:rsidRPr="00242E3C">
              <w:rPr>
                <w:color w:val="000000"/>
                <w:sz w:val="16"/>
                <w:szCs w:val="16"/>
              </w:rPr>
              <w:t>22</w:t>
            </w:r>
          </w:p>
        </w:tc>
      </w:tr>
    </w:tbl>
    <w:p w:rsidR="00C04A96" w:rsidRPr="00242E3C" w:rsidRDefault="00C04A96" w:rsidP="00C04A96">
      <w:pPr>
        <w:pStyle w:val="Nota"/>
      </w:pPr>
      <w:r w:rsidRPr="00242E3C">
        <w:t>Fuente: Hax y Majluf (1996). Elaboración propia 2016.</w:t>
      </w:r>
    </w:p>
    <w:p w:rsidR="00475C29" w:rsidRPr="00242E3C" w:rsidRDefault="00475C29" w:rsidP="00B62F16">
      <w:pPr>
        <w:pStyle w:val="Nota"/>
        <w:spacing w:line="240" w:lineRule="auto"/>
      </w:pPr>
    </w:p>
    <w:p w:rsidR="008F2B3B" w:rsidRPr="00242E3C" w:rsidRDefault="00C83D3C" w:rsidP="00475C29">
      <w:pPr>
        <w:spacing w:line="240" w:lineRule="auto"/>
        <w:ind w:left="567" w:hanging="567"/>
      </w:pPr>
      <w:bookmarkStart w:id="309" w:name="_Hlk491698287"/>
      <w:r w:rsidRPr="00242E3C">
        <w:rPr>
          <w:b/>
        </w:rPr>
        <w:t>2.2.4</w:t>
      </w:r>
      <w:r w:rsidRPr="00242E3C">
        <w:rPr>
          <w:b/>
        </w:rPr>
        <w:tab/>
      </w:r>
      <w:r w:rsidR="00B570C2" w:rsidRPr="00242E3C">
        <w:rPr>
          <w:b/>
        </w:rPr>
        <w:t>Amenazas de productos o servicios sustitutos</w:t>
      </w:r>
    </w:p>
    <w:bookmarkEnd w:id="309"/>
    <w:p w:rsidR="004F7E1D" w:rsidRPr="00242E3C" w:rsidRDefault="004F7E1D" w:rsidP="00B62F16">
      <w:pPr>
        <w:spacing w:line="240" w:lineRule="auto"/>
        <w:rPr>
          <w:rFonts w:eastAsia="Calibri"/>
          <w:lang w:eastAsia="en-US"/>
        </w:rPr>
      </w:pPr>
    </w:p>
    <w:p w:rsidR="00FE6441" w:rsidRPr="00242E3C" w:rsidRDefault="00DF451A" w:rsidP="004F7E1D">
      <w:r w:rsidRPr="00242E3C">
        <w:rPr>
          <w:rFonts w:eastAsia="Calibri"/>
        </w:rPr>
        <w:t>Se puede considerar el implante coclear</w:t>
      </w:r>
      <w:r w:rsidR="0035677E" w:rsidRPr="00242E3C">
        <w:rPr>
          <w:rFonts w:eastAsia="Calibri"/>
        </w:rPr>
        <w:t xml:space="preserve"> co</w:t>
      </w:r>
      <w:r w:rsidR="00526B57" w:rsidRPr="00242E3C">
        <w:rPr>
          <w:rFonts w:eastAsia="Calibri"/>
        </w:rPr>
        <w:t>mo un sustituto no cercano</w:t>
      </w:r>
      <w:r w:rsidR="00C04A96" w:rsidRPr="00242E3C">
        <w:rPr>
          <w:rFonts w:eastAsia="Calibri"/>
        </w:rPr>
        <w:t>,</w:t>
      </w:r>
      <w:r w:rsidR="00526B57" w:rsidRPr="00242E3C">
        <w:rPr>
          <w:rFonts w:eastAsia="Calibri"/>
        </w:rPr>
        <w:t xml:space="preserve"> debido a que su</w:t>
      </w:r>
      <w:r w:rsidRPr="00242E3C">
        <w:rPr>
          <w:rFonts w:eastAsia="Calibri"/>
        </w:rPr>
        <w:t xml:space="preserve"> costo es elevado, aproximadamente 32 mil dólares</w:t>
      </w:r>
      <w:r w:rsidR="00526B57" w:rsidRPr="00242E3C">
        <w:rPr>
          <w:rFonts w:eastAsia="Calibri"/>
        </w:rPr>
        <w:t xml:space="preserve"> y</w:t>
      </w:r>
      <w:r w:rsidR="00C04A96" w:rsidRPr="00242E3C">
        <w:rPr>
          <w:rFonts w:eastAsia="Calibri"/>
        </w:rPr>
        <w:t>,</w:t>
      </w:r>
      <w:r w:rsidR="00526B57" w:rsidRPr="00242E3C">
        <w:rPr>
          <w:rFonts w:eastAsia="Calibri"/>
        </w:rPr>
        <w:t xml:space="preserve"> además</w:t>
      </w:r>
      <w:r w:rsidR="00C04A96" w:rsidRPr="00242E3C">
        <w:rPr>
          <w:rFonts w:eastAsia="Calibri"/>
        </w:rPr>
        <w:t>,</w:t>
      </w:r>
      <w:r w:rsidR="0035677E" w:rsidRPr="00242E3C">
        <w:rPr>
          <w:rFonts w:eastAsia="Calibri"/>
        </w:rPr>
        <w:t xml:space="preserve"> </w:t>
      </w:r>
      <w:r w:rsidRPr="00242E3C">
        <w:rPr>
          <w:rFonts w:eastAsia="Calibri"/>
        </w:rPr>
        <w:t>no aplica para t</w:t>
      </w:r>
      <w:r w:rsidR="0035677E" w:rsidRPr="00242E3C">
        <w:rPr>
          <w:rFonts w:eastAsia="Calibri"/>
        </w:rPr>
        <w:t>odos los casos</w:t>
      </w:r>
      <w:r w:rsidR="00C04A96" w:rsidRPr="00242E3C">
        <w:rPr>
          <w:rFonts w:eastAsia="Calibri"/>
        </w:rPr>
        <w:t>,</w:t>
      </w:r>
      <w:r w:rsidR="0035677E" w:rsidRPr="00242E3C">
        <w:rPr>
          <w:rFonts w:eastAsia="Calibri"/>
        </w:rPr>
        <w:t xml:space="preserve"> pues </w:t>
      </w:r>
      <w:r w:rsidRPr="00242E3C">
        <w:rPr>
          <w:rFonts w:eastAsia="Calibri"/>
        </w:rPr>
        <w:t xml:space="preserve">el paciente debe cubrir ciertos requerimientos médicos. </w:t>
      </w:r>
      <w:r w:rsidR="0035677E" w:rsidRPr="00242E3C">
        <w:rPr>
          <w:rFonts w:eastAsia="Calibri"/>
        </w:rPr>
        <w:t xml:space="preserve">De acuerdo </w:t>
      </w:r>
      <w:r w:rsidR="00C04A96" w:rsidRPr="00242E3C">
        <w:rPr>
          <w:rFonts w:eastAsia="Calibri"/>
        </w:rPr>
        <w:t>con</w:t>
      </w:r>
      <w:r w:rsidR="0035677E" w:rsidRPr="00242E3C">
        <w:rPr>
          <w:rFonts w:eastAsia="Calibri"/>
        </w:rPr>
        <w:t xml:space="preserve"> expertos</w:t>
      </w:r>
      <w:r w:rsidR="00C04A96" w:rsidRPr="00242E3C">
        <w:rPr>
          <w:rFonts w:eastAsia="Calibri"/>
        </w:rPr>
        <w:t>,</w:t>
      </w:r>
      <w:r w:rsidR="0035677E" w:rsidRPr="00242E3C">
        <w:rPr>
          <w:rFonts w:eastAsia="Calibri"/>
        </w:rPr>
        <w:t xml:space="preserve"> este procedimiento médico da como resultado una</w:t>
      </w:r>
      <w:r w:rsidRPr="00242E3C">
        <w:rPr>
          <w:rFonts w:eastAsia="Calibri"/>
        </w:rPr>
        <w:t xml:space="preserve"> mejor calidad de sonido</w:t>
      </w:r>
      <w:r w:rsidR="0035677E" w:rsidRPr="00242E3C">
        <w:rPr>
          <w:rFonts w:eastAsia="Calibri"/>
        </w:rPr>
        <w:t xml:space="preserve"> en la audición</w:t>
      </w:r>
      <w:r w:rsidR="00135A7A" w:rsidRPr="00242E3C">
        <w:rPr>
          <w:rFonts w:eastAsia="Calibri"/>
        </w:rPr>
        <w:t>,</w:t>
      </w:r>
      <w:r w:rsidR="0035677E" w:rsidRPr="00242E3C">
        <w:rPr>
          <w:rFonts w:eastAsia="Calibri"/>
        </w:rPr>
        <w:t xml:space="preserve"> pero</w:t>
      </w:r>
      <w:r w:rsidRPr="00242E3C">
        <w:rPr>
          <w:rFonts w:eastAsia="Calibri"/>
        </w:rPr>
        <w:t xml:space="preserve"> estéticamente no es agradable, además</w:t>
      </w:r>
      <w:r w:rsidR="00C04A96" w:rsidRPr="00242E3C">
        <w:rPr>
          <w:rFonts w:eastAsia="Calibri"/>
        </w:rPr>
        <w:t>,</w:t>
      </w:r>
      <w:r w:rsidRPr="00242E3C">
        <w:rPr>
          <w:rFonts w:eastAsia="Calibri"/>
        </w:rPr>
        <w:t xml:space="preserve"> es una operación riesgosa</w:t>
      </w:r>
      <w:r w:rsidR="00C04A96" w:rsidRPr="00242E3C">
        <w:rPr>
          <w:rFonts w:eastAsia="Calibri"/>
        </w:rPr>
        <w:t>,</w:t>
      </w:r>
      <w:r w:rsidRPr="00242E3C">
        <w:rPr>
          <w:rFonts w:eastAsia="Calibri"/>
        </w:rPr>
        <w:t xml:space="preserve"> </w:t>
      </w:r>
      <w:r w:rsidR="00135A7A" w:rsidRPr="00242E3C">
        <w:rPr>
          <w:rFonts w:eastAsia="Calibri"/>
        </w:rPr>
        <w:t>sobre todo</w:t>
      </w:r>
      <w:r w:rsidRPr="00242E3C">
        <w:rPr>
          <w:rFonts w:eastAsia="Calibri"/>
        </w:rPr>
        <w:t xml:space="preserve"> en </w:t>
      </w:r>
      <w:r w:rsidR="0035677E" w:rsidRPr="00242E3C">
        <w:rPr>
          <w:rFonts w:eastAsia="Calibri"/>
        </w:rPr>
        <w:t>el caso</w:t>
      </w:r>
      <w:r w:rsidRPr="00242E3C">
        <w:rPr>
          <w:rFonts w:eastAsia="Calibri"/>
        </w:rPr>
        <w:t xml:space="preserve"> de adultos</w:t>
      </w:r>
      <w:r w:rsidR="00135A7A" w:rsidRPr="00242E3C">
        <w:rPr>
          <w:rFonts w:eastAsia="Calibri"/>
        </w:rPr>
        <w:t xml:space="preserve"> mayores</w:t>
      </w:r>
      <w:r w:rsidRPr="00242E3C">
        <w:rPr>
          <w:rFonts w:eastAsia="Calibri"/>
        </w:rPr>
        <w:t>.</w:t>
      </w:r>
      <w:r w:rsidRPr="00242E3C">
        <w:t xml:space="preserve"> </w:t>
      </w:r>
      <w:r w:rsidR="0035677E" w:rsidRPr="00242E3C">
        <w:t xml:space="preserve">En conclusión, el resultado del análisis </w:t>
      </w:r>
      <w:r w:rsidR="00C04A96" w:rsidRPr="00242E3C">
        <w:t>(</w:t>
      </w:r>
      <w:r w:rsidR="00685D7A" w:rsidRPr="00242E3C">
        <w:t>tabla 12</w:t>
      </w:r>
      <w:r w:rsidR="00C04A96" w:rsidRPr="00242E3C">
        <w:t>)</w:t>
      </w:r>
      <w:r w:rsidR="0035677E" w:rsidRPr="00242E3C">
        <w:t xml:space="preserve"> indica que es una industria atractiva.</w:t>
      </w:r>
    </w:p>
    <w:p w:rsidR="000F0447" w:rsidRPr="00242E3C" w:rsidRDefault="000F0447" w:rsidP="00B62F16">
      <w:pPr>
        <w:spacing w:line="240" w:lineRule="auto"/>
        <w:rPr>
          <w:rFonts w:eastAsia="Calibri"/>
        </w:rPr>
      </w:pPr>
    </w:p>
    <w:p w:rsidR="00DF451A" w:rsidRPr="00242E3C" w:rsidRDefault="00DF451A" w:rsidP="00582BAE">
      <w:pPr>
        <w:pStyle w:val="Epgrafe"/>
        <w:outlineLvl w:val="0"/>
      </w:pPr>
      <w:bookmarkStart w:id="310" w:name="_Ref473266171"/>
      <w:bookmarkStart w:id="311" w:name="_Toc491614506"/>
      <w:r w:rsidRPr="00242E3C">
        <w:t xml:space="preserve">Tabla </w:t>
      </w:r>
      <w:bookmarkEnd w:id="310"/>
      <w:r w:rsidR="008D31C8" w:rsidRPr="00242E3C">
        <w:t>12</w:t>
      </w:r>
      <w:r w:rsidR="00A12FB5" w:rsidRPr="00242E3C">
        <w:t>.</w:t>
      </w:r>
      <w:r w:rsidRPr="00242E3C">
        <w:t xml:space="preserve"> Amenaza de productos o servicios sustitutos</w:t>
      </w:r>
      <w:bookmarkEnd w:id="311"/>
    </w:p>
    <w:tbl>
      <w:tblPr>
        <w:tblStyle w:val="TablaTesisnormal"/>
        <w:tblW w:w="5000" w:type="pct"/>
        <w:tblLook w:val="04A0" w:firstRow="1" w:lastRow="0" w:firstColumn="1" w:lastColumn="0" w:noHBand="0" w:noVBand="1"/>
      </w:tblPr>
      <w:tblGrid>
        <w:gridCol w:w="590"/>
        <w:gridCol w:w="3397"/>
        <w:gridCol w:w="1369"/>
        <w:gridCol w:w="296"/>
        <w:gridCol w:w="296"/>
        <w:gridCol w:w="336"/>
        <w:gridCol w:w="296"/>
        <w:gridCol w:w="296"/>
        <w:gridCol w:w="1093"/>
        <w:gridCol w:w="750"/>
      </w:tblGrid>
      <w:tr w:rsidR="00FB730D" w:rsidRPr="00242E3C" w:rsidTr="0028365B">
        <w:trPr>
          <w:cnfStyle w:val="100000000000" w:firstRow="1" w:lastRow="0" w:firstColumn="0" w:lastColumn="0" w:oddVBand="0" w:evenVBand="0" w:oddHBand="0" w:evenHBand="0" w:firstRowFirstColumn="0" w:firstRowLastColumn="0" w:lastRowFirstColumn="0" w:lastRowLastColumn="0"/>
          <w:trHeight w:val="184"/>
        </w:trPr>
        <w:tc>
          <w:tcPr>
            <w:tcW w:w="338"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Pesos</w:t>
            </w:r>
          </w:p>
        </w:tc>
        <w:tc>
          <w:tcPr>
            <w:tcW w:w="1956"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Factores</w:t>
            </w:r>
          </w:p>
        </w:tc>
        <w:tc>
          <w:tcPr>
            <w:tcW w:w="793" w:type="pct"/>
            <w:vMerge w:val="restart"/>
            <w:hideMark/>
          </w:tcPr>
          <w:p w:rsidR="00FB730D" w:rsidRPr="00242E3C" w:rsidRDefault="00FB730D" w:rsidP="0028365B">
            <w:pPr>
              <w:spacing w:line="240" w:lineRule="auto"/>
              <w:jc w:val="center"/>
              <w:rPr>
                <w:bCs/>
                <w:color w:val="000000"/>
                <w:szCs w:val="16"/>
              </w:rPr>
            </w:pPr>
            <w:r w:rsidRPr="00242E3C">
              <w:rPr>
                <w:bCs/>
                <w:color w:val="000000"/>
                <w:szCs w:val="16"/>
              </w:rPr>
              <w:t>Muy poco atractivo</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1</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2</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3</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4</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5</w:t>
            </w:r>
          </w:p>
        </w:tc>
        <w:tc>
          <w:tcPr>
            <w:tcW w:w="634"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Muy atractivo</w:t>
            </w:r>
          </w:p>
        </w:tc>
        <w:tc>
          <w:tcPr>
            <w:tcW w:w="430"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Puntaje</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b/>
                <w:bCs/>
                <w:color w:val="000000"/>
                <w:szCs w:val="16"/>
              </w:rPr>
            </w:pPr>
          </w:p>
        </w:tc>
        <w:tc>
          <w:tcPr>
            <w:tcW w:w="1956" w:type="pct"/>
            <w:vMerge/>
            <w:hideMark/>
          </w:tcPr>
          <w:p w:rsidR="00FB730D" w:rsidRPr="00242E3C" w:rsidRDefault="00FB730D" w:rsidP="0028365B">
            <w:pPr>
              <w:spacing w:line="240" w:lineRule="auto"/>
              <w:jc w:val="left"/>
              <w:rPr>
                <w:b/>
                <w:bCs/>
                <w:color w:val="000000"/>
                <w:szCs w:val="16"/>
              </w:rPr>
            </w:pPr>
          </w:p>
        </w:tc>
        <w:tc>
          <w:tcPr>
            <w:tcW w:w="793"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634" w:type="pct"/>
            <w:vMerge/>
            <w:hideMark/>
          </w:tcPr>
          <w:p w:rsidR="00FB730D" w:rsidRPr="00242E3C" w:rsidRDefault="00FB730D" w:rsidP="0028365B">
            <w:pPr>
              <w:spacing w:line="240" w:lineRule="auto"/>
              <w:jc w:val="left"/>
              <w:rPr>
                <w:b/>
                <w:bCs/>
                <w:color w:val="000000"/>
                <w:szCs w:val="16"/>
              </w:rPr>
            </w:pPr>
          </w:p>
        </w:tc>
        <w:tc>
          <w:tcPr>
            <w:tcW w:w="430" w:type="pct"/>
            <w:vMerge/>
            <w:hideMark/>
          </w:tcPr>
          <w:p w:rsidR="00FB730D" w:rsidRPr="00242E3C" w:rsidRDefault="00FB730D" w:rsidP="0028365B">
            <w:pPr>
              <w:spacing w:line="240" w:lineRule="auto"/>
              <w:jc w:val="left"/>
              <w:rPr>
                <w:b/>
                <w:bCs/>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Disponibilidad de sustitutos cercanos.</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Grande</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Costo de cambio.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3</w:t>
            </w:r>
          </w:p>
        </w:tc>
        <w:tc>
          <w:tcPr>
            <w:tcW w:w="170" w:type="pct"/>
            <w:noWrap/>
            <w:hideMark/>
          </w:tcPr>
          <w:p w:rsidR="00FB730D" w:rsidRPr="00242E3C" w:rsidRDefault="00FB730D" w:rsidP="0028365B">
            <w:pPr>
              <w:spacing w:line="240" w:lineRule="auto"/>
              <w:jc w:val="right"/>
              <w:rPr>
                <w:color w:val="000000"/>
                <w:szCs w:val="16"/>
              </w:rPr>
            </w:pP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0,75</w:t>
            </w:r>
          </w:p>
        </w:tc>
      </w:tr>
      <w:tr w:rsidR="00FB730D" w:rsidRPr="00242E3C" w:rsidTr="0028365B">
        <w:trPr>
          <w:trHeight w:val="184"/>
        </w:trPr>
        <w:tc>
          <w:tcPr>
            <w:tcW w:w="338"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vMerge w:val="restart"/>
            <w:hideMark/>
          </w:tcPr>
          <w:p w:rsidR="00FB730D" w:rsidRPr="00242E3C" w:rsidRDefault="00FB730D" w:rsidP="0028365B">
            <w:pPr>
              <w:spacing w:line="240" w:lineRule="auto"/>
              <w:jc w:val="left"/>
              <w:rPr>
                <w:color w:val="000000"/>
                <w:szCs w:val="16"/>
              </w:rPr>
            </w:pPr>
            <w:r w:rsidRPr="00242E3C">
              <w:rPr>
                <w:color w:val="000000"/>
                <w:szCs w:val="16"/>
              </w:rPr>
              <w:t>Agresividad y rentabilidad del productor de sustitutos.</w:t>
            </w:r>
          </w:p>
        </w:tc>
        <w:tc>
          <w:tcPr>
            <w:tcW w:w="793"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5</w:t>
            </w:r>
          </w:p>
        </w:tc>
        <w:tc>
          <w:tcPr>
            <w:tcW w:w="634"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1.25</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color w:val="000000"/>
                <w:szCs w:val="16"/>
              </w:rPr>
            </w:pPr>
          </w:p>
        </w:tc>
        <w:tc>
          <w:tcPr>
            <w:tcW w:w="1956" w:type="pct"/>
            <w:vMerge/>
            <w:hideMark/>
          </w:tcPr>
          <w:p w:rsidR="00FB730D" w:rsidRPr="00242E3C" w:rsidRDefault="00FB730D" w:rsidP="0028365B">
            <w:pPr>
              <w:spacing w:line="240" w:lineRule="auto"/>
              <w:jc w:val="left"/>
              <w:rPr>
                <w:color w:val="000000"/>
                <w:szCs w:val="16"/>
              </w:rPr>
            </w:pPr>
          </w:p>
        </w:tc>
        <w:tc>
          <w:tcPr>
            <w:tcW w:w="793"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634" w:type="pct"/>
            <w:vMerge/>
            <w:hideMark/>
          </w:tcPr>
          <w:p w:rsidR="00FB730D" w:rsidRPr="00242E3C" w:rsidRDefault="00FB730D" w:rsidP="0028365B">
            <w:pPr>
              <w:spacing w:line="240" w:lineRule="auto"/>
              <w:jc w:val="left"/>
              <w:rPr>
                <w:color w:val="000000"/>
                <w:szCs w:val="16"/>
              </w:rPr>
            </w:pPr>
          </w:p>
        </w:tc>
        <w:tc>
          <w:tcPr>
            <w:tcW w:w="430" w:type="pct"/>
            <w:vMerge/>
            <w:hideMark/>
          </w:tcPr>
          <w:p w:rsidR="00FB730D" w:rsidRPr="00242E3C" w:rsidRDefault="00FB730D" w:rsidP="0028365B">
            <w:pPr>
              <w:spacing w:line="240" w:lineRule="auto"/>
              <w:jc w:val="left"/>
              <w:rPr>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Ratio precio/valor del sustituto.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483" w:type="pct"/>
            <w:gridSpan w:val="6"/>
            <w:noWrap/>
            <w:hideMark/>
          </w:tcPr>
          <w:p w:rsidR="00FB730D" w:rsidRPr="00242E3C" w:rsidRDefault="00FB730D" w:rsidP="0028365B">
            <w:pPr>
              <w:spacing w:line="240" w:lineRule="auto"/>
              <w:jc w:val="left"/>
              <w:rPr>
                <w:color w:val="000000"/>
                <w:szCs w:val="16"/>
              </w:rPr>
            </w:pPr>
            <w:r w:rsidRPr="00242E3C">
              <w:rPr>
                <w:color w:val="000000"/>
                <w:szCs w:val="16"/>
              </w:rPr>
              <w:t>Industria atractiva</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4.00</w:t>
            </w:r>
          </w:p>
        </w:tc>
      </w:tr>
    </w:tbl>
    <w:p w:rsidR="00C04A96" w:rsidRPr="00242E3C" w:rsidRDefault="00C04A96" w:rsidP="00BB7E3C">
      <w:pPr>
        <w:pStyle w:val="Nota"/>
        <w:spacing w:line="240" w:lineRule="auto"/>
      </w:pPr>
      <w:r w:rsidRPr="00242E3C">
        <w:t>Fuente: Hax y Majluf (1996). Elaboración propia 2016.</w:t>
      </w:r>
    </w:p>
    <w:p w:rsidR="00A23A7B" w:rsidRPr="00242E3C" w:rsidRDefault="00A23A7B" w:rsidP="007F050F">
      <w:pPr>
        <w:pStyle w:val="Nota"/>
      </w:pPr>
    </w:p>
    <w:p w:rsidR="00B570C2" w:rsidRPr="00242E3C" w:rsidRDefault="00C83D3C" w:rsidP="00475C29">
      <w:pPr>
        <w:spacing w:line="240" w:lineRule="auto"/>
        <w:ind w:left="567" w:hanging="567"/>
      </w:pPr>
      <w:r w:rsidRPr="00242E3C">
        <w:rPr>
          <w:b/>
        </w:rPr>
        <w:t>2.2.5</w:t>
      </w:r>
      <w:r w:rsidRPr="00242E3C">
        <w:rPr>
          <w:b/>
        </w:rPr>
        <w:tab/>
      </w:r>
      <w:r w:rsidR="00B570C2" w:rsidRPr="00242E3C">
        <w:rPr>
          <w:b/>
        </w:rPr>
        <w:t>Rivalidad entre competidores existentes</w:t>
      </w:r>
    </w:p>
    <w:p w:rsidR="00B570C2" w:rsidRPr="00242E3C" w:rsidRDefault="00B570C2" w:rsidP="00B62F16">
      <w:pPr>
        <w:spacing w:line="240" w:lineRule="auto"/>
      </w:pPr>
    </w:p>
    <w:p w:rsidR="00B570C2" w:rsidRPr="00242E3C" w:rsidRDefault="002A68DF" w:rsidP="00B570C2">
      <w:r w:rsidRPr="00242E3C">
        <w:lastRenderedPageBreak/>
        <w:t>E</w:t>
      </w:r>
      <w:r w:rsidR="00B570C2" w:rsidRPr="00242E3C">
        <w:t>n</w:t>
      </w:r>
      <w:r w:rsidR="006E0AD7" w:rsidRPr="00242E3C">
        <w:t xml:space="preserve"> el 2015</w:t>
      </w:r>
      <w:r w:rsidR="00B570C2" w:rsidRPr="00242E3C">
        <w:t xml:space="preserve"> se registraron 1</w:t>
      </w:r>
      <w:r w:rsidR="006E0AD7" w:rsidRPr="00242E3C">
        <w:t>7</w:t>
      </w:r>
      <w:r w:rsidR="00B570C2" w:rsidRPr="00242E3C">
        <w:t xml:space="preserve"> empresas importadoras de audífonos</w:t>
      </w:r>
      <w:r w:rsidR="00CE1A98" w:rsidRPr="00242E3C">
        <w:t xml:space="preserve"> y existe </w:t>
      </w:r>
      <w:r w:rsidR="00320764" w:rsidRPr="00242E3C">
        <w:t>una tendencia</w:t>
      </w:r>
      <w:r w:rsidR="00B90E13" w:rsidRPr="00242E3C">
        <w:t xml:space="preserve"> al</w:t>
      </w:r>
      <w:r w:rsidR="00320764" w:rsidRPr="00242E3C">
        <w:t xml:space="preserve"> </w:t>
      </w:r>
      <w:r w:rsidR="006E0AD7" w:rsidRPr="00242E3C">
        <w:t>aumento de nuevas empresas</w:t>
      </w:r>
      <w:r w:rsidRPr="00242E3C">
        <w:t xml:space="preserve"> (</w:t>
      </w:r>
      <w:r w:rsidR="00685D7A" w:rsidRPr="00242E3C">
        <w:t>anexo 4</w:t>
      </w:r>
      <w:r w:rsidRPr="00242E3C">
        <w:t>)</w:t>
      </w:r>
      <w:r w:rsidR="006E0AD7" w:rsidRPr="00242E3C">
        <w:t xml:space="preserve">. </w:t>
      </w:r>
      <w:r w:rsidR="00484AB4" w:rsidRPr="00242E3C">
        <w:t>Durante los</w:t>
      </w:r>
      <w:r w:rsidR="00B90E13" w:rsidRPr="00242E3C">
        <w:t xml:space="preserve"> años 201</w:t>
      </w:r>
      <w:r w:rsidR="00526B57" w:rsidRPr="00242E3C">
        <w:t>4</w:t>
      </w:r>
      <w:r w:rsidR="00B90E13" w:rsidRPr="00242E3C">
        <w:t>,</w:t>
      </w:r>
      <w:r w:rsidR="009B7246" w:rsidRPr="00242E3C">
        <w:t xml:space="preserve"> </w:t>
      </w:r>
      <w:r w:rsidR="00B90E13" w:rsidRPr="00242E3C">
        <w:t>201</w:t>
      </w:r>
      <w:r w:rsidR="00526B57" w:rsidRPr="00242E3C">
        <w:t>5</w:t>
      </w:r>
      <w:r w:rsidR="00B90E13" w:rsidRPr="00242E3C">
        <w:t xml:space="preserve"> y 201</w:t>
      </w:r>
      <w:r w:rsidR="00526B57" w:rsidRPr="00242E3C">
        <w:t>6</w:t>
      </w:r>
      <w:r w:rsidR="00B90E13" w:rsidRPr="00242E3C">
        <w:t xml:space="preserve"> los </w:t>
      </w:r>
      <w:r w:rsidR="00CE1A98" w:rsidRPr="00242E3C">
        <w:t>dos</w:t>
      </w:r>
      <w:r w:rsidR="00B90E13" w:rsidRPr="00242E3C">
        <w:t xml:space="preserve"> principales importadores son Medical Audición</w:t>
      </w:r>
      <w:r w:rsidR="00135A7A" w:rsidRPr="00242E3C">
        <w:t xml:space="preserve"> y Pa</w:t>
      </w:r>
      <w:r w:rsidRPr="00242E3C">
        <w:t xml:space="preserve">nduro Asociación de Exportación. En </w:t>
      </w:r>
      <w:r w:rsidR="00484AB4" w:rsidRPr="00242E3C">
        <w:t>cambio,</w:t>
      </w:r>
      <w:r w:rsidR="006E0AD7" w:rsidRPr="00242E3C">
        <w:t xml:space="preserve"> </w:t>
      </w:r>
      <w:r w:rsidR="004248AA" w:rsidRPr="00242E3C">
        <w:t xml:space="preserve">Starkey Perú en el 2016 ocupó el noveno lugar con </w:t>
      </w:r>
      <w:r w:rsidR="003B536D" w:rsidRPr="00242E3C">
        <w:t>700</w:t>
      </w:r>
      <w:r w:rsidR="00135A7A" w:rsidRPr="00242E3C">
        <w:t xml:space="preserve"> audífonos vendidos</w:t>
      </w:r>
      <w:r w:rsidRPr="00242E3C">
        <w:t xml:space="preserve"> (</w:t>
      </w:r>
      <w:r w:rsidR="000B381A" w:rsidRPr="00242E3C">
        <w:t>anexo 6</w:t>
      </w:r>
      <w:r w:rsidRPr="00242E3C">
        <w:t>)</w:t>
      </w:r>
      <w:r w:rsidR="003B536D" w:rsidRPr="00242E3C">
        <w:t>.</w:t>
      </w:r>
      <w:r w:rsidR="00CE0689" w:rsidRPr="00242E3C">
        <w:t xml:space="preserve"> Sobre la cantidad de importaciones, e</w:t>
      </w:r>
      <w:r w:rsidR="00086BFD" w:rsidRPr="00242E3C">
        <w:t xml:space="preserve">l 2014 hubo una contracción del 13% de las importaciones, de acuerdo a </w:t>
      </w:r>
      <w:r w:rsidR="00CE0689" w:rsidRPr="00242E3C">
        <w:t>conversaciones con expertos</w:t>
      </w:r>
      <w:r w:rsidR="00CE1A98" w:rsidRPr="00242E3C">
        <w:t>,</w:t>
      </w:r>
      <w:r w:rsidR="00CE0689" w:rsidRPr="00242E3C">
        <w:t xml:space="preserve"> una posible caus</w:t>
      </w:r>
      <w:r w:rsidR="00526B57" w:rsidRPr="00242E3C">
        <w:t>a fue</w:t>
      </w:r>
      <w:r w:rsidR="00086BFD" w:rsidRPr="00242E3C">
        <w:t xml:space="preserve"> una sobrecompra en el 2013 debido </w:t>
      </w:r>
      <w:r w:rsidR="001221EF" w:rsidRPr="00242E3C">
        <w:t>a mejores estimaciones en la venta. A pesar de esto</w:t>
      </w:r>
      <w:r w:rsidR="00135A7A" w:rsidRPr="00242E3C">
        <w:t>,</w:t>
      </w:r>
      <w:r w:rsidR="001221EF" w:rsidRPr="00242E3C">
        <w:t xml:space="preserve"> el 2015 se observa un</w:t>
      </w:r>
      <w:r w:rsidR="00135A7A" w:rsidRPr="00242E3C">
        <w:t>a</w:t>
      </w:r>
      <w:r w:rsidR="001221EF" w:rsidRPr="00242E3C">
        <w:t xml:space="preserve"> recuperación del 13</w:t>
      </w:r>
      <w:r w:rsidR="00CE1A98" w:rsidRPr="00242E3C">
        <w:t>,</w:t>
      </w:r>
      <w:r w:rsidR="001221EF" w:rsidRPr="00242E3C">
        <w:t>4%</w:t>
      </w:r>
      <w:r w:rsidR="00B570C2" w:rsidRPr="00242E3C">
        <w:t xml:space="preserve"> </w:t>
      </w:r>
      <w:r w:rsidR="001221EF" w:rsidRPr="00242E3C">
        <w:t xml:space="preserve">y la tendencia para el 2016 y 2017 </w:t>
      </w:r>
      <w:r w:rsidR="00135A7A" w:rsidRPr="00242E3C">
        <w:t>es positiva</w:t>
      </w:r>
      <w:r w:rsidR="001221EF" w:rsidRPr="00242E3C">
        <w:t xml:space="preserve"> </w:t>
      </w:r>
      <w:r w:rsidR="00CE0689" w:rsidRPr="00242E3C">
        <w:t>(</w:t>
      </w:r>
      <w:r w:rsidR="000B381A" w:rsidRPr="00242E3C">
        <w:t>anexo 3</w:t>
      </w:r>
      <w:r w:rsidR="00CE0689" w:rsidRPr="00242E3C">
        <w:t>).</w:t>
      </w:r>
    </w:p>
    <w:p w:rsidR="000F0447" w:rsidRPr="00242E3C" w:rsidRDefault="000F0447" w:rsidP="00B62F16">
      <w:pPr>
        <w:spacing w:line="240" w:lineRule="auto"/>
      </w:pPr>
    </w:p>
    <w:p w:rsidR="00FE6441" w:rsidRPr="00242E3C" w:rsidRDefault="00405F36" w:rsidP="00FE6441">
      <w:r w:rsidRPr="00242E3C">
        <w:t xml:space="preserve">De acuerdo a la metodología propuesta por Hax y Majluf (1996) se ha divido esta fuerza en </w:t>
      </w:r>
      <w:r w:rsidR="00CE1A98" w:rsidRPr="00242E3C">
        <w:t xml:space="preserve">rivalidad de los competidores existentes y barreras </w:t>
      </w:r>
      <w:r w:rsidR="007F2CA3" w:rsidRPr="00242E3C">
        <w:t>de salida</w:t>
      </w:r>
      <w:r w:rsidRPr="00242E3C">
        <w:t xml:space="preserve">. Respecto de </w:t>
      </w:r>
      <w:r w:rsidR="00484AB4" w:rsidRPr="00242E3C">
        <w:t>la rivalidad</w:t>
      </w:r>
      <w:r w:rsidR="007F2CA3" w:rsidRPr="00242E3C">
        <w:t xml:space="preserve"> de los competidores existentes</w:t>
      </w:r>
      <w:r w:rsidR="00CE1A98" w:rsidRPr="00242E3C">
        <w:t>,</w:t>
      </w:r>
      <w:r w:rsidR="007F2CA3" w:rsidRPr="00242E3C">
        <w:t xml:space="preserve"> la industria tiene un atractivo neutro</w:t>
      </w:r>
      <w:r w:rsidR="00975645" w:rsidRPr="00242E3C">
        <w:t xml:space="preserve"> (</w:t>
      </w:r>
      <w:r w:rsidR="00685D7A" w:rsidRPr="00242E3C">
        <w:t>tabla 13</w:t>
      </w:r>
      <w:r w:rsidR="00975645" w:rsidRPr="00242E3C">
        <w:t>)</w:t>
      </w:r>
      <w:r w:rsidRPr="00242E3C">
        <w:t xml:space="preserve">. </w:t>
      </w:r>
      <w:r w:rsidR="00FB730D" w:rsidRPr="00242E3C">
        <w:t>Para l</w:t>
      </w:r>
      <w:r w:rsidR="007F2CA3" w:rsidRPr="00242E3C">
        <w:t xml:space="preserve">as </w:t>
      </w:r>
      <w:r w:rsidR="00975645" w:rsidRPr="00242E3C">
        <w:t>b</w:t>
      </w:r>
      <w:r w:rsidR="007F2CA3" w:rsidRPr="00242E3C">
        <w:t>arreras de salida</w:t>
      </w:r>
      <w:r w:rsidR="00975645" w:rsidRPr="00242E3C">
        <w:t>,</w:t>
      </w:r>
      <w:r w:rsidRPr="00242E3C">
        <w:t xml:space="preserve"> l</w:t>
      </w:r>
      <w:r w:rsidR="007F2CA3" w:rsidRPr="00242E3C">
        <w:t xml:space="preserve">a atractividad de </w:t>
      </w:r>
      <w:r w:rsidR="00640DDD" w:rsidRPr="00242E3C">
        <w:t>la industria es neutra también</w:t>
      </w:r>
      <w:r w:rsidR="00975645" w:rsidRPr="00242E3C">
        <w:t xml:space="preserve"> (</w:t>
      </w:r>
      <w:r w:rsidR="00685D7A" w:rsidRPr="00242E3C">
        <w:t>tabla 14</w:t>
      </w:r>
      <w:r w:rsidR="00975645" w:rsidRPr="00242E3C">
        <w:t>)</w:t>
      </w:r>
      <w:r w:rsidR="007F2CA3" w:rsidRPr="00242E3C">
        <w:t>. En conclusión</w:t>
      </w:r>
      <w:r w:rsidR="00975645" w:rsidRPr="00242E3C">
        <w:t>,</w:t>
      </w:r>
      <w:r w:rsidR="007F2CA3" w:rsidRPr="00242E3C">
        <w:t xml:space="preserve"> la atractividad para esta fuerza es neutra. </w:t>
      </w:r>
      <w:bookmarkStart w:id="312" w:name="_Ref473274829"/>
    </w:p>
    <w:bookmarkEnd w:id="312"/>
    <w:p w:rsidR="00685D7A" w:rsidRPr="00242E3C" w:rsidRDefault="00685D7A" w:rsidP="00B62F16">
      <w:pPr>
        <w:spacing w:line="240" w:lineRule="auto"/>
      </w:pPr>
    </w:p>
    <w:p w:rsidR="00B570C2" w:rsidRPr="00242E3C" w:rsidRDefault="00B570C2" w:rsidP="00582BAE">
      <w:pPr>
        <w:pStyle w:val="Epgrafe"/>
        <w:outlineLvl w:val="0"/>
      </w:pPr>
      <w:bookmarkStart w:id="313" w:name="_Ref473276755"/>
      <w:bookmarkStart w:id="314" w:name="_Toc491614507"/>
      <w:r w:rsidRPr="00242E3C">
        <w:t xml:space="preserve">Tabla </w:t>
      </w:r>
      <w:bookmarkEnd w:id="313"/>
      <w:r w:rsidR="00685D7A" w:rsidRPr="00242E3C">
        <w:t>13</w:t>
      </w:r>
      <w:r w:rsidR="009F4B31" w:rsidRPr="00242E3C">
        <w:t>.</w:t>
      </w:r>
      <w:r w:rsidRPr="00242E3C">
        <w:t xml:space="preserve"> Rivalidad entre competidores existentes</w:t>
      </w:r>
      <w:bookmarkEnd w:id="314"/>
    </w:p>
    <w:tbl>
      <w:tblPr>
        <w:tblStyle w:val="TablaTesisnormal"/>
        <w:tblW w:w="5000" w:type="pct"/>
        <w:jc w:val="center"/>
        <w:tblLayout w:type="fixed"/>
        <w:tblLook w:val="04A0" w:firstRow="1" w:lastRow="0" w:firstColumn="1" w:lastColumn="0" w:noHBand="0" w:noVBand="1"/>
      </w:tblPr>
      <w:tblGrid>
        <w:gridCol w:w="589"/>
        <w:gridCol w:w="2639"/>
        <w:gridCol w:w="1618"/>
        <w:gridCol w:w="296"/>
        <w:gridCol w:w="296"/>
        <w:gridCol w:w="296"/>
        <w:gridCol w:w="296"/>
        <w:gridCol w:w="296"/>
        <w:gridCol w:w="1580"/>
        <w:gridCol w:w="813"/>
      </w:tblGrid>
      <w:tr w:rsidR="007A4F4A"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337" w:type="pct"/>
            <w:noWrap/>
            <w:hideMark/>
          </w:tcPr>
          <w:p w:rsidR="007A4F4A" w:rsidRPr="00242E3C" w:rsidRDefault="007A4F4A" w:rsidP="00C16898">
            <w:pPr>
              <w:spacing w:line="240" w:lineRule="auto"/>
              <w:jc w:val="center"/>
              <w:rPr>
                <w:bCs/>
                <w:color w:val="000000"/>
                <w:szCs w:val="16"/>
              </w:rPr>
            </w:pPr>
            <w:r w:rsidRPr="00242E3C">
              <w:rPr>
                <w:bCs/>
                <w:color w:val="000000"/>
                <w:szCs w:val="18"/>
              </w:rPr>
              <w:t>Peso</w:t>
            </w:r>
          </w:p>
        </w:tc>
        <w:tc>
          <w:tcPr>
            <w:tcW w:w="1513" w:type="pct"/>
            <w:noWrap/>
            <w:hideMark/>
          </w:tcPr>
          <w:p w:rsidR="007A4F4A" w:rsidRPr="00242E3C" w:rsidRDefault="007A4F4A" w:rsidP="00C16898">
            <w:pPr>
              <w:spacing w:line="240" w:lineRule="auto"/>
              <w:jc w:val="center"/>
              <w:rPr>
                <w:bCs/>
                <w:color w:val="000000"/>
                <w:szCs w:val="16"/>
              </w:rPr>
            </w:pPr>
            <w:r w:rsidRPr="00242E3C">
              <w:rPr>
                <w:bCs/>
                <w:color w:val="000000"/>
                <w:szCs w:val="18"/>
              </w:rPr>
              <w:t>Factores</w:t>
            </w:r>
          </w:p>
        </w:tc>
        <w:tc>
          <w:tcPr>
            <w:tcW w:w="928" w:type="pct"/>
            <w:hideMark/>
          </w:tcPr>
          <w:p w:rsidR="007A4F4A" w:rsidRPr="00242E3C" w:rsidRDefault="007A4F4A" w:rsidP="00C16898">
            <w:pPr>
              <w:spacing w:line="240" w:lineRule="auto"/>
              <w:jc w:val="center"/>
              <w:rPr>
                <w:bCs/>
                <w:color w:val="000000"/>
                <w:szCs w:val="16"/>
              </w:rPr>
            </w:pPr>
            <w:r w:rsidRPr="00242E3C">
              <w:rPr>
                <w:bCs/>
                <w:color w:val="000000"/>
                <w:szCs w:val="18"/>
              </w:rPr>
              <w:t>Muy poco</w:t>
            </w:r>
            <w:r w:rsidRPr="00242E3C">
              <w:rPr>
                <w:b w:val="0"/>
                <w:bCs/>
                <w:color w:val="000000"/>
                <w:szCs w:val="18"/>
              </w:rPr>
              <w:t xml:space="preserve"> </w:t>
            </w:r>
            <w:r w:rsidRPr="00242E3C">
              <w:rPr>
                <w:bCs/>
                <w:color w:val="000000"/>
                <w:szCs w:val="16"/>
              </w:rPr>
              <w:t>atractivo</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1</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2</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3</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4</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5</w:t>
            </w:r>
          </w:p>
        </w:tc>
        <w:tc>
          <w:tcPr>
            <w:tcW w:w="905" w:type="pct"/>
            <w:hideMark/>
          </w:tcPr>
          <w:p w:rsidR="007A4F4A" w:rsidRPr="00242E3C" w:rsidRDefault="007A4F4A" w:rsidP="00C16898">
            <w:pPr>
              <w:spacing w:line="240" w:lineRule="auto"/>
              <w:jc w:val="center"/>
              <w:rPr>
                <w:bCs/>
                <w:color w:val="000000"/>
                <w:szCs w:val="16"/>
              </w:rPr>
            </w:pPr>
            <w:r w:rsidRPr="00242E3C">
              <w:rPr>
                <w:bCs/>
                <w:color w:val="000000"/>
                <w:szCs w:val="18"/>
              </w:rPr>
              <w:t>Muy</w:t>
            </w:r>
            <w:r w:rsidRPr="00242E3C">
              <w:rPr>
                <w:b w:val="0"/>
                <w:bCs/>
                <w:color w:val="000000"/>
                <w:szCs w:val="18"/>
              </w:rPr>
              <w:t xml:space="preserve"> </w:t>
            </w:r>
            <w:r w:rsidRPr="00242E3C">
              <w:rPr>
                <w:bCs/>
                <w:color w:val="000000"/>
                <w:szCs w:val="16"/>
              </w:rPr>
              <w:t>atractivo</w:t>
            </w:r>
          </w:p>
        </w:tc>
        <w:tc>
          <w:tcPr>
            <w:tcW w:w="466" w:type="pct"/>
            <w:hideMark/>
          </w:tcPr>
          <w:p w:rsidR="007A4F4A" w:rsidRPr="00242E3C" w:rsidRDefault="007A4F4A" w:rsidP="00C16898">
            <w:pPr>
              <w:spacing w:line="240" w:lineRule="auto"/>
              <w:jc w:val="center"/>
              <w:rPr>
                <w:bCs/>
                <w:color w:val="000000"/>
                <w:szCs w:val="16"/>
              </w:rPr>
            </w:pPr>
            <w:r w:rsidRPr="00242E3C">
              <w:rPr>
                <w:bCs/>
                <w:color w:val="000000"/>
                <w:szCs w:val="18"/>
              </w:rPr>
              <w:t>Puntaje</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Número de competidores </w:t>
            </w:r>
            <w:r w:rsidRPr="00242E3C">
              <w:rPr>
                <w:color w:val="000000"/>
                <w:szCs w:val="16"/>
              </w:rPr>
              <w:t>igualmente balanceados</w:t>
            </w:r>
            <w:r w:rsidR="00FB730D" w:rsidRPr="00242E3C">
              <w:rPr>
                <w:color w:val="000000"/>
                <w:szCs w:val="16"/>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Muchos</w:t>
            </w: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1</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0,22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Crecimiento relativo de la industria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Lento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Rápido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Costo fijo</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Características de los productos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i/>
                <w:iCs/>
                <w:color w:val="000000"/>
                <w:szCs w:val="16"/>
              </w:rPr>
            </w:pPr>
            <w:r w:rsidRPr="00242E3C">
              <w:rPr>
                <w:i/>
                <w:iCs/>
                <w:color w:val="000000"/>
                <w:szCs w:val="18"/>
              </w:rPr>
              <w:t>Commodity</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6"/>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Especializado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Aumento de capacidad</w:t>
            </w:r>
            <w:r w:rsidR="00FB730D" w:rsidRPr="00242E3C">
              <w:rPr>
                <w:color w:val="000000"/>
                <w:szCs w:val="18"/>
              </w:rPr>
              <w:t>.</w:t>
            </w:r>
          </w:p>
        </w:tc>
        <w:tc>
          <w:tcPr>
            <w:tcW w:w="928"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Aumentos grandes </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vAlign w:val="center"/>
            <w:hideMark/>
          </w:tcPr>
          <w:p w:rsidR="007A4F4A" w:rsidRPr="00242E3C" w:rsidRDefault="007A4F4A" w:rsidP="00C16898">
            <w:pPr>
              <w:spacing w:line="240" w:lineRule="auto"/>
              <w:jc w:val="left"/>
              <w:rPr>
                <w:color w:val="000000"/>
                <w:szCs w:val="16"/>
              </w:rPr>
            </w:pPr>
            <w:r w:rsidRPr="00242E3C">
              <w:rPr>
                <w:color w:val="000000"/>
                <w:szCs w:val="18"/>
              </w:rPr>
              <w:t>Aumentos pequeños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0,16</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Diversidad de competidores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Apuestas estratégica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513"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928"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756" w:type="pct"/>
            <w:gridSpan w:val="6"/>
            <w:noWrap/>
            <w:vAlign w:val="center"/>
            <w:hideMark/>
          </w:tcPr>
          <w:p w:rsidR="007A4F4A" w:rsidRPr="00242E3C" w:rsidRDefault="007A4F4A" w:rsidP="00C16898">
            <w:pPr>
              <w:spacing w:line="240" w:lineRule="auto"/>
              <w:jc w:val="center"/>
              <w:rPr>
                <w:color w:val="000000"/>
                <w:szCs w:val="16"/>
              </w:rPr>
            </w:pPr>
            <w:r w:rsidRPr="00242E3C">
              <w:rPr>
                <w:color w:val="000000"/>
                <w:szCs w:val="18"/>
              </w:rPr>
              <w:t>Atractividad de la industria: neutra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3,26</w:t>
            </w:r>
          </w:p>
        </w:tc>
      </w:tr>
    </w:tbl>
    <w:p w:rsidR="00975645" w:rsidRPr="00242E3C" w:rsidRDefault="00975645" w:rsidP="00975645">
      <w:pPr>
        <w:pStyle w:val="Nota"/>
        <w:spacing w:line="240" w:lineRule="auto"/>
      </w:pPr>
      <w:bookmarkStart w:id="315" w:name="_Ref474165496"/>
      <w:bookmarkStart w:id="316" w:name="_Ref474165492"/>
      <w:r w:rsidRPr="00242E3C">
        <w:t>Fuente: Hax y Majluf (1996). Elaboración propia 2016.</w:t>
      </w:r>
    </w:p>
    <w:p w:rsidR="009B7246" w:rsidRPr="00242E3C" w:rsidRDefault="009B7246" w:rsidP="00B62F16">
      <w:pPr>
        <w:pStyle w:val="Nota"/>
        <w:spacing w:line="240" w:lineRule="auto"/>
      </w:pPr>
    </w:p>
    <w:p w:rsidR="00405F36" w:rsidRPr="00242E3C" w:rsidRDefault="00405F36" w:rsidP="00582BAE">
      <w:pPr>
        <w:pStyle w:val="Epgrafe"/>
        <w:outlineLvl w:val="0"/>
      </w:pPr>
      <w:bookmarkStart w:id="317" w:name="_Ref478732825"/>
      <w:bookmarkStart w:id="318" w:name="_Toc491614508"/>
      <w:r w:rsidRPr="00242E3C">
        <w:t xml:space="preserve">Tabla </w:t>
      </w:r>
      <w:bookmarkEnd w:id="315"/>
      <w:bookmarkEnd w:id="317"/>
      <w:r w:rsidR="00685D7A" w:rsidRPr="00242E3C">
        <w:t>14</w:t>
      </w:r>
      <w:r w:rsidRPr="00242E3C">
        <w:t>. Barreras de salida</w:t>
      </w:r>
      <w:bookmarkEnd w:id="316"/>
      <w:bookmarkEnd w:id="318"/>
    </w:p>
    <w:tbl>
      <w:tblPr>
        <w:tblStyle w:val="TablaTesisnormal"/>
        <w:tblW w:w="5000" w:type="pct"/>
        <w:jc w:val="center"/>
        <w:tblLook w:val="04A0" w:firstRow="1" w:lastRow="0" w:firstColumn="1" w:lastColumn="0" w:noHBand="0" w:noVBand="1"/>
      </w:tblPr>
      <w:tblGrid>
        <w:gridCol w:w="583"/>
        <w:gridCol w:w="2885"/>
        <w:gridCol w:w="1689"/>
        <w:gridCol w:w="303"/>
        <w:gridCol w:w="303"/>
        <w:gridCol w:w="303"/>
        <w:gridCol w:w="303"/>
        <w:gridCol w:w="303"/>
        <w:gridCol w:w="1276"/>
        <w:gridCol w:w="771"/>
      </w:tblGrid>
      <w:tr w:rsidR="00E050E0" w:rsidRPr="00242E3C" w:rsidTr="00975645">
        <w:trPr>
          <w:cnfStyle w:val="100000000000" w:firstRow="1" w:lastRow="0" w:firstColumn="0" w:lastColumn="0" w:oddVBand="0" w:evenVBand="0" w:oddHBand="0" w:evenHBand="0" w:firstRowFirstColumn="0" w:firstRowLastColumn="0" w:lastRowFirstColumn="0" w:lastRowLastColumn="0"/>
          <w:trHeight w:val="20"/>
          <w:jc w:val="center"/>
        </w:trPr>
        <w:tc>
          <w:tcPr>
            <w:tcW w:w="334" w:type="pct"/>
            <w:noWrap/>
            <w:hideMark/>
          </w:tcPr>
          <w:p w:rsidR="00E050E0" w:rsidRPr="00242E3C" w:rsidRDefault="00E050E0" w:rsidP="00E050E0">
            <w:pPr>
              <w:spacing w:line="240" w:lineRule="auto"/>
              <w:jc w:val="left"/>
              <w:rPr>
                <w:bCs/>
                <w:color w:val="000000"/>
                <w:szCs w:val="16"/>
              </w:rPr>
            </w:pPr>
            <w:r w:rsidRPr="00242E3C">
              <w:rPr>
                <w:bCs/>
                <w:color w:val="000000"/>
                <w:szCs w:val="18"/>
              </w:rPr>
              <w:t>Peso</w:t>
            </w:r>
          </w:p>
        </w:tc>
        <w:tc>
          <w:tcPr>
            <w:tcW w:w="1654" w:type="pct"/>
            <w:noWrap/>
            <w:hideMark/>
          </w:tcPr>
          <w:p w:rsidR="00E050E0" w:rsidRPr="00242E3C" w:rsidRDefault="00E050E0" w:rsidP="00E050E0">
            <w:pPr>
              <w:spacing w:line="240" w:lineRule="auto"/>
              <w:jc w:val="left"/>
              <w:rPr>
                <w:bCs/>
                <w:color w:val="000000"/>
                <w:szCs w:val="16"/>
              </w:rPr>
            </w:pPr>
            <w:r w:rsidRPr="00242E3C">
              <w:rPr>
                <w:bCs/>
                <w:color w:val="000000"/>
                <w:szCs w:val="18"/>
              </w:rPr>
              <w:t>Factores</w:t>
            </w:r>
          </w:p>
        </w:tc>
        <w:tc>
          <w:tcPr>
            <w:tcW w:w="968" w:type="pct"/>
            <w:hideMark/>
          </w:tcPr>
          <w:p w:rsidR="00E050E0" w:rsidRPr="00242E3C" w:rsidRDefault="00E050E0" w:rsidP="00E050E0">
            <w:pPr>
              <w:spacing w:line="240" w:lineRule="auto"/>
              <w:jc w:val="left"/>
              <w:rPr>
                <w:bCs/>
                <w:color w:val="000000"/>
                <w:szCs w:val="16"/>
              </w:rPr>
            </w:pPr>
            <w:r w:rsidRPr="00242E3C">
              <w:rPr>
                <w:bCs/>
                <w:color w:val="000000"/>
                <w:szCs w:val="18"/>
              </w:rPr>
              <w:t>Muy poco atractivo</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1</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2</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3</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4</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5</w:t>
            </w:r>
          </w:p>
        </w:tc>
        <w:tc>
          <w:tcPr>
            <w:tcW w:w="731" w:type="pct"/>
            <w:hideMark/>
          </w:tcPr>
          <w:p w:rsidR="00E050E0" w:rsidRPr="00242E3C" w:rsidRDefault="00E050E0" w:rsidP="00E050E0">
            <w:pPr>
              <w:spacing w:line="240" w:lineRule="auto"/>
              <w:jc w:val="left"/>
              <w:rPr>
                <w:bCs/>
                <w:color w:val="000000"/>
                <w:szCs w:val="16"/>
              </w:rPr>
            </w:pPr>
            <w:r w:rsidRPr="00242E3C">
              <w:rPr>
                <w:bCs/>
                <w:color w:val="000000"/>
                <w:szCs w:val="18"/>
              </w:rPr>
              <w:t>Muy atractivo</w:t>
            </w:r>
          </w:p>
        </w:tc>
        <w:tc>
          <w:tcPr>
            <w:tcW w:w="442" w:type="pct"/>
            <w:hideMark/>
          </w:tcPr>
          <w:p w:rsidR="00E050E0" w:rsidRPr="00242E3C" w:rsidRDefault="00E050E0" w:rsidP="00E050E0">
            <w:pPr>
              <w:spacing w:line="240" w:lineRule="auto"/>
              <w:jc w:val="left"/>
              <w:rPr>
                <w:bCs/>
                <w:color w:val="000000"/>
                <w:szCs w:val="16"/>
              </w:rPr>
            </w:pPr>
            <w:r w:rsidRPr="00242E3C">
              <w:rPr>
                <w:bCs/>
                <w:color w:val="000000"/>
                <w:szCs w:val="18"/>
              </w:rPr>
              <w:t>Puntaje</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Especialización de activos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1</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28</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Costo único de salida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1</w:t>
            </w:r>
            <w:r w:rsidR="00975645" w:rsidRPr="00242E3C">
              <w:rPr>
                <w:color w:val="000000"/>
                <w:szCs w:val="18"/>
              </w:rPr>
              <w:t>,</w:t>
            </w:r>
            <w:r w:rsidRPr="00242E3C">
              <w:rPr>
                <w:color w:val="000000"/>
                <w:szCs w:val="18"/>
              </w:rPr>
              <w:t>39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Interdependencia estratégica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56</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Barreras emocionales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2</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22</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22%</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Restricciones sociales y del gobierno</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4</w:t>
            </w: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89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02" w:type="pct"/>
            <w:gridSpan w:val="6"/>
            <w:noWrap/>
            <w:hideMark/>
          </w:tcPr>
          <w:p w:rsidR="00E050E0" w:rsidRPr="00242E3C" w:rsidRDefault="00E050E0" w:rsidP="00E050E0">
            <w:pPr>
              <w:spacing w:line="240" w:lineRule="auto"/>
              <w:jc w:val="left"/>
              <w:rPr>
                <w:color w:val="000000"/>
                <w:szCs w:val="16"/>
              </w:rPr>
            </w:pPr>
            <w:r w:rsidRPr="00242E3C">
              <w:rPr>
                <w:color w:val="000000"/>
                <w:szCs w:val="18"/>
              </w:rPr>
              <w:t>Atractividad de la Industria: neutra</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3.33</w:t>
            </w:r>
          </w:p>
        </w:tc>
      </w:tr>
    </w:tbl>
    <w:p w:rsidR="00975645" w:rsidRPr="00242E3C" w:rsidRDefault="00975645" w:rsidP="00975645">
      <w:pPr>
        <w:pStyle w:val="Nota"/>
        <w:spacing w:line="240" w:lineRule="auto"/>
      </w:pPr>
      <w:r w:rsidRPr="00242E3C">
        <w:t>Fuente: Hax y Majluf (1996). Elaboración propia 2016.</w:t>
      </w:r>
    </w:p>
    <w:p w:rsidR="00D52090" w:rsidRPr="00242E3C" w:rsidRDefault="00D52090" w:rsidP="00D52090">
      <w:pPr>
        <w:pStyle w:val="Nota"/>
      </w:pPr>
    </w:p>
    <w:p w:rsidR="00717101" w:rsidRPr="00242E3C" w:rsidRDefault="00C83D3C" w:rsidP="00685D7A">
      <w:pPr>
        <w:spacing w:line="240" w:lineRule="auto"/>
        <w:ind w:left="340" w:hanging="340"/>
      </w:pPr>
      <w:bookmarkStart w:id="319" w:name="_Toc491614549"/>
      <w:r w:rsidRPr="00242E3C">
        <w:rPr>
          <w:b/>
        </w:rPr>
        <w:t>2.3</w:t>
      </w:r>
      <w:r w:rsidRPr="00242E3C">
        <w:rPr>
          <w:b/>
        </w:rPr>
        <w:tab/>
      </w:r>
      <w:r w:rsidR="00717101" w:rsidRPr="00242E3C">
        <w:rPr>
          <w:b/>
        </w:rPr>
        <w:t>Evaluación de</w:t>
      </w:r>
      <w:r w:rsidR="004742B9" w:rsidRPr="00242E3C">
        <w:rPr>
          <w:b/>
        </w:rPr>
        <w:t>l</w:t>
      </w:r>
      <w:r w:rsidR="00717101" w:rsidRPr="00242E3C">
        <w:rPr>
          <w:b/>
        </w:rPr>
        <w:t xml:space="preserve"> atractivo de la industria</w:t>
      </w:r>
      <w:bookmarkEnd w:id="319"/>
    </w:p>
    <w:p w:rsidR="000F0447" w:rsidRPr="00242E3C" w:rsidRDefault="000F0447" w:rsidP="00B62F16">
      <w:pPr>
        <w:spacing w:line="240" w:lineRule="auto"/>
        <w:rPr>
          <w:lang w:eastAsia="en-US"/>
        </w:rPr>
      </w:pPr>
    </w:p>
    <w:p w:rsidR="007A4F4A" w:rsidRPr="00242E3C" w:rsidRDefault="00717101" w:rsidP="00717101">
      <w:r w:rsidRPr="00242E3C">
        <w:t>Como resultado del análisis</w:t>
      </w:r>
      <w:r w:rsidR="008A3632" w:rsidRPr="00242E3C">
        <w:t>,</w:t>
      </w:r>
      <w:r w:rsidRPr="00242E3C">
        <w:t xml:space="preserve"> se puede determinar que la </w:t>
      </w:r>
      <w:r w:rsidR="00A0545D" w:rsidRPr="00242E3C">
        <w:t>atractividad de la industria es neutra</w:t>
      </w:r>
      <w:r w:rsidR="008A3632" w:rsidRPr="00242E3C">
        <w:t xml:space="preserve"> (</w:t>
      </w:r>
      <w:r w:rsidR="00B62F16" w:rsidRPr="00242E3C">
        <w:t>tab</w:t>
      </w:r>
      <w:r w:rsidR="00685D7A" w:rsidRPr="00242E3C">
        <w:t>la 15</w:t>
      </w:r>
      <w:r w:rsidR="00B62F16" w:rsidRPr="00242E3C">
        <w:t>)</w:t>
      </w:r>
      <w:r w:rsidR="00371B9D" w:rsidRPr="00242E3C">
        <w:t>.</w:t>
      </w:r>
      <w:r w:rsidRPr="00242E3C">
        <w:t xml:space="preserve"> </w:t>
      </w:r>
      <w:r w:rsidR="00371B9D" w:rsidRPr="00242E3C">
        <w:t>S</w:t>
      </w:r>
      <w:r w:rsidR="00A0545D" w:rsidRPr="00242E3C">
        <w:t xml:space="preserve">e considera </w:t>
      </w:r>
      <w:r w:rsidR="00B62F16" w:rsidRPr="00242E3C">
        <w:t>que</w:t>
      </w:r>
      <w:r w:rsidR="00A0545D" w:rsidRPr="00242E3C">
        <w:t xml:space="preserve"> la fuerza</w:t>
      </w:r>
      <w:r w:rsidRPr="00242E3C">
        <w:t xml:space="preserve"> más crítica para </w:t>
      </w:r>
      <w:r w:rsidR="00A0545D" w:rsidRPr="00242E3C">
        <w:t>la industria</w:t>
      </w:r>
      <w:r w:rsidRPr="00242E3C">
        <w:t xml:space="preserve"> </w:t>
      </w:r>
      <w:r w:rsidR="00B62F16" w:rsidRPr="00242E3C">
        <w:t xml:space="preserve">es </w:t>
      </w:r>
      <w:r w:rsidRPr="00242E3C">
        <w:t>el poder de negociación</w:t>
      </w:r>
      <w:r w:rsidR="00A0545D" w:rsidRPr="00242E3C">
        <w:t xml:space="preserve"> de los clientes</w:t>
      </w:r>
      <w:r w:rsidR="00B62F16" w:rsidRPr="00242E3C">
        <w:t>,</w:t>
      </w:r>
      <w:r w:rsidR="00A0545D" w:rsidRPr="00242E3C">
        <w:t xml:space="preserve"> p</w:t>
      </w:r>
      <w:r w:rsidRPr="00242E3C">
        <w:t xml:space="preserve">orque </w:t>
      </w:r>
      <w:r w:rsidR="00371B9D" w:rsidRPr="00242E3C">
        <w:t>el cliente es sensible al precio</w:t>
      </w:r>
      <w:r w:rsidR="009B7246" w:rsidRPr="00242E3C">
        <w:t>. A</w:t>
      </w:r>
      <w:r w:rsidR="00371B9D" w:rsidRPr="00242E3C">
        <w:t>s</w:t>
      </w:r>
      <w:r w:rsidR="00B62F16" w:rsidRPr="00242E3C">
        <w:t>i</w:t>
      </w:r>
      <w:r w:rsidR="00371B9D" w:rsidRPr="00242E3C">
        <w:t>mismo</w:t>
      </w:r>
      <w:r w:rsidR="000A14B7" w:rsidRPr="00242E3C">
        <w:t>,</w:t>
      </w:r>
      <w:r w:rsidR="00371B9D" w:rsidRPr="00242E3C">
        <w:t xml:space="preserve"> si el deterioro auditivo</w:t>
      </w:r>
      <w:r w:rsidR="009B7246" w:rsidRPr="00242E3C">
        <w:t xml:space="preserve"> en el cliente</w:t>
      </w:r>
      <w:r w:rsidR="00371B9D" w:rsidRPr="00242E3C">
        <w:t xml:space="preserve"> es moderado</w:t>
      </w:r>
      <w:r w:rsidR="00B62F16" w:rsidRPr="00242E3C">
        <w:t>,</w:t>
      </w:r>
      <w:r w:rsidR="00371B9D" w:rsidRPr="00242E3C">
        <w:t xml:space="preserve"> prefiere </w:t>
      </w:r>
      <w:r w:rsidR="009B7246" w:rsidRPr="00242E3C">
        <w:t>comunicarse alzando la voz o dibujando</w:t>
      </w:r>
      <w:r w:rsidR="00B62F16" w:rsidRPr="00242E3C">
        <w:t>,</w:t>
      </w:r>
      <w:r w:rsidR="009B7246" w:rsidRPr="00242E3C">
        <w:t xml:space="preserve"> </w:t>
      </w:r>
      <w:r w:rsidR="000A14B7" w:rsidRPr="00242E3C">
        <w:t xml:space="preserve">como </w:t>
      </w:r>
      <w:r w:rsidR="00371B9D" w:rsidRPr="00242E3C">
        <w:t xml:space="preserve">lo indica el </w:t>
      </w:r>
      <w:r w:rsidR="00371B9D" w:rsidRPr="00242E3C">
        <w:rPr>
          <w:color w:val="000000"/>
        </w:rPr>
        <w:t>Consejo Nacional para la Integración de la Persona con Discapacidad (2016)</w:t>
      </w:r>
      <w:r w:rsidR="00371B9D" w:rsidRPr="00242E3C">
        <w:t xml:space="preserve">. </w:t>
      </w:r>
      <w:r w:rsidR="009B7246" w:rsidRPr="00242E3C">
        <w:t>Por otro lado, l</w:t>
      </w:r>
      <w:r w:rsidR="00371B9D" w:rsidRPr="00242E3C">
        <w:t xml:space="preserve">a fuerza más positiva </w:t>
      </w:r>
      <w:r w:rsidR="009B7246" w:rsidRPr="00242E3C">
        <w:t xml:space="preserve">de la industria </w:t>
      </w:r>
      <w:r w:rsidR="00371B9D" w:rsidRPr="00242E3C">
        <w:t>es que no existen sustitutos cercanos que reemplacen a los audífonos</w:t>
      </w:r>
      <w:r w:rsidR="002E38F8" w:rsidRPr="00242E3C">
        <w:t>.</w:t>
      </w:r>
      <w:r w:rsidR="007A4F4A" w:rsidRPr="00242E3C">
        <w:br w:type="page"/>
      </w:r>
    </w:p>
    <w:p w:rsidR="00717101" w:rsidRPr="00242E3C" w:rsidRDefault="00717101" w:rsidP="00582BAE">
      <w:pPr>
        <w:pStyle w:val="Epgrafe"/>
        <w:outlineLvl w:val="0"/>
      </w:pPr>
      <w:bookmarkStart w:id="320" w:name="_Ref478731432"/>
      <w:bookmarkStart w:id="321" w:name="_Toc491614509"/>
      <w:r w:rsidRPr="00242E3C">
        <w:lastRenderedPageBreak/>
        <w:t xml:space="preserve">Tabla </w:t>
      </w:r>
      <w:bookmarkEnd w:id="320"/>
      <w:r w:rsidR="00685D7A" w:rsidRPr="00242E3C">
        <w:t>15</w:t>
      </w:r>
      <w:r w:rsidR="009F4B31" w:rsidRPr="00242E3C">
        <w:t>.</w:t>
      </w:r>
      <w:r w:rsidRPr="00242E3C">
        <w:t xml:space="preserve"> Evaluación de atractivo de la industria</w:t>
      </w:r>
      <w:bookmarkEnd w:id="321"/>
    </w:p>
    <w:tbl>
      <w:tblPr>
        <w:tblStyle w:val="TablaTesisnormal"/>
        <w:tblW w:w="5000" w:type="pct"/>
        <w:jc w:val="center"/>
        <w:tblLook w:val="04A0" w:firstRow="1" w:lastRow="0" w:firstColumn="1" w:lastColumn="0" w:noHBand="0" w:noVBand="1"/>
      </w:tblPr>
      <w:tblGrid>
        <w:gridCol w:w="543"/>
        <w:gridCol w:w="3042"/>
        <w:gridCol w:w="1593"/>
        <w:gridCol w:w="303"/>
        <w:gridCol w:w="303"/>
        <w:gridCol w:w="303"/>
        <w:gridCol w:w="303"/>
        <w:gridCol w:w="303"/>
        <w:gridCol w:w="1257"/>
        <w:gridCol w:w="769"/>
      </w:tblGrid>
      <w:tr w:rsidR="00E050E0" w:rsidRPr="00242E3C" w:rsidTr="00B62F16">
        <w:trPr>
          <w:cnfStyle w:val="100000000000" w:firstRow="1" w:lastRow="0" w:firstColumn="0" w:lastColumn="0" w:oddVBand="0" w:evenVBand="0" w:oddHBand="0" w:evenHBand="0" w:firstRowFirstColumn="0" w:firstRowLastColumn="0" w:lastRowFirstColumn="0" w:lastRowLastColumn="0"/>
          <w:trHeight w:val="20"/>
          <w:jc w:val="center"/>
        </w:trPr>
        <w:tc>
          <w:tcPr>
            <w:tcW w:w="311" w:type="pct"/>
            <w:noWrap/>
            <w:hideMark/>
          </w:tcPr>
          <w:p w:rsidR="00E050E0" w:rsidRPr="00242E3C" w:rsidRDefault="00E050E0" w:rsidP="00B62F16">
            <w:pPr>
              <w:spacing w:line="240" w:lineRule="auto"/>
              <w:jc w:val="center"/>
              <w:rPr>
                <w:bCs/>
                <w:color w:val="000000"/>
                <w:szCs w:val="16"/>
              </w:rPr>
            </w:pPr>
            <w:r w:rsidRPr="00242E3C">
              <w:rPr>
                <w:bCs/>
                <w:color w:val="000000"/>
                <w:szCs w:val="18"/>
              </w:rPr>
              <w:t>Peso</w:t>
            </w:r>
          </w:p>
        </w:tc>
        <w:tc>
          <w:tcPr>
            <w:tcW w:w="1744" w:type="pct"/>
            <w:noWrap/>
            <w:hideMark/>
          </w:tcPr>
          <w:p w:rsidR="00E050E0" w:rsidRPr="00242E3C" w:rsidRDefault="00E050E0" w:rsidP="00B62F16">
            <w:pPr>
              <w:spacing w:line="240" w:lineRule="auto"/>
              <w:jc w:val="center"/>
              <w:rPr>
                <w:bCs/>
                <w:color w:val="000000"/>
                <w:szCs w:val="16"/>
              </w:rPr>
            </w:pPr>
            <w:r w:rsidRPr="00242E3C">
              <w:rPr>
                <w:bCs/>
                <w:color w:val="000000"/>
                <w:szCs w:val="18"/>
              </w:rPr>
              <w:t>Factores</w:t>
            </w:r>
          </w:p>
        </w:tc>
        <w:tc>
          <w:tcPr>
            <w:tcW w:w="913"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poco atractivo</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1</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2</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3</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4</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5</w:t>
            </w:r>
          </w:p>
        </w:tc>
        <w:tc>
          <w:tcPr>
            <w:tcW w:w="719"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atractivo</w:t>
            </w:r>
          </w:p>
        </w:tc>
        <w:tc>
          <w:tcPr>
            <w:tcW w:w="442" w:type="pct"/>
            <w:hideMark/>
          </w:tcPr>
          <w:p w:rsidR="00E050E0" w:rsidRPr="00242E3C" w:rsidRDefault="00E050E0" w:rsidP="00B62F16">
            <w:pPr>
              <w:spacing w:line="240" w:lineRule="auto"/>
              <w:jc w:val="center"/>
              <w:rPr>
                <w:bCs/>
                <w:color w:val="000000"/>
                <w:szCs w:val="16"/>
              </w:rPr>
            </w:pPr>
            <w:r w:rsidRPr="00242E3C">
              <w:rPr>
                <w:bCs/>
                <w:color w:val="000000"/>
                <w:szCs w:val="18"/>
              </w:rPr>
              <w:t>Puntaje</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proveedores.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75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clientes.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2</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 de nuevos competidores.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45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Amenazas de servicios sustitutos.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4</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1</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10%</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Rivalidad entre competidores existentes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3</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591" w:type="pct"/>
            <w:gridSpan w:val="6"/>
            <w:noWrap/>
            <w:hideMark/>
          </w:tcPr>
          <w:p w:rsidR="00E050E0" w:rsidRPr="00242E3C" w:rsidRDefault="00E050E0" w:rsidP="00E050E0">
            <w:pPr>
              <w:spacing w:line="240" w:lineRule="auto"/>
              <w:jc w:val="center"/>
              <w:rPr>
                <w:color w:val="000000"/>
                <w:szCs w:val="16"/>
              </w:rPr>
            </w:pPr>
            <w:r w:rsidRPr="00242E3C">
              <w:rPr>
                <w:color w:val="000000"/>
                <w:szCs w:val="18"/>
              </w:rPr>
              <w:t xml:space="preserve">Atractividad de la </w:t>
            </w:r>
            <w:r w:rsidR="002E38F8" w:rsidRPr="00242E3C">
              <w:rPr>
                <w:color w:val="000000"/>
                <w:szCs w:val="18"/>
              </w:rPr>
              <w:t>industria</w:t>
            </w:r>
            <w:r w:rsidRPr="00242E3C">
              <w:rPr>
                <w:color w:val="000000"/>
                <w:szCs w:val="18"/>
              </w:rPr>
              <w:t xml:space="preserve">: </w:t>
            </w:r>
            <w:r w:rsidR="002E38F8" w:rsidRPr="00242E3C">
              <w:rPr>
                <w:color w:val="000000"/>
                <w:szCs w:val="18"/>
              </w:rPr>
              <w:t>neutra</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r>
    </w:tbl>
    <w:p w:rsidR="00B62F16" w:rsidRPr="00242E3C" w:rsidRDefault="00B62F16" w:rsidP="00B62F16">
      <w:pPr>
        <w:pStyle w:val="Nota"/>
        <w:spacing w:line="240" w:lineRule="auto"/>
      </w:pPr>
      <w:bookmarkStart w:id="322" w:name="_Toc491614550"/>
      <w:r w:rsidRPr="00242E3C">
        <w:t>Fuente: Hax y Majluf (1996). Elaboración propia 2016.</w:t>
      </w:r>
    </w:p>
    <w:p w:rsidR="00685D7A" w:rsidRPr="00242E3C" w:rsidRDefault="00685D7A" w:rsidP="00685D7A">
      <w:pPr>
        <w:spacing w:line="240" w:lineRule="auto"/>
        <w:ind w:left="340" w:hanging="340"/>
        <w:rPr>
          <w:b/>
        </w:rPr>
      </w:pPr>
    </w:p>
    <w:p w:rsidR="00DC5907" w:rsidRPr="00242E3C" w:rsidRDefault="00C83D3C" w:rsidP="00685D7A">
      <w:pPr>
        <w:spacing w:line="240" w:lineRule="auto"/>
        <w:ind w:left="340" w:hanging="340"/>
      </w:pPr>
      <w:r w:rsidRPr="00242E3C">
        <w:rPr>
          <w:b/>
        </w:rPr>
        <w:t>2.4</w:t>
      </w:r>
      <w:r w:rsidRPr="00242E3C">
        <w:rPr>
          <w:b/>
        </w:rPr>
        <w:tab/>
      </w:r>
      <w:r w:rsidR="00DC5907" w:rsidRPr="00242E3C">
        <w:rPr>
          <w:b/>
        </w:rPr>
        <w:t xml:space="preserve">Perfil </w:t>
      </w:r>
      <w:r w:rsidR="00685D7A" w:rsidRPr="00242E3C">
        <w:rPr>
          <w:b/>
        </w:rPr>
        <w:t xml:space="preserve">competitivo - matriz de perfil competitivo </w:t>
      </w:r>
      <w:r w:rsidR="00DC5907" w:rsidRPr="00242E3C">
        <w:rPr>
          <w:b/>
        </w:rPr>
        <w:t>(MPC)</w:t>
      </w:r>
      <w:bookmarkEnd w:id="322"/>
    </w:p>
    <w:p w:rsidR="000A14B7" w:rsidRPr="00242E3C" w:rsidRDefault="000A14B7" w:rsidP="000A14B7">
      <w:pPr>
        <w:rPr>
          <w:lang w:eastAsia="en-US"/>
        </w:rPr>
      </w:pPr>
    </w:p>
    <w:p w:rsidR="00F04350" w:rsidRPr="00242E3C" w:rsidRDefault="00D87936" w:rsidP="00F04350">
      <w:pPr>
        <w:rPr>
          <w:lang w:eastAsia="en-US"/>
        </w:rPr>
      </w:pPr>
      <w:r w:rsidRPr="00242E3C">
        <w:rPr>
          <w:lang w:eastAsia="en-US"/>
        </w:rPr>
        <w:t>De acuerdo a las importaciones realizadas durante los años 201</w:t>
      </w:r>
      <w:r w:rsidR="008A2D5F" w:rsidRPr="00242E3C">
        <w:rPr>
          <w:lang w:eastAsia="en-US"/>
        </w:rPr>
        <w:t>4</w:t>
      </w:r>
      <w:r w:rsidRPr="00242E3C">
        <w:rPr>
          <w:lang w:eastAsia="en-US"/>
        </w:rPr>
        <w:t>, 201</w:t>
      </w:r>
      <w:r w:rsidR="008A2D5F" w:rsidRPr="00242E3C">
        <w:rPr>
          <w:lang w:eastAsia="en-US"/>
        </w:rPr>
        <w:t>5</w:t>
      </w:r>
      <w:r w:rsidRPr="00242E3C">
        <w:rPr>
          <w:lang w:eastAsia="en-US"/>
        </w:rPr>
        <w:t xml:space="preserve"> y 201</w:t>
      </w:r>
      <w:r w:rsidR="008A2D5F" w:rsidRPr="00242E3C">
        <w:rPr>
          <w:lang w:eastAsia="en-US"/>
        </w:rPr>
        <w:t>6</w:t>
      </w:r>
      <w:r w:rsidRPr="00242E3C">
        <w:rPr>
          <w:lang w:eastAsia="en-US"/>
        </w:rPr>
        <w:t xml:space="preserve"> s</w:t>
      </w:r>
      <w:r w:rsidR="00BF3569" w:rsidRPr="00242E3C">
        <w:rPr>
          <w:lang w:eastAsia="en-US"/>
        </w:rPr>
        <w:t>e ha identificado</w:t>
      </w:r>
      <w:r w:rsidRPr="00242E3C">
        <w:rPr>
          <w:lang w:eastAsia="en-US"/>
        </w:rPr>
        <w:t xml:space="preserve"> a los principales competidores: Medical Audición, Panduro Asociación de Exportación</w:t>
      </w:r>
      <w:r w:rsidR="00160D11">
        <w:rPr>
          <w:lang w:eastAsia="en-US"/>
        </w:rPr>
        <w:t xml:space="preserve"> (Panadex)</w:t>
      </w:r>
      <w:r w:rsidRPr="00242E3C">
        <w:rPr>
          <w:lang w:eastAsia="en-US"/>
        </w:rPr>
        <w:t xml:space="preserve"> y </w:t>
      </w:r>
      <w:r w:rsidR="00111CB6" w:rsidRPr="00242E3C">
        <w:rPr>
          <w:lang w:eastAsia="en-US"/>
        </w:rPr>
        <w:t xml:space="preserve">Audición S.A.C. </w:t>
      </w:r>
      <w:r w:rsidR="0092481E" w:rsidRPr="00242E3C">
        <w:rPr>
          <w:lang w:eastAsia="en-US"/>
        </w:rPr>
        <w:t>pues</w:t>
      </w:r>
      <w:r w:rsidR="00B62F16" w:rsidRPr="00242E3C">
        <w:rPr>
          <w:lang w:eastAsia="en-US"/>
        </w:rPr>
        <w:t>,</w:t>
      </w:r>
      <w:r w:rsidR="0092481E" w:rsidRPr="00242E3C">
        <w:rPr>
          <w:lang w:eastAsia="en-US"/>
        </w:rPr>
        <w:t xml:space="preserve"> </w:t>
      </w:r>
      <w:r w:rsidR="00B62F16" w:rsidRPr="00242E3C">
        <w:rPr>
          <w:lang w:eastAsia="en-US"/>
        </w:rPr>
        <w:t>conforme</w:t>
      </w:r>
      <w:r w:rsidRPr="00242E3C">
        <w:rPr>
          <w:lang w:eastAsia="en-US"/>
        </w:rPr>
        <w:t xml:space="preserve"> </w:t>
      </w:r>
      <w:r w:rsidR="00B62F16" w:rsidRPr="00242E3C">
        <w:rPr>
          <w:lang w:eastAsia="en-US"/>
        </w:rPr>
        <w:t>l</w:t>
      </w:r>
      <w:r w:rsidRPr="00242E3C">
        <w:rPr>
          <w:lang w:eastAsia="en-US"/>
        </w:rPr>
        <w:t>a informaci</w:t>
      </w:r>
      <w:r w:rsidR="0092481E" w:rsidRPr="00242E3C">
        <w:rPr>
          <w:lang w:eastAsia="en-US"/>
        </w:rPr>
        <w:t>ón de la SUNAT</w:t>
      </w:r>
      <w:r w:rsidR="00B62F16" w:rsidRPr="00242E3C">
        <w:rPr>
          <w:lang w:eastAsia="en-US"/>
        </w:rPr>
        <w:t>,</w:t>
      </w:r>
      <w:r w:rsidR="0092481E" w:rsidRPr="00242E3C">
        <w:rPr>
          <w:lang w:eastAsia="en-US"/>
        </w:rPr>
        <w:t xml:space="preserve"> juntos alcanzan cerca del 42% del total de importaciones.</w:t>
      </w:r>
      <w:r w:rsidR="00DA1651" w:rsidRPr="00242E3C">
        <w:rPr>
          <w:lang w:eastAsia="en-US"/>
        </w:rPr>
        <w:t xml:space="preserve"> </w:t>
      </w:r>
      <w:r w:rsidR="00F04350" w:rsidRPr="00242E3C">
        <w:rPr>
          <w:lang w:eastAsia="en-US"/>
        </w:rPr>
        <w:t>As</w:t>
      </w:r>
      <w:r w:rsidR="00B62F16" w:rsidRPr="00242E3C">
        <w:rPr>
          <w:lang w:eastAsia="en-US"/>
        </w:rPr>
        <w:t>i</w:t>
      </w:r>
      <w:r w:rsidR="00F04350" w:rsidRPr="00242E3C">
        <w:rPr>
          <w:lang w:eastAsia="en-US"/>
        </w:rPr>
        <w:t xml:space="preserve">mismo, de acuerdo </w:t>
      </w:r>
      <w:r w:rsidR="00B62F16" w:rsidRPr="00242E3C">
        <w:rPr>
          <w:lang w:eastAsia="en-US"/>
        </w:rPr>
        <w:t>con</w:t>
      </w:r>
      <w:r w:rsidR="00F04350" w:rsidRPr="00242E3C">
        <w:rPr>
          <w:lang w:eastAsia="en-US"/>
        </w:rPr>
        <w:t xml:space="preserve"> David (2003) se ha procedido a identificar los principales factores críticos de éxito de la industria. Tanto los factores como las calificaciones han surgido de </w:t>
      </w:r>
      <w:r w:rsidR="00FB730D" w:rsidRPr="00242E3C">
        <w:rPr>
          <w:lang w:eastAsia="en-US"/>
        </w:rPr>
        <w:t>conversaciones</w:t>
      </w:r>
      <w:r w:rsidR="00F04350" w:rsidRPr="00242E3C">
        <w:rPr>
          <w:lang w:eastAsia="en-US"/>
        </w:rPr>
        <w:t xml:space="preserve"> con expertos, así como visitas a las tiendas en la ciudad de Lima</w:t>
      </w:r>
      <w:r w:rsidR="005659C5" w:rsidRPr="00242E3C">
        <w:rPr>
          <w:lang w:eastAsia="en-US"/>
        </w:rPr>
        <w:t xml:space="preserve">. En </w:t>
      </w:r>
      <w:r w:rsidR="002A4C6B" w:rsidRPr="00242E3C">
        <w:rPr>
          <w:lang w:eastAsia="en-US"/>
        </w:rPr>
        <w:t xml:space="preserve">el </w:t>
      </w:r>
      <w:r w:rsidR="00685D7A" w:rsidRPr="00242E3C">
        <w:rPr>
          <w:lang w:eastAsia="en-US"/>
        </w:rPr>
        <w:t>anexo 7</w:t>
      </w:r>
      <w:r w:rsidR="001E208F" w:rsidRPr="00242E3C">
        <w:rPr>
          <w:lang w:eastAsia="en-US"/>
        </w:rPr>
        <w:t xml:space="preserve"> </w:t>
      </w:r>
      <w:r w:rsidR="00F04350" w:rsidRPr="00242E3C">
        <w:rPr>
          <w:lang w:eastAsia="en-US"/>
        </w:rPr>
        <w:t>se aprecia la cantidad de tiendas por ciudad de cada uno de los competidores.</w:t>
      </w:r>
    </w:p>
    <w:p w:rsidR="000F0447" w:rsidRPr="00242E3C" w:rsidRDefault="000F0447" w:rsidP="00F04350">
      <w:pPr>
        <w:rPr>
          <w:lang w:eastAsia="en-US"/>
        </w:rPr>
      </w:pPr>
    </w:p>
    <w:p w:rsidR="00311399" w:rsidRPr="00242E3C" w:rsidRDefault="005B5825" w:rsidP="00293998">
      <w:pPr>
        <w:rPr>
          <w:lang w:eastAsia="en-US"/>
        </w:rPr>
      </w:pPr>
      <w:r w:rsidRPr="00242E3C">
        <w:rPr>
          <w:lang w:eastAsia="en-US"/>
        </w:rPr>
        <w:t>En la</w:t>
      </w:r>
      <w:r w:rsidR="00685D7A" w:rsidRPr="00242E3C">
        <w:rPr>
          <w:lang w:eastAsia="en-US"/>
        </w:rPr>
        <w:t xml:space="preserve"> tabla 16</w:t>
      </w:r>
      <w:r w:rsidRPr="00242E3C">
        <w:rPr>
          <w:lang w:eastAsia="en-US"/>
        </w:rPr>
        <w:t xml:space="preserve"> se hace el análisis de matriz de perfil competitivo. </w:t>
      </w:r>
      <w:r w:rsidR="00F04350" w:rsidRPr="00242E3C">
        <w:rPr>
          <w:lang w:eastAsia="en-US"/>
        </w:rPr>
        <w:t xml:space="preserve">Donde los principales factores determinados son el costo de venta de los audífonos, el servicio de adaptación del audífono a los requerimientos auditivos de los clientes, el servicio de atención y </w:t>
      </w:r>
      <w:r w:rsidR="00B62F16" w:rsidRPr="00242E3C">
        <w:rPr>
          <w:lang w:eastAsia="en-US"/>
        </w:rPr>
        <w:t>el</w:t>
      </w:r>
      <w:r w:rsidR="00F04350" w:rsidRPr="00242E3C">
        <w:rPr>
          <w:lang w:eastAsia="en-US"/>
        </w:rPr>
        <w:t xml:space="preserve"> producto final de última tecnología con altos estándares estéticos y variedad de precios. Otros factores importantes </w:t>
      </w:r>
      <w:r w:rsidR="00B62F16" w:rsidRPr="00242E3C">
        <w:rPr>
          <w:lang w:eastAsia="en-US"/>
        </w:rPr>
        <w:t>que considerar</w:t>
      </w:r>
      <w:r w:rsidR="00F04350" w:rsidRPr="00242E3C">
        <w:rPr>
          <w:lang w:eastAsia="en-US"/>
        </w:rPr>
        <w:t xml:space="preserve"> son el número e infraestructura de las tiendas y las relaciones con los proveedores logísticos, que tienen un impacto directo en l</w:t>
      </w:r>
      <w:r w:rsidR="002C649A" w:rsidRPr="00242E3C">
        <w:rPr>
          <w:lang w:eastAsia="en-US"/>
        </w:rPr>
        <w:t>os costos y tiempos de entrega.</w:t>
      </w:r>
    </w:p>
    <w:p w:rsidR="008B3A74" w:rsidRPr="00242E3C" w:rsidRDefault="008B3A74" w:rsidP="00293998">
      <w:pPr>
        <w:rPr>
          <w:lang w:eastAsia="en-US"/>
        </w:rPr>
      </w:pPr>
    </w:p>
    <w:p w:rsidR="008B3A74" w:rsidRPr="00242E3C" w:rsidRDefault="00DC5907" w:rsidP="00582BAE">
      <w:pPr>
        <w:pStyle w:val="Epgrafe"/>
        <w:outlineLvl w:val="0"/>
      </w:pPr>
      <w:bookmarkStart w:id="323" w:name="_Ref474421973"/>
      <w:bookmarkStart w:id="324" w:name="_Toc491614510"/>
      <w:r w:rsidRPr="00242E3C">
        <w:t xml:space="preserve">Tabla </w:t>
      </w:r>
      <w:bookmarkEnd w:id="323"/>
      <w:r w:rsidR="00685D7A" w:rsidRPr="00242E3C">
        <w:t>16</w:t>
      </w:r>
      <w:r w:rsidR="009F4B31" w:rsidRPr="00242E3C">
        <w:t>.</w:t>
      </w:r>
      <w:r w:rsidRPr="00242E3C">
        <w:t xml:space="preserve"> Matriz de </w:t>
      </w:r>
      <w:r w:rsidR="00685D7A" w:rsidRPr="00242E3C">
        <w:t>perfil competitivo</w:t>
      </w:r>
      <w:bookmarkEnd w:id="324"/>
    </w:p>
    <w:tbl>
      <w:tblPr>
        <w:tblStyle w:val="TablaTesisnormal"/>
        <w:tblW w:w="4950" w:type="pct"/>
        <w:jc w:val="center"/>
        <w:tblLook w:val="04A0" w:firstRow="1" w:lastRow="0" w:firstColumn="1" w:lastColumn="0" w:noHBand="0" w:noVBand="1"/>
      </w:tblPr>
      <w:tblGrid>
        <w:gridCol w:w="3618"/>
        <w:gridCol w:w="510"/>
        <w:gridCol w:w="522"/>
        <w:gridCol w:w="597"/>
        <w:gridCol w:w="667"/>
        <w:gridCol w:w="763"/>
        <w:gridCol w:w="434"/>
        <w:gridCol w:w="496"/>
        <w:gridCol w:w="477"/>
        <w:gridCol w:w="548"/>
      </w:tblGrid>
      <w:tr w:rsidR="00CE711A" w:rsidRPr="00242E3C" w:rsidTr="00CE711A">
        <w:trPr>
          <w:cnfStyle w:val="100000000000" w:firstRow="1" w:lastRow="0" w:firstColumn="0" w:lastColumn="0" w:oddVBand="0" w:evenVBand="0" w:oddHBand="0" w:evenHBand="0" w:firstRowFirstColumn="0" w:firstRowLastColumn="0" w:lastRowFirstColumn="0" w:lastRowLastColumn="0"/>
          <w:trHeight w:val="20"/>
          <w:jc w:val="center"/>
        </w:trPr>
        <w:tc>
          <w:tcPr>
            <w:tcW w:w="2104" w:type="pct"/>
            <w:noWrap/>
            <w:hideMark/>
          </w:tcPr>
          <w:p w:rsidR="00CE711A" w:rsidRPr="00242E3C" w:rsidRDefault="00CE711A" w:rsidP="00C16898">
            <w:pPr>
              <w:spacing w:line="240" w:lineRule="auto"/>
              <w:jc w:val="center"/>
              <w:rPr>
                <w:bCs/>
                <w:color w:val="000000"/>
                <w:szCs w:val="16"/>
              </w:rPr>
            </w:pPr>
            <w:r w:rsidRPr="00242E3C">
              <w:rPr>
                <w:bCs/>
                <w:color w:val="000000"/>
                <w:szCs w:val="16"/>
              </w:rPr>
              <w:t>Factores críticos de éxito</w:t>
            </w:r>
          </w:p>
        </w:tc>
        <w:tc>
          <w:tcPr>
            <w:tcW w:w="292" w:type="pct"/>
            <w:noWrap/>
            <w:hideMark/>
          </w:tcPr>
          <w:p w:rsidR="00CE711A" w:rsidRPr="00242E3C" w:rsidRDefault="00CE711A" w:rsidP="00C16898">
            <w:pPr>
              <w:spacing w:line="240" w:lineRule="auto"/>
              <w:jc w:val="center"/>
              <w:rPr>
                <w:bCs/>
                <w:color w:val="000000"/>
                <w:szCs w:val="16"/>
              </w:rPr>
            </w:pPr>
            <w:r w:rsidRPr="00242E3C">
              <w:rPr>
                <w:bCs/>
                <w:color w:val="000000"/>
                <w:szCs w:val="16"/>
              </w:rPr>
              <w:t>Po.</w:t>
            </w:r>
          </w:p>
        </w:tc>
        <w:tc>
          <w:tcPr>
            <w:tcW w:w="642"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Starkey Perú</w:t>
            </w:r>
          </w:p>
        </w:tc>
        <w:tc>
          <w:tcPr>
            <w:tcW w:w="820"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Medical Audición</w:t>
            </w:r>
          </w:p>
        </w:tc>
        <w:tc>
          <w:tcPr>
            <w:tcW w:w="533" w:type="pct"/>
            <w:gridSpan w:val="2"/>
            <w:hideMark/>
          </w:tcPr>
          <w:p w:rsidR="00CE711A" w:rsidRPr="00242E3C" w:rsidRDefault="00CE711A" w:rsidP="00160D11">
            <w:pPr>
              <w:spacing w:line="240" w:lineRule="auto"/>
              <w:jc w:val="center"/>
              <w:rPr>
                <w:bCs/>
                <w:color w:val="000000"/>
                <w:szCs w:val="16"/>
              </w:rPr>
            </w:pPr>
            <w:r w:rsidRPr="00242E3C">
              <w:rPr>
                <w:bCs/>
                <w:color w:val="000000"/>
                <w:szCs w:val="16"/>
              </w:rPr>
              <w:t>Pan</w:t>
            </w:r>
            <w:r w:rsidR="00160D11">
              <w:rPr>
                <w:bCs/>
                <w:color w:val="000000"/>
                <w:szCs w:val="16"/>
              </w:rPr>
              <w:t>adex</w:t>
            </w:r>
          </w:p>
        </w:tc>
        <w:tc>
          <w:tcPr>
            <w:tcW w:w="608" w:type="pct"/>
            <w:gridSpan w:val="2"/>
            <w:hideMark/>
          </w:tcPr>
          <w:p w:rsidR="00CE711A" w:rsidRPr="00242E3C" w:rsidRDefault="00160D11" w:rsidP="00C16898">
            <w:pPr>
              <w:spacing w:line="240" w:lineRule="auto"/>
              <w:jc w:val="center"/>
              <w:rPr>
                <w:bCs/>
                <w:color w:val="000000"/>
                <w:szCs w:val="16"/>
              </w:rPr>
            </w:pPr>
            <w:r>
              <w:rPr>
                <w:bCs/>
                <w:color w:val="000000"/>
                <w:szCs w:val="16"/>
              </w:rPr>
              <w:t>Audición</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bCs/>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p>
        </w:tc>
        <w:tc>
          <w:tcPr>
            <w:tcW w:w="299"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34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38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438"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r>
      <w:tr w:rsidR="00CE711A" w:rsidRPr="00242E3C" w:rsidTr="00CE711A">
        <w:trPr>
          <w:trHeight w:val="20"/>
          <w:jc w:val="center"/>
        </w:trPr>
        <w:tc>
          <w:tcPr>
            <w:tcW w:w="2104" w:type="pct"/>
            <w:noWrap/>
            <w:vAlign w:val="center"/>
            <w:hideMark/>
          </w:tcPr>
          <w:p w:rsidR="00CE711A" w:rsidRPr="00242E3C" w:rsidRDefault="00CE711A" w:rsidP="00C16898">
            <w:pPr>
              <w:spacing w:line="240" w:lineRule="auto"/>
              <w:jc w:val="left"/>
              <w:rPr>
                <w:color w:val="000000"/>
                <w:szCs w:val="16"/>
              </w:rPr>
            </w:pPr>
            <w:r w:rsidRPr="00242E3C">
              <w:rPr>
                <w:color w:val="000000"/>
                <w:szCs w:val="16"/>
              </w:rPr>
              <w:t>Costos de 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Producto final de última tecnología con altos estándares estéticos y variedad de precios.</w:t>
            </w:r>
          </w:p>
        </w:tc>
        <w:tc>
          <w:tcPr>
            <w:tcW w:w="292" w:type="pct"/>
            <w:noWrap/>
            <w:vAlign w:val="center"/>
            <w:hideMark/>
          </w:tcPr>
          <w:p w:rsidR="00CE711A" w:rsidRPr="00242E3C" w:rsidRDefault="00CE711A" w:rsidP="00DE02B3">
            <w:pPr>
              <w:spacing w:line="240" w:lineRule="auto"/>
              <w:jc w:val="center"/>
              <w:rPr>
                <w:color w:val="000000"/>
                <w:szCs w:val="16"/>
              </w:rPr>
            </w:pPr>
            <w:r w:rsidRPr="00242E3C">
              <w:rPr>
                <w:color w:val="000000"/>
                <w:szCs w:val="16"/>
              </w:rPr>
              <w:t>1</w:t>
            </w:r>
            <w:r w:rsidR="00DE02B3">
              <w:rPr>
                <w:color w:val="000000"/>
                <w:szCs w:val="16"/>
              </w:rPr>
              <w:t>0</w:t>
            </w:r>
            <w:r w:rsidRPr="00242E3C">
              <w:rPr>
                <w:color w:val="000000"/>
                <w:szCs w:val="16"/>
              </w:rPr>
              <w:t>%</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DE02B3" w:rsidP="00C16898">
            <w:pPr>
              <w:spacing w:line="240" w:lineRule="auto"/>
              <w:jc w:val="center"/>
              <w:rPr>
                <w:color w:val="000000"/>
                <w:szCs w:val="16"/>
              </w:rPr>
            </w:pPr>
            <w:r>
              <w:rPr>
                <w:color w:val="000000"/>
                <w:szCs w:val="16"/>
              </w:rPr>
              <w:t>0,2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adaptación de audífonos a cargo de profesionales y el tiempo de entrega.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atención al cliente (preventa, venta y posventa)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4</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0,48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Red de recomendadores, pacientes y médicos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Asociaciones estratégicas con fabricantes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Recordación de marca de y posicionamiento del centro audiológico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6%</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0,06</w:t>
            </w:r>
          </w:p>
        </w:tc>
        <w:tc>
          <w:tcPr>
            <w:tcW w:w="249" w:type="pct"/>
            <w:noWrap/>
            <w:vAlign w:val="center"/>
            <w:hideMark/>
          </w:tcPr>
          <w:p w:rsidR="00CE711A" w:rsidRPr="00242E3C" w:rsidRDefault="00DE02B3" w:rsidP="00C16898">
            <w:pPr>
              <w:spacing w:line="240" w:lineRule="auto"/>
              <w:jc w:val="center"/>
              <w:rPr>
                <w:color w:val="000000"/>
                <w:szCs w:val="16"/>
              </w:rPr>
            </w:pPr>
            <w:r>
              <w:rPr>
                <w:color w:val="000000"/>
                <w:szCs w:val="16"/>
              </w:rPr>
              <w:t>4</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Capilaridad e infraestructura de las instalaciones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Cumplimiento con normativas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Relaciones sólidas, trato preferencial y tarifas diferenciadas con proveedores de servicio logístico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642"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w:t>
            </w:r>
          </w:p>
        </w:tc>
        <w:tc>
          <w:tcPr>
            <w:tcW w:w="820"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2,14</w:t>
            </w:r>
          </w:p>
        </w:tc>
        <w:tc>
          <w:tcPr>
            <w:tcW w:w="533"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3,22</w:t>
            </w:r>
          </w:p>
        </w:tc>
        <w:tc>
          <w:tcPr>
            <w:tcW w:w="608" w:type="pct"/>
            <w:gridSpan w:val="2"/>
            <w:noWrap/>
            <w:vAlign w:val="center"/>
            <w:hideMark/>
          </w:tcPr>
          <w:p w:rsidR="00CE711A" w:rsidRPr="00242E3C" w:rsidRDefault="00C2026C" w:rsidP="00DE02B3">
            <w:pPr>
              <w:spacing w:line="240" w:lineRule="auto"/>
              <w:jc w:val="center"/>
              <w:rPr>
                <w:color w:val="000000"/>
                <w:szCs w:val="16"/>
              </w:rPr>
            </w:pPr>
            <w:r>
              <w:rPr>
                <w:color w:val="000000"/>
                <w:szCs w:val="16"/>
              </w:rPr>
              <w:t>2</w:t>
            </w:r>
            <w:r w:rsidR="00CE711A" w:rsidRPr="00242E3C">
              <w:rPr>
                <w:color w:val="000000"/>
                <w:szCs w:val="16"/>
              </w:rPr>
              <w:t>,</w:t>
            </w:r>
            <w:r>
              <w:rPr>
                <w:color w:val="000000"/>
                <w:szCs w:val="16"/>
              </w:rPr>
              <w:t>5</w:t>
            </w:r>
          </w:p>
        </w:tc>
      </w:tr>
    </w:tbl>
    <w:p w:rsidR="00BB7E3C" w:rsidRPr="00242E3C" w:rsidRDefault="00484AB4" w:rsidP="00BB7E3C">
      <w:pPr>
        <w:pStyle w:val="Nota"/>
        <w:spacing w:line="240" w:lineRule="auto"/>
      </w:pPr>
      <w:r w:rsidRPr="00242E3C">
        <w:t>Po. =</w:t>
      </w:r>
      <w:r w:rsidR="00A57A97" w:rsidRPr="00242E3C">
        <w:t>Ponderación, Ca</w:t>
      </w:r>
      <w:r w:rsidR="00900294" w:rsidRPr="00242E3C">
        <w:t>. = Calificación</w:t>
      </w:r>
      <w:r w:rsidR="00A57A97" w:rsidRPr="00242E3C">
        <w:t xml:space="preserve">, </w:t>
      </w:r>
      <w:r w:rsidRPr="00242E3C">
        <w:t>Pu. =</w:t>
      </w:r>
      <w:r w:rsidR="00A57A97" w:rsidRPr="00242E3C">
        <w:t xml:space="preserve"> Puntaje.</w:t>
      </w:r>
    </w:p>
    <w:p w:rsidR="000A14B7" w:rsidRPr="00242E3C" w:rsidRDefault="00BB7E3C" w:rsidP="00644718">
      <w:pPr>
        <w:pStyle w:val="Nota"/>
        <w:spacing w:line="240" w:lineRule="auto"/>
        <w:rPr>
          <w:rFonts w:eastAsiaTheme="majorEastAsia" w:cstheme="majorBidi"/>
          <w:b/>
          <w:color w:val="000000" w:themeColor="text1"/>
          <w:szCs w:val="32"/>
        </w:rPr>
      </w:pPr>
      <w:r w:rsidRPr="00242E3C">
        <w:t xml:space="preserve">Fuente: David </w:t>
      </w:r>
      <w:r w:rsidR="00644718" w:rsidRPr="00242E3C">
        <w:t>(2013). Elaboración propia 2016</w:t>
      </w:r>
      <w:r w:rsidR="000A14B7" w:rsidRPr="00242E3C">
        <w:br w:type="page"/>
      </w:r>
    </w:p>
    <w:p w:rsidR="00CF10A5" w:rsidRPr="00242E3C" w:rsidRDefault="00CF10A5" w:rsidP="00582BAE">
      <w:pPr>
        <w:spacing w:line="240" w:lineRule="auto"/>
        <w:ind w:left="340" w:hanging="340"/>
        <w:outlineLvl w:val="0"/>
      </w:pPr>
      <w:bookmarkStart w:id="325" w:name="_Toc491614551"/>
      <w:r w:rsidRPr="00242E3C">
        <w:rPr>
          <w:b/>
        </w:rPr>
        <w:lastRenderedPageBreak/>
        <w:t>Capítulo II</w:t>
      </w:r>
      <w:r w:rsidR="00BE0F9C" w:rsidRPr="00242E3C">
        <w:rPr>
          <w:b/>
        </w:rPr>
        <w:t>I</w:t>
      </w:r>
      <w:r w:rsidRPr="00242E3C">
        <w:rPr>
          <w:b/>
        </w:rPr>
        <w:t xml:space="preserve">. Análisis </w:t>
      </w:r>
      <w:r w:rsidR="00B20488" w:rsidRPr="00242E3C">
        <w:rPr>
          <w:b/>
        </w:rPr>
        <w:t>interno de la organización</w:t>
      </w:r>
      <w:bookmarkEnd w:id="325"/>
    </w:p>
    <w:p w:rsidR="000F0447" w:rsidRPr="00242E3C" w:rsidRDefault="000F0447" w:rsidP="00B20488"/>
    <w:p w:rsidR="00173099" w:rsidRPr="00242E3C" w:rsidRDefault="00685D7A" w:rsidP="00103372">
      <w:pPr>
        <w:spacing w:line="240" w:lineRule="auto"/>
        <w:ind w:left="340" w:hanging="340"/>
      </w:pPr>
      <w:bookmarkStart w:id="326" w:name="_Toc491614552"/>
      <w:r w:rsidRPr="00242E3C">
        <w:rPr>
          <w:b/>
        </w:rPr>
        <w:t>1.</w:t>
      </w:r>
      <w:r w:rsidRPr="00242E3C">
        <w:rPr>
          <w:b/>
        </w:rPr>
        <w:tab/>
      </w:r>
      <w:r w:rsidR="00173099" w:rsidRPr="00242E3C">
        <w:rPr>
          <w:b/>
        </w:rPr>
        <w:t>E</w:t>
      </w:r>
      <w:r w:rsidR="00CF10A5" w:rsidRPr="00242E3C">
        <w:rPr>
          <w:b/>
        </w:rPr>
        <w:t>strategia y planeamiento actual</w:t>
      </w:r>
      <w:bookmarkEnd w:id="326"/>
    </w:p>
    <w:p w:rsidR="000F0447" w:rsidRPr="00242E3C" w:rsidRDefault="000F0447" w:rsidP="00B20488">
      <w:pPr>
        <w:rPr>
          <w:lang w:eastAsia="en-US"/>
        </w:rPr>
      </w:pPr>
    </w:p>
    <w:p w:rsidR="00311399" w:rsidRPr="00242E3C" w:rsidRDefault="00CC0295" w:rsidP="00B20488">
      <w:r w:rsidRPr="00242E3C">
        <w:t xml:space="preserve">Starkey Laboratories inició un proceso de adquisición </w:t>
      </w:r>
      <w:r w:rsidR="00103372" w:rsidRPr="00242E3C">
        <w:t xml:space="preserve">de Tecnología Auditiva Americana S.A., </w:t>
      </w:r>
      <w:r w:rsidRPr="00242E3C">
        <w:t>desde el 2011 a través de la compra progresiva de acciones</w:t>
      </w:r>
      <w:r w:rsidR="00103372" w:rsidRPr="00242E3C">
        <w:t>; inició</w:t>
      </w:r>
      <w:r w:rsidRPr="00242E3C">
        <w:t xml:space="preserve"> </w:t>
      </w:r>
      <w:r w:rsidR="00103372" w:rsidRPr="00242E3C">
        <w:t xml:space="preserve">con </w:t>
      </w:r>
      <w:r w:rsidRPr="00242E3C">
        <w:t>el 20% y continu</w:t>
      </w:r>
      <w:r w:rsidR="00103372" w:rsidRPr="00242E3C">
        <w:t>ó</w:t>
      </w:r>
      <w:r w:rsidRPr="00242E3C">
        <w:t xml:space="preserve"> con 10% adicional cada año hasta completar el 100% </w:t>
      </w:r>
      <w:r w:rsidR="00103372" w:rsidRPr="00242E3C">
        <w:t xml:space="preserve">de </w:t>
      </w:r>
      <w:r w:rsidRPr="00242E3C">
        <w:t>la compra del último paquete de acciones en marzo de 2018.</w:t>
      </w:r>
      <w:r w:rsidR="006A27AA" w:rsidRPr="00242E3C">
        <w:t xml:space="preserve"> </w:t>
      </w:r>
      <w:r w:rsidRPr="00242E3C">
        <w:t>A partir de enero de 2</w:t>
      </w:r>
      <w:r w:rsidR="006A27AA" w:rsidRPr="00242E3C">
        <w:t>016</w:t>
      </w:r>
      <w:r w:rsidR="00103372" w:rsidRPr="00242E3C">
        <w:t>,</w:t>
      </w:r>
      <w:r w:rsidR="000A14B7" w:rsidRPr="00242E3C">
        <w:t xml:space="preserve"> Starkey </w:t>
      </w:r>
      <w:r w:rsidR="00B2417D" w:rsidRPr="00242E3C">
        <w:t>a</w:t>
      </w:r>
      <w:r w:rsidRPr="00242E3C">
        <w:t xml:space="preserve">sume el control directo de las operaciones de Tecnología Auditiva Americana S.A., remplazando al hasta ese momento </w:t>
      </w:r>
      <w:r w:rsidR="00103372" w:rsidRPr="00242E3C">
        <w:t>g</w:t>
      </w:r>
      <w:r w:rsidRPr="00242E3C">
        <w:t xml:space="preserve">erente </w:t>
      </w:r>
      <w:r w:rsidR="00103372" w:rsidRPr="00242E3C">
        <w:t>g</w:t>
      </w:r>
      <w:r w:rsidRPr="00242E3C">
        <w:t xml:space="preserve">eneral por otro de su propio </w:t>
      </w:r>
      <w:r w:rsidRPr="00242E3C">
        <w:rPr>
          <w:i/>
        </w:rPr>
        <w:t>staff</w:t>
      </w:r>
      <w:r w:rsidRPr="00242E3C">
        <w:t>. A esta primera etapa, comprendida entre los años 2015 y 2016 se la puede clasificar como de “</w:t>
      </w:r>
      <w:r w:rsidR="00103372" w:rsidRPr="00242E3C">
        <w:t>p</w:t>
      </w:r>
      <w:r w:rsidRPr="00242E3C">
        <w:t>rotección del negocio base” de acuerdo a la metodología de McKinsey&amp;Company (2010). Durante este periodo se mantiene la estrategia</w:t>
      </w:r>
      <w:r w:rsidR="00CF10A5" w:rsidRPr="00242E3C">
        <w:t xml:space="preserve"> de </w:t>
      </w:r>
      <w:r w:rsidR="00103372" w:rsidRPr="00242E3C">
        <w:t>e</w:t>
      </w:r>
      <w:r w:rsidRPr="00242E3C">
        <w:t xml:space="preserve">nfoque </w:t>
      </w:r>
      <w:r w:rsidR="00CF10A5" w:rsidRPr="00242E3C">
        <w:t>en diferenciación</w:t>
      </w:r>
      <w:r w:rsidR="00103372" w:rsidRPr="00242E3C">
        <w:t>,</w:t>
      </w:r>
      <w:r w:rsidR="00CF10A5" w:rsidRPr="00242E3C">
        <w:t xml:space="preserve"> </w:t>
      </w:r>
      <w:r w:rsidRPr="00242E3C">
        <w:t xml:space="preserve">de acuerdo </w:t>
      </w:r>
      <w:r w:rsidR="00103372" w:rsidRPr="00242E3C">
        <w:t>con</w:t>
      </w:r>
      <w:r w:rsidRPr="00242E3C">
        <w:t xml:space="preserve"> </w:t>
      </w:r>
      <w:r w:rsidR="00CF10A5" w:rsidRPr="00242E3C">
        <w:t xml:space="preserve">Michael E. </w:t>
      </w:r>
      <w:proofErr w:type="spellStart"/>
      <w:r w:rsidR="00CF10A5" w:rsidRPr="00242E3C">
        <w:t>Porter</w:t>
      </w:r>
      <w:proofErr w:type="spellEnd"/>
      <w:r w:rsidR="00CF10A5" w:rsidRPr="00242E3C">
        <w:t xml:space="preserve"> (1991).</w:t>
      </w:r>
    </w:p>
    <w:p w:rsidR="000F0447" w:rsidRPr="00242E3C" w:rsidRDefault="000F0447" w:rsidP="00B20488"/>
    <w:p w:rsidR="00CF10A5" w:rsidRPr="00242E3C" w:rsidRDefault="00685D7A" w:rsidP="00103372">
      <w:pPr>
        <w:spacing w:line="240" w:lineRule="auto"/>
        <w:ind w:left="340" w:hanging="340"/>
      </w:pPr>
      <w:bookmarkStart w:id="327" w:name="_Toc491614553"/>
      <w:r w:rsidRPr="00242E3C">
        <w:rPr>
          <w:b/>
        </w:rPr>
        <w:t>2.</w:t>
      </w:r>
      <w:r w:rsidRPr="00242E3C">
        <w:rPr>
          <w:b/>
        </w:rPr>
        <w:tab/>
      </w:r>
      <w:r w:rsidR="00CF10A5" w:rsidRPr="00242E3C">
        <w:rPr>
          <w:b/>
        </w:rPr>
        <w:t>Análisis de la cadena de valor</w:t>
      </w:r>
      <w:bookmarkEnd w:id="327"/>
    </w:p>
    <w:p w:rsidR="000F0447" w:rsidRPr="00242E3C" w:rsidRDefault="000F0447" w:rsidP="00685D7A">
      <w:pPr>
        <w:rPr>
          <w:lang w:eastAsia="en-US"/>
        </w:rPr>
      </w:pPr>
    </w:p>
    <w:p w:rsidR="00B01A7B" w:rsidRPr="00242E3C" w:rsidRDefault="00E94997" w:rsidP="00685D7A">
      <w:r w:rsidRPr="00242E3C">
        <w:rPr>
          <w:lang w:eastAsia="en-US"/>
        </w:rPr>
        <w:t xml:space="preserve">Con el fin de </w:t>
      </w:r>
      <w:r w:rsidR="00B01A7B" w:rsidRPr="00242E3C">
        <w:rPr>
          <w:lang w:eastAsia="en-US"/>
        </w:rPr>
        <w:t xml:space="preserve">analizar </w:t>
      </w:r>
      <w:r w:rsidRPr="00242E3C">
        <w:rPr>
          <w:lang w:eastAsia="en-US"/>
        </w:rPr>
        <w:t>de forma sistemática las principales actividades</w:t>
      </w:r>
      <w:r w:rsidR="00103372" w:rsidRPr="00242E3C">
        <w:rPr>
          <w:lang w:eastAsia="en-US"/>
        </w:rPr>
        <w:t>,</w:t>
      </w:r>
      <w:r w:rsidRPr="00242E3C">
        <w:rPr>
          <w:lang w:eastAsia="en-US"/>
        </w:rPr>
        <w:t xml:space="preserve"> </w:t>
      </w:r>
      <w:r w:rsidR="00B01A7B" w:rsidRPr="00242E3C">
        <w:rPr>
          <w:lang w:eastAsia="en-US"/>
        </w:rPr>
        <w:t>se utilizará</w:t>
      </w:r>
      <w:r w:rsidR="00A3211B" w:rsidRPr="00242E3C">
        <w:rPr>
          <w:lang w:eastAsia="en-US"/>
        </w:rPr>
        <w:t xml:space="preserve"> </w:t>
      </w:r>
      <w:r w:rsidR="00D5613C" w:rsidRPr="00242E3C">
        <w:rPr>
          <w:lang w:eastAsia="en-US"/>
        </w:rPr>
        <w:t xml:space="preserve">el concepto de </w:t>
      </w:r>
      <w:r w:rsidR="00C826E6" w:rsidRPr="00242E3C">
        <w:rPr>
          <w:lang w:eastAsia="en-US"/>
        </w:rPr>
        <w:t>c</w:t>
      </w:r>
      <w:r w:rsidR="00D5613C" w:rsidRPr="00242E3C">
        <w:rPr>
          <w:lang w:eastAsia="en-US"/>
        </w:rPr>
        <w:t>adena de valor</w:t>
      </w:r>
      <w:r w:rsidR="00A3211B" w:rsidRPr="00242E3C">
        <w:rPr>
          <w:lang w:eastAsia="en-US"/>
        </w:rPr>
        <w:t xml:space="preserve"> definida por </w:t>
      </w:r>
      <w:r w:rsidR="00C826E6" w:rsidRPr="00242E3C">
        <w:t>Porter (1991)</w:t>
      </w:r>
      <w:r w:rsidR="00103372" w:rsidRPr="00242E3C">
        <w:t xml:space="preserve">, </w:t>
      </w:r>
      <w:r w:rsidR="008D0A54" w:rsidRPr="00242E3C">
        <w:t>presentada e</w:t>
      </w:r>
      <w:r w:rsidRPr="00242E3C">
        <w:t xml:space="preserve">n el </w:t>
      </w:r>
      <w:r w:rsidR="00B20488" w:rsidRPr="00242E3C">
        <w:t>gráfico 3</w:t>
      </w:r>
      <w:r w:rsidR="008D0A54" w:rsidRPr="00242E3C">
        <w:t xml:space="preserve">. A continuación </w:t>
      </w:r>
      <w:r w:rsidR="008D3CFE" w:rsidRPr="00242E3C">
        <w:t>se</w:t>
      </w:r>
      <w:r w:rsidR="008D0A54" w:rsidRPr="00242E3C">
        <w:t xml:space="preserve"> detallan tanto las actividades primarias como las de soporte.</w:t>
      </w:r>
    </w:p>
    <w:p w:rsidR="000F0447" w:rsidRPr="00242E3C" w:rsidRDefault="000F0447" w:rsidP="00685D7A"/>
    <w:p w:rsidR="00C83881" w:rsidRPr="00242E3C" w:rsidRDefault="00B20488" w:rsidP="00103372">
      <w:pPr>
        <w:ind w:left="340" w:hanging="340"/>
        <w:rPr>
          <w:b/>
        </w:rPr>
      </w:pPr>
      <w:bookmarkStart w:id="328" w:name="_Toc491614554"/>
      <w:r w:rsidRPr="00242E3C">
        <w:rPr>
          <w:b/>
        </w:rPr>
        <w:t>2.1</w:t>
      </w:r>
      <w:r w:rsidRPr="00242E3C">
        <w:rPr>
          <w:b/>
        </w:rPr>
        <w:tab/>
      </w:r>
      <w:r w:rsidR="00C83881" w:rsidRPr="00242E3C">
        <w:rPr>
          <w:b/>
        </w:rPr>
        <w:t xml:space="preserve">Actividades </w:t>
      </w:r>
      <w:r w:rsidRPr="00242E3C">
        <w:rPr>
          <w:b/>
        </w:rPr>
        <w:t>primarias</w:t>
      </w:r>
      <w:bookmarkEnd w:id="328"/>
    </w:p>
    <w:p w:rsidR="00F943EA" w:rsidRPr="00242E3C" w:rsidRDefault="00B20488" w:rsidP="00103372">
      <w:pPr>
        <w:spacing w:line="240" w:lineRule="auto"/>
        <w:ind w:left="567" w:hanging="567"/>
        <w:rPr>
          <w:lang w:val="es-ES"/>
        </w:rPr>
      </w:pPr>
      <w:r w:rsidRPr="00242E3C">
        <w:rPr>
          <w:b/>
        </w:rPr>
        <w:t>2.1.1</w:t>
      </w:r>
      <w:r w:rsidRPr="00242E3C">
        <w:rPr>
          <w:b/>
        </w:rPr>
        <w:tab/>
      </w:r>
      <w:r w:rsidR="00F943EA" w:rsidRPr="00242E3C">
        <w:rPr>
          <w:b/>
        </w:rPr>
        <w:t xml:space="preserve">Logística </w:t>
      </w:r>
      <w:r w:rsidRPr="00242E3C">
        <w:rPr>
          <w:b/>
        </w:rPr>
        <w:t>interna</w:t>
      </w:r>
    </w:p>
    <w:p w:rsidR="00F943EA" w:rsidRPr="00242E3C" w:rsidRDefault="00F943EA" w:rsidP="00685D7A">
      <w:pPr>
        <w:rPr>
          <w:lang w:val="es-ES" w:eastAsia="en-US"/>
        </w:rPr>
      </w:pPr>
    </w:p>
    <w:p w:rsidR="00626BA8" w:rsidRPr="00242E3C" w:rsidRDefault="00626BA8" w:rsidP="00685D7A">
      <w:pPr>
        <w:rPr>
          <w:lang w:val="es-ES"/>
        </w:rPr>
      </w:pPr>
      <w:r w:rsidRPr="00242E3C">
        <w:rPr>
          <w:lang w:val="es-ES"/>
        </w:rPr>
        <w:t>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w:t>
      </w:r>
      <w:r w:rsidRPr="001B017D">
        <w:rPr>
          <w:i/>
          <w:lang w:val="es-ES"/>
        </w:rPr>
        <w:t xml:space="preserve">Federal </w:t>
      </w:r>
      <w:proofErr w:type="spellStart"/>
      <w:r w:rsidRPr="001B017D">
        <w:rPr>
          <w:i/>
          <w:lang w:val="es-ES"/>
        </w:rPr>
        <w:t>Drug</w:t>
      </w:r>
      <w:proofErr w:type="spellEnd"/>
      <w:r w:rsidRPr="001B017D">
        <w:rPr>
          <w:i/>
          <w:lang w:val="es-ES"/>
        </w:rPr>
        <w:t xml:space="preserve"> </w:t>
      </w:r>
      <w:proofErr w:type="spellStart"/>
      <w:r w:rsidRPr="001B017D">
        <w:rPr>
          <w:i/>
          <w:lang w:val="es-ES"/>
        </w:rPr>
        <w:t>Administration</w:t>
      </w:r>
      <w:proofErr w:type="spellEnd"/>
      <w:r w:rsidRPr="00242E3C">
        <w:rPr>
          <w:i/>
          <w:lang w:val="es-ES"/>
        </w:rPr>
        <w:t xml:space="preserve">) </w:t>
      </w:r>
      <w:r w:rsidRPr="00242E3C">
        <w:rPr>
          <w:lang w:val="es-ES"/>
        </w:rPr>
        <w:t xml:space="preserve">y de las certificaciones que posee la compañía. Estos bienes son trasladados a los diferentes almacenes de la empresa a nivel global y desde allí </w:t>
      </w:r>
      <w:r w:rsidR="00103372" w:rsidRPr="00242E3C">
        <w:rPr>
          <w:lang w:val="es-ES"/>
        </w:rPr>
        <w:t xml:space="preserve">son </w:t>
      </w:r>
      <w:r w:rsidRPr="00242E3C">
        <w:rPr>
          <w:lang w:val="es-ES"/>
        </w:rPr>
        <w:t>distribuidos a las plantas de manufactura, reparación u otras</w:t>
      </w:r>
      <w:r w:rsidR="00103372" w:rsidRPr="00242E3C">
        <w:rPr>
          <w:lang w:val="es-ES"/>
        </w:rPr>
        <w:t>,</w:t>
      </w:r>
      <w:r w:rsidRPr="00242E3C">
        <w:rPr>
          <w:lang w:val="es-ES"/>
        </w:rPr>
        <w:t xml:space="preserve"> de acuerdo a sus respectivos requerimientos. </w:t>
      </w:r>
      <w:r w:rsidR="00103372" w:rsidRPr="00242E3C">
        <w:rPr>
          <w:lang w:val="es-ES"/>
        </w:rPr>
        <w:t xml:space="preserve">En el ámbito local esta </w:t>
      </w:r>
      <w:r w:rsidRPr="00242E3C">
        <w:rPr>
          <w:lang w:val="es-ES"/>
        </w:rPr>
        <w:t xml:space="preserve">actividad </w:t>
      </w:r>
      <w:r w:rsidR="00103372" w:rsidRPr="00242E3C">
        <w:rPr>
          <w:lang w:val="es-ES"/>
        </w:rPr>
        <w:t>incluye</w:t>
      </w:r>
      <w:r w:rsidRPr="00242E3C">
        <w:rPr>
          <w:lang w:val="es-ES"/>
        </w:rPr>
        <w:t xml:space="preserve"> la coordinación con el agente aduanero para la nacionalización de productos y su traslado a los almacenes de la empresa. Los inventarios de audífonos se mantienen en un almacén tercerizado para cumplir con la normativa de BPA (</w:t>
      </w:r>
      <w:r w:rsidR="00103372" w:rsidRPr="00242E3C">
        <w:rPr>
          <w:lang w:val="es-ES"/>
        </w:rPr>
        <w:t>b</w:t>
      </w:r>
      <w:r w:rsidRPr="00242E3C">
        <w:rPr>
          <w:lang w:val="es-ES"/>
        </w:rPr>
        <w:t>uenas prácticas de almacenamiento) de la DIGEMID (Dirección General de Medicamentos, Insumos y Drogas). Los inventarios de pilas, accesorios, componentes y materiales se mantienen en los almacenes internos de la empresa.</w:t>
      </w:r>
    </w:p>
    <w:p w:rsidR="00D27DD5" w:rsidRPr="00242E3C" w:rsidRDefault="00D27DD5" w:rsidP="00685D7A">
      <w:pPr>
        <w:rPr>
          <w:lang w:val="es-ES"/>
        </w:rPr>
        <w:sectPr w:rsidR="00D27DD5" w:rsidRPr="00242E3C" w:rsidSect="002540C0">
          <w:footerReference w:type="default" r:id="rId23"/>
          <w:footerReference w:type="first" r:id="rId24"/>
          <w:pgSz w:w="11906" w:h="16838" w:code="9"/>
          <w:pgMar w:top="1701" w:right="1418" w:bottom="1644" w:left="1985" w:header="709" w:footer="709" w:gutter="0"/>
          <w:pgNumType w:start="1"/>
          <w:cols w:space="708"/>
          <w:titlePg/>
          <w:docGrid w:linePitch="360"/>
        </w:sectPr>
      </w:pPr>
    </w:p>
    <w:p w:rsidR="008D0A54" w:rsidRPr="00242E3C" w:rsidRDefault="008D0A54" w:rsidP="00582BAE">
      <w:pPr>
        <w:pStyle w:val="Epgrafe"/>
        <w:outlineLvl w:val="0"/>
        <w:rPr>
          <w:lang w:val="es-ES"/>
        </w:rPr>
      </w:pPr>
      <w:bookmarkStart w:id="329" w:name="_Ref478460183"/>
      <w:bookmarkStart w:id="330" w:name="_Toc491549926"/>
      <w:r w:rsidRPr="00242E3C">
        <w:lastRenderedPageBreak/>
        <w:t xml:space="preserve">Gráfico </w:t>
      </w:r>
      <w:bookmarkEnd w:id="329"/>
      <w:r w:rsidR="00B20488" w:rsidRPr="00242E3C">
        <w:t>3</w:t>
      </w:r>
      <w:r w:rsidRPr="00242E3C">
        <w:t>. Cadena de valor Starkey Perú</w:t>
      </w:r>
      <w:bookmarkEnd w:id="330"/>
    </w:p>
    <w:p w:rsidR="008D0A54" w:rsidRPr="00242E3C" w:rsidRDefault="00160D11" w:rsidP="00B20488">
      <w:pPr>
        <w:jc w:val="center"/>
      </w:pPr>
      <w:r>
        <w:rPr>
          <w:noProof/>
        </w:rPr>
        <w:drawing>
          <wp:inline distT="0" distB="0" distL="0" distR="0" wp14:anchorId="2D2482FC" wp14:editId="73E07D92">
            <wp:extent cx="8091924" cy="3804249"/>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100280" cy="3808178"/>
                    </a:xfrm>
                    <a:prstGeom prst="rect">
                      <a:avLst/>
                    </a:prstGeom>
                  </pic:spPr>
                </pic:pic>
              </a:graphicData>
            </a:graphic>
          </wp:inline>
        </w:drawing>
      </w:r>
    </w:p>
    <w:p w:rsidR="008D0A54" w:rsidRPr="00242E3C" w:rsidRDefault="00B20488" w:rsidP="00582BAE">
      <w:pPr>
        <w:ind w:left="851"/>
        <w:outlineLvl w:val="0"/>
        <w:rPr>
          <w:sz w:val="18"/>
          <w:lang w:val="es-ES"/>
        </w:rPr>
      </w:pPr>
      <w:r w:rsidRPr="00242E3C">
        <w:rPr>
          <w:sz w:val="18"/>
        </w:rPr>
        <w:t>Fuente: Elaboración propia 2016.</w:t>
      </w:r>
    </w:p>
    <w:p w:rsidR="00443B79" w:rsidRPr="00242E3C" w:rsidRDefault="00443B79" w:rsidP="00C83881">
      <w:pPr>
        <w:rPr>
          <w:lang w:val="es-ES"/>
        </w:rPr>
      </w:pPr>
    </w:p>
    <w:p w:rsidR="00443B79" w:rsidRPr="00242E3C" w:rsidRDefault="00443B79" w:rsidP="00C83881">
      <w:pPr>
        <w:rPr>
          <w:lang w:val="es-ES"/>
        </w:rPr>
        <w:sectPr w:rsidR="00443B79" w:rsidRPr="00242E3C" w:rsidSect="002540C0">
          <w:pgSz w:w="16838" w:h="11906" w:orient="landscape" w:code="9"/>
          <w:pgMar w:top="1701" w:right="1418" w:bottom="1644" w:left="1985" w:header="709" w:footer="709" w:gutter="0"/>
          <w:cols w:space="708"/>
          <w:titlePg/>
          <w:docGrid w:linePitch="360"/>
        </w:sectPr>
      </w:pPr>
    </w:p>
    <w:p w:rsidR="00F943EA" w:rsidRPr="00242E3C" w:rsidRDefault="00B20488" w:rsidP="00B20488">
      <w:pPr>
        <w:spacing w:line="240" w:lineRule="auto"/>
        <w:ind w:left="567" w:hanging="567"/>
        <w:rPr>
          <w:lang w:val="es-ES"/>
        </w:rPr>
      </w:pPr>
      <w:r w:rsidRPr="00242E3C">
        <w:rPr>
          <w:b/>
        </w:rPr>
        <w:lastRenderedPageBreak/>
        <w:t>2.1.2</w:t>
      </w:r>
      <w:r w:rsidRPr="00242E3C">
        <w:rPr>
          <w:b/>
        </w:rPr>
        <w:tab/>
      </w:r>
      <w:r w:rsidR="00F943EA" w:rsidRPr="00242E3C">
        <w:rPr>
          <w:b/>
        </w:rPr>
        <w:t>Operaciones</w:t>
      </w:r>
    </w:p>
    <w:p w:rsidR="00F943EA" w:rsidRPr="00242E3C" w:rsidRDefault="00F943EA" w:rsidP="00F943EA">
      <w:pPr>
        <w:rPr>
          <w:lang w:val="es-ES" w:eastAsia="en-US"/>
        </w:rPr>
      </w:pPr>
    </w:p>
    <w:p w:rsidR="00F943EA" w:rsidRPr="00242E3C" w:rsidDel="00E34162" w:rsidRDefault="00F943EA" w:rsidP="00C83881">
      <w:pPr>
        <w:rPr>
          <w:del w:id="331" w:author="Daniel Montjoy Pita" w:date="2017-10-09T12:23:00Z"/>
          <w:lang w:val="es-ES"/>
        </w:rPr>
      </w:pPr>
      <w:del w:id="332" w:author="Daniel Montjoy Pita" w:date="2017-10-09T12:23:00Z">
        <w:r w:rsidRPr="001875FC" w:rsidDel="00E34162">
          <w:rPr>
            <w:highlight w:val="yellow"/>
            <w:lang w:val="es-ES"/>
            <w:rPrChange w:id="333" w:author="Daniel Montjoy Pita" w:date="2017-09-22T16:07:00Z">
              <w:rPr>
                <w:lang w:val="es-ES"/>
              </w:rPr>
            </w:rPrChange>
          </w:rPr>
          <w:delText xml:space="preserve">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y de las certificaciones que posee la compañía. Estos bienes </w:delText>
        </w:r>
        <w:r w:rsidR="00F54949" w:rsidRPr="001875FC" w:rsidDel="00E34162">
          <w:rPr>
            <w:highlight w:val="yellow"/>
            <w:lang w:val="es-ES"/>
            <w:rPrChange w:id="334" w:author="Daniel Montjoy Pita" w:date="2017-09-22T16:07:00Z">
              <w:rPr>
                <w:lang w:val="es-ES"/>
              </w:rPr>
            </w:rPrChange>
          </w:rPr>
          <w:delText xml:space="preserve">son </w:delText>
        </w:r>
        <w:r w:rsidRPr="001875FC" w:rsidDel="00E34162">
          <w:rPr>
            <w:highlight w:val="yellow"/>
            <w:lang w:val="es-ES"/>
            <w:rPrChange w:id="335" w:author="Daniel Montjoy Pita" w:date="2017-09-22T16:07:00Z">
              <w:rPr>
                <w:lang w:val="es-ES"/>
              </w:rPr>
            </w:rPrChange>
          </w:rPr>
          <w:delText>trasladados a los diferentes almacenes de la empresa a nivel global y</w:delText>
        </w:r>
        <w:r w:rsidR="00F54949" w:rsidRPr="001875FC" w:rsidDel="00E34162">
          <w:rPr>
            <w:highlight w:val="yellow"/>
            <w:lang w:val="es-ES"/>
            <w:rPrChange w:id="336" w:author="Daniel Montjoy Pita" w:date="2017-09-22T16:07:00Z">
              <w:rPr>
                <w:lang w:val="es-ES"/>
              </w:rPr>
            </w:rPrChange>
          </w:rPr>
          <w:delText>,</w:delText>
        </w:r>
        <w:r w:rsidRPr="001875FC" w:rsidDel="00E34162">
          <w:rPr>
            <w:highlight w:val="yellow"/>
            <w:lang w:val="es-ES"/>
            <w:rPrChange w:id="337" w:author="Daniel Montjoy Pita" w:date="2017-09-22T16:07:00Z">
              <w:rPr>
                <w:lang w:val="es-ES"/>
              </w:rPr>
            </w:rPrChange>
          </w:rPr>
          <w:delText xml:space="preserve"> desde allí</w:delText>
        </w:r>
        <w:r w:rsidR="00F54949" w:rsidRPr="001875FC" w:rsidDel="00E34162">
          <w:rPr>
            <w:highlight w:val="yellow"/>
            <w:lang w:val="es-ES"/>
            <w:rPrChange w:id="338" w:author="Daniel Montjoy Pita" w:date="2017-09-22T16:07:00Z">
              <w:rPr>
                <w:lang w:val="es-ES"/>
              </w:rPr>
            </w:rPrChange>
          </w:rPr>
          <w:delText>,</w:delText>
        </w:r>
        <w:r w:rsidRPr="001875FC" w:rsidDel="00E34162">
          <w:rPr>
            <w:highlight w:val="yellow"/>
            <w:lang w:val="es-ES"/>
            <w:rPrChange w:id="339" w:author="Daniel Montjoy Pita" w:date="2017-09-22T16:07:00Z">
              <w:rPr>
                <w:lang w:val="es-ES"/>
              </w:rPr>
            </w:rPrChange>
          </w:rPr>
          <w:delText xml:space="preserve"> distribuidos a las plantas de manufactura, reparación u otras de acuerdo a sus requerimientos.</w:delText>
        </w:r>
        <w:r w:rsidRPr="00242E3C" w:rsidDel="00E34162">
          <w:rPr>
            <w:lang w:val="es-ES"/>
          </w:rPr>
          <w:delText xml:space="preserve"> </w:delText>
        </w:r>
      </w:del>
    </w:p>
    <w:p w:rsidR="000F0447" w:rsidRPr="00242E3C" w:rsidDel="00E34162" w:rsidRDefault="000F0447" w:rsidP="00C83881">
      <w:pPr>
        <w:rPr>
          <w:del w:id="340" w:author="Daniel Montjoy Pita" w:date="2017-10-09T12:23:00Z"/>
          <w:lang w:val="es-ES"/>
        </w:rPr>
      </w:pPr>
    </w:p>
    <w:p w:rsidR="00C83881" w:rsidRPr="00242E3C" w:rsidRDefault="00C83881" w:rsidP="00C83881">
      <w:pPr>
        <w:rPr>
          <w:lang w:val="es-ES"/>
        </w:rPr>
      </w:pPr>
      <w:r w:rsidRPr="00242E3C">
        <w:rPr>
          <w:lang w:val="es-ES"/>
        </w:rPr>
        <w:t>Localmente</w:t>
      </w:r>
      <w:r w:rsidR="00F54949" w:rsidRPr="00242E3C">
        <w:rPr>
          <w:lang w:val="es-ES"/>
        </w:rPr>
        <w:t>,</w:t>
      </w:r>
      <w:r w:rsidRPr="00242E3C">
        <w:rPr>
          <w:lang w:val="es-ES"/>
        </w:rPr>
        <w:t xml:space="preserve"> esta actividad involucra la homologación de productos en cumplimiento </w:t>
      </w:r>
      <w:r w:rsidR="00F54949" w:rsidRPr="00242E3C">
        <w:rPr>
          <w:lang w:val="es-ES"/>
        </w:rPr>
        <w:t>de</w:t>
      </w:r>
      <w:r w:rsidRPr="00242E3C">
        <w:rPr>
          <w:lang w:val="es-ES"/>
        </w:rPr>
        <w:t xml:space="preserve"> las normativas vigentes, el escaneo 3D de las impresiones de oído interno de clientes, el envío de los archivos digitales a la matriz para el diseño de audífonos o moldes, la reparación de audífonos, recambio de audífonos, controles de calidad de productos antes de ser entregados a los clientes, manufactura local de pedidos urgentes, control de inventarios y mantenimiento de instalaciones y equipos.</w:t>
      </w:r>
      <w:ins w:id="341" w:author="Daniel Montjoy Pita" w:date="2017-09-22T16:19:00Z">
        <w:r w:rsidR="00467BC6">
          <w:rPr>
            <w:lang w:val="es-ES"/>
          </w:rPr>
          <w:t xml:space="preserve"> </w:t>
        </w:r>
      </w:ins>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2.1.3</w:t>
      </w:r>
      <w:r w:rsidRPr="00242E3C">
        <w:rPr>
          <w:b/>
        </w:rPr>
        <w:tab/>
      </w:r>
      <w:r w:rsidR="00C83881" w:rsidRPr="00242E3C">
        <w:rPr>
          <w:b/>
        </w:rPr>
        <w:t xml:space="preserve">Logística de </w:t>
      </w:r>
      <w:r w:rsidRPr="00242E3C">
        <w:rPr>
          <w:b/>
        </w:rPr>
        <w:t>salida</w:t>
      </w:r>
      <w:r w:rsidRPr="00242E3C">
        <w:rPr>
          <w:lang w:val="es-ES"/>
        </w:rPr>
        <w:t xml:space="preserve"> </w:t>
      </w:r>
    </w:p>
    <w:p w:rsidR="00F943EA" w:rsidRPr="00242E3C" w:rsidRDefault="00F943EA" w:rsidP="00F943EA">
      <w:pPr>
        <w:rPr>
          <w:lang w:val="es-ES" w:eastAsia="en-US"/>
        </w:rPr>
      </w:pPr>
    </w:p>
    <w:p w:rsidR="00F943EA" w:rsidRPr="00242E3C" w:rsidRDefault="002E6467" w:rsidP="00C83881">
      <w:pPr>
        <w:rPr>
          <w:lang w:val="es-ES"/>
        </w:rPr>
      </w:pPr>
      <w:r w:rsidRPr="00242E3C">
        <w:rPr>
          <w:lang w:val="es-ES"/>
        </w:rPr>
        <w:t>Comprende el reparto y distribución de audífonos terminados, audífonos estándar, componentes, pilas, materiales de manufactura, accesorios auditivos</w:t>
      </w:r>
      <w:r w:rsidR="00F54949" w:rsidRPr="00242E3C">
        <w:rPr>
          <w:lang w:val="es-ES"/>
        </w:rPr>
        <w:t>,</w:t>
      </w:r>
      <w:r w:rsidRPr="00242E3C">
        <w:rPr>
          <w:lang w:val="es-ES"/>
        </w:rPr>
        <w:t xml:space="preserve"> y otros</w:t>
      </w:r>
      <w:r w:rsidR="00F54949" w:rsidRPr="00242E3C">
        <w:rPr>
          <w:lang w:val="es-ES"/>
        </w:rPr>
        <w:t>,</w:t>
      </w:r>
      <w:r w:rsidRPr="00242E3C">
        <w:rPr>
          <w:lang w:val="es-ES"/>
        </w:rPr>
        <w:t xml:space="preserve"> a las diferentes filiales de la compañía y clientes alrededor del mundo. Debido a una alianza preferente con FedEx y UPS</w:t>
      </w:r>
      <w:r w:rsidR="00F54949" w:rsidRPr="00242E3C">
        <w:rPr>
          <w:lang w:val="es-ES"/>
        </w:rPr>
        <w:t>,</w:t>
      </w:r>
      <w:r w:rsidRPr="00242E3C">
        <w:rPr>
          <w:lang w:val="es-ES"/>
        </w:rPr>
        <w:t xml:space="preserve"> se ha designado a estos como los operadores logísticos globales, esto impacta directamente en costos de envío, los cu</w:t>
      </w:r>
      <w:r w:rsidR="001638AD" w:rsidRPr="00242E3C">
        <w:rPr>
          <w:lang w:val="es-ES"/>
        </w:rPr>
        <w:t>ales son asumidos por la matriz</w:t>
      </w:r>
      <w:r w:rsidRPr="00242E3C">
        <w:rPr>
          <w:lang w:val="es-ES"/>
        </w:rPr>
        <w:t>. Además, se asegura que la documentación y certificaciones requeridas por cada país se cumplan</w:t>
      </w:r>
      <w:ins w:id="342" w:author="Daniel Montjoy Pita" w:date="2017-09-22T16:12:00Z">
        <w:r w:rsidR="001875FC">
          <w:rPr>
            <w:lang w:val="es-ES"/>
          </w:rPr>
          <w:t>.</w:t>
        </w:r>
      </w:ins>
      <w:ins w:id="343" w:author="Daniel Montjoy Pita" w:date="2017-09-22T16:20:00Z">
        <w:r w:rsidR="00467BC6" w:rsidRPr="00467BC6">
          <w:rPr>
            <w:lang w:val="es-ES"/>
          </w:rPr>
          <w:t xml:space="preserve"> </w:t>
        </w:r>
        <w:r w:rsidR="00467BC6">
          <w:rPr>
            <w:lang w:val="es-ES"/>
          </w:rPr>
          <w:t xml:space="preserve">¿Despacho de </w:t>
        </w:r>
        <w:proofErr w:type="spellStart"/>
        <w:r w:rsidR="00467BC6">
          <w:rPr>
            <w:lang w:val="es-ES"/>
          </w:rPr>
          <w:t>almacen</w:t>
        </w:r>
        <w:proofErr w:type="spellEnd"/>
        <w:r w:rsidR="00467BC6">
          <w:rPr>
            <w:lang w:val="es-ES"/>
          </w:rPr>
          <w:t xml:space="preserve"> central a tiendas?, ¿Despacho a distribuidores?</w:t>
        </w:r>
      </w:ins>
    </w:p>
    <w:p w:rsidR="000F0447" w:rsidRPr="00242E3C" w:rsidRDefault="000F0447" w:rsidP="00C83881">
      <w:pPr>
        <w:rPr>
          <w:b/>
          <w:lang w:val="es-ES"/>
        </w:rPr>
      </w:pPr>
    </w:p>
    <w:p w:rsidR="00F943EA" w:rsidRPr="00242E3C" w:rsidRDefault="00B20488" w:rsidP="00B20488">
      <w:pPr>
        <w:spacing w:line="240" w:lineRule="auto"/>
        <w:ind w:left="567" w:hanging="567"/>
        <w:rPr>
          <w:lang w:val="es-ES"/>
        </w:rPr>
      </w:pPr>
      <w:r w:rsidRPr="00242E3C">
        <w:rPr>
          <w:b/>
        </w:rPr>
        <w:t>2.1.4</w:t>
      </w:r>
      <w:r w:rsidRPr="00242E3C">
        <w:rPr>
          <w:b/>
        </w:rPr>
        <w:tab/>
      </w:r>
      <w:r w:rsidR="00F943EA" w:rsidRPr="00242E3C">
        <w:rPr>
          <w:b/>
        </w:rPr>
        <w:t xml:space="preserve">Marketing y </w:t>
      </w:r>
      <w:r w:rsidRPr="00242E3C">
        <w:rPr>
          <w:b/>
        </w:rPr>
        <w:t>ventas</w:t>
      </w:r>
    </w:p>
    <w:p w:rsidR="00F943EA" w:rsidRPr="00242E3C" w:rsidRDefault="00F943EA" w:rsidP="00F943EA">
      <w:pPr>
        <w:rPr>
          <w:lang w:val="es-ES" w:eastAsia="en-US"/>
        </w:rPr>
      </w:pPr>
    </w:p>
    <w:p w:rsidR="002E6467" w:rsidRPr="00242E3C" w:rsidRDefault="002E6467" w:rsidP="002E6467">
      <w:pPr>
        <w:rPr>
          <w:lang w:val="es-ES"/>
        </w:rPr>
      </w:pPr>
      <w:r w:rsidRPr="00E34162">
        <w:rPr>
          <w:lang w:val="es-ES"/>
        </w:rPr>
        <w:t>Esta actividad se enfoca en la segmentación y elección del mercado objetivo</w:t>
      </w:r>
      <w:r w:rsidRPr="00242E3C">
        <w:rPr>
          <w:lang w:val="es-ES"/>
        </w:rPr>
        <w:t xml:space="preserve"> y</w:t>
      </w:r>
      <w:r w:rsidR="00F54949" w:rsidRPr="00242E3C">
        <w:rPr>
          <w:lang w:val="es-ES"/>
        </w:rPr>
        <w:t>,</w:t>
      </w:r>
      <w:r w:rsidRPr="00242E3C">
        <w:rPr>
          <w:lang w:val="es-ES"/>
        </w:rPr>
        <w:t xml:space="preserve"> en función </w:t>
      </w:r>
      <w:r w:rsidR="00F54949" w:rsidRPr="00242E3C">
        <w:rPr>
          <w:lang w:val="es-ES"/>
        </w:rPr>
        <w:t>de</w:t>
      </w:r>
      <w:r w:rsidRPr="00242E3C">
        <w:rPr>
          <w:lang w:val="es-ES"/>
        </w:rPr>
        <w:t xml:space="preserve"> ello</w:t>
      </w:r>
      <w:r w:rsidR="00F54949" w:rsidRPr="00242E3C">
        <w:rPr>
          <w:lang w:val="es-ES"/>
        </w:rPr>
        <w:t>,</w:t>
      </w:r>
      <w:r w:rsidRPr="00242E3C">
        <w:rPr>
          <w:lang w:val="es-ES"/>
        </w:rPr>
        <w:t xml:space="preserve"> en la selección de ubicaciones de oficinas de ventas, el diseño de promociones, estrategia de comunicación y asignación de precios. Además, realiza </w:t>
      </w:r>
      <w:r w:rsidR="00F54949" w:rsidRPr="00242E3C">
        <w:rPr>
          <w:lang w:val="es-ES"/>
        </w:rPr>
        <w:t xml:space="preserve">el </w:t>
      </w:r>
      <w:r w:rsidRPr="00242E3C">
        <w:rPr>
          <w:lang w:val="es-ES"/>
        </w:rPr>
        <w:t xml:space="preserve">lanzamiento de productos, relaciones con médicos otorrinos, fidelización de clientes y </w:t>
      </w:r>
      <w:r w:rsidRPr="00242E3C">
        <w:rPr>
          <w:i/>
          <w:lang w:val="es-ES"/>
        </w:rPr>
        <w:t>call-cente</w:t>
      </w:r>
      <w:r w:rsidRPr="00242E3C">
        <w:rPr>
          <w:lang w:val="es-ES"/>
        </w:rPr>
        <w:t xml:space="preserve">r. La actividad de ventas se enfoca en evaluar </w:t>
      </w:r>
      <w:r w:rsidR="00F54949" w:rsidRPr="00242E3C">
        <w:rPr>
          <w:lang w:val="es-ES"/>
        </w:rPr>
        <w:t>con</w:t>
      </w:r>
      <w:r w:rsidRPr="00242E3C">
        <w:rPr>
          <w:lang w:val="es-ES"/>
        </w:rPr>
        <w:t xml:space="preserve"> pruebas audiológicas a los clientes para validar </w:t>
      </w:r>
      <w:r w:rsidR="00F54949" w:rsidRPr="00242E3C">
        <w:rPr>
          <w:lang w:val="es-ES"/>
        </w:rPr>
        <w:t>su</w:t>
      </w:r>
      <w:r w:rsidRPr="00242E3C">
        <w:rPr>
          <w:lang w:val="es-ES"/>
        </w:rPr>
        <w:t xml:space="preserve"> necesidad de u</w:t>
      </w:r>
      <w:r w:rsidR="00F54949" w:rsidRPr="00242E3C">
        <w:rPr>
          <w:lang w:val="es-ES"/>
        </w:rPr>
        <w:t>so</w:t>
      </w:r>
      <w:r w:rsidRPr="00242E3C">
        <w:rPr>
          <w:lang w:val="es-ES"/>
        </w:rPr>
        <w:t xml:space="preserve"> de audífonos, la presentación y demostración del producto, </w:t>
      </w:r>
      <w:r w:rsidR="00F54949" w:rsidRPr="00242E3C">
        <w:rPr>
          <w:lang w:val="es-ES"/>
        </w:rPr>
        <w:t>e</w:t>
      </w:r>
      <w:r w:rsidRPr="00242E3C">
        <w:rPr>
          <w:lang w:val="es-ES"/>
        </w:rPr>
        <w:t xml:space="preserve">l seguimiento de clientes que no decidieron la compra durante la presentación, </w:t>
      </w:r>
      <w:r w:rsidR="00F54949" w:rsidRPr="00242E3C">
        <w:rPr>
          <w:lang w:val="es-ES"/>
        </w:rPr>
        <w:t xml:space="preserve">y la </w:t>
      </w:r>
      <w:r w:rsidRPr="00242E3C">
        <w:rPr>
          <w:lang w:val="es-ES"/>
        </w:rPr>
        <w:t>entrega y programación de los audífonos.</w:t>
      </w:r>
    </w:p>
    <w:p w:rsidR="000F0447" w:rsidRPr="00242E3C" w:rsidRDefault="000F0447" w:rsidP="002E6467">
      <w:pPr>
        <w:rPr>
          <w:lang w:val="es-ES"/>
        </w:rPr>
      </w:pPr>
    </w:p>
    <w:p w:rsidR="002E6467" w:rsidRPr="00242E3C" w:rsidRDefault="00F54949" w:rsidP="002E6467">
      <w:pPr>
        <w:rPr>
          <w:lang w:val="es-ES"/>
        </w:rPr>
      </w:pPr>
      <w:r w:rsidRPr="00242E3C">
        <w:rPr>
          <w:lang w:val="es-ES"/>
        </w:rPr>
        <w:t>También, el d</w:t>
      </w:r>
      <w:r w:rsidR="002E6467" w:rsidRPr="00242E3C">
        <w:rPr>
          <w:lang w:val="es-ES"/>
        </w:rPr>
        <w:t xml:space="preserve">iseño de impresos y entregables para clientes, </w:t>
      </w:r>
      <w:r w:rsidRPr="00242E3C">
        <w:rPr>
          <w:lang w:val="es-ES"/>
        </w:rPr>
        <w:t xml:space="preserve">los </w:t>
      </w:r>
      <w:r w:rsidR="002E6467" w:rsidRPr="00242E3C">
        <w:rPr>
          <w:lang w:val="es-ES"/>
        </w:rPr>
        <w:t xml:space="preserve">resultados de investigaciones de mercado global e </w:t>
      </w:r>
      <w:r w:rsidR="002E6467" w:rsidRPr="00242E3C">
        <w:rPr>
          <w:i/>
          <w:lang w:val="es-ES"/>
        </w:rPr>
        <w:t>insights</w:t>
      </w:r>
      <w:r w:rsidR="002E6467" w:rsidRPr="00242E3C">
        <w:rPr>
          <w:lang w:val="es-ES"/>
        </w:rPr>
        <w:t xml:space="preserve"> del consumidor</w:t>
      </w:r>
      <w:r w:rsidRPr="00242E3C">
        <w:rPr>
          <w:lang w:val="es-ES"/>
        </w:rPr>
        <w:t>,</w:t>
      </w:r>
      <w:r w:rsidR="002E6467" w:rsidRPr="00242E3C">
        <w:rPr>
          <w:lang w:val="es-ES"/>
        </w:rPr>
        <w:t xml:space="preserve"> e información de interés para dar soporte a la comunicación digital.</w:t>
      </w:r>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2.1.5</w:t>
      </w:r>
      <w:r w:rsidRPr="00242E3C">
        <w:rPr>
          <w:b/>
        </w:rPr>
        <w:tab/>
      </w:r>
      <w:r w:rsidR="00F943EA" w:rsidRPr="00242E3C">
        <w:rPr>
          <w:b/>
        </w:rPr>
        <w:t xml:space="preserve">Servicio y </w:t>
      </w:r>
      <w:r w:rsidRPr="00242E3C">
        <w:rPr>
          <w:b/>
        </w:rPr>
        <w:t>posventa</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Esta actividad incluye el proceso de adaptación de los audífonos, mantenimiento, venta de suministros, reparaciones y garantías.</w:t>
      </w:r>
    </w:p>
    <w:p w:rsidR="00C83881" w:rsidRPr="00242E3C" w:rsidRDefault="00C83881" w:rsidP="00C83881">
      <w:pPr>
        <w:rPr>
          <w:lang w:val="es-ES"/>
        </w:rPr>
      </w:pPr>
    </w:p>
    <w:p w:rsidR="00C83881" w:rsidRPr="00242E3C" w:rsidRDefault="00B20488" w:rsidP="00C24FC7">
      <w:pPr>
        <w:ind w:left="340" w:hanging="340"/>
        <w:rPr>
          <w:lang w:val="es-ES"/>
        </w:rPr>
      </w:pPr>
      <w:bookmarkStart w:id="344" w:name="_Toc491614555"/>
      <w:r w:rsidRPr="00242E3C">
        <w:rPr>
          <w:b/>
        </w:rPr>
        <w:t>2.2</w:t>
      </w:r>
      <w:r w:rsidRPr="00242E3C">
        <w:rPr>
          <w:b/>
        </w:rPr>
        <w:tab/>
      </w:r>
      <w:r w:rsidR="00C83881" w:rsidRPr="00242E3C">
        <w:rPr>
          <w:b/>
        </w:rPr>
        <w:t xml:space="preserve">Actividades de </w:t>
      </w:r>
      <w:r w:rsidRPr="00242E3C">
        <w:rPr>
          <w:b/>
        </w:rPr>
        <w:t>soporte</w:t>
      </w:r>
      <w:bookmarkEnd w:id="344"/>
    </w:p>
    <w:p w:rsidR="00F943EA" w:rsidRPr="00242E3C" w:rsidRDefault="00B20488" w:rsidP="00C24FC7">
      <w:pPr>
        <w:spacing w:line="240" w:lineRule="auto"/>
        <w:ind w:left="567" w:hanging="567"/>
        <w:rPr>
          <w:lang w:val="es-ES"/>
        </w:rPr>
      </w:pPr>
      <w:r w:rsidRPr="00242E3C">
        <w:rPr>
          <w:b/>
        </w:rPr>
        <w:t>2.2.1</w:t>
      </w:r>
      <w:r w:rsidRPr="00242E3C">
        <w:rPr>
          <w:b/>
        </w:rPr>
        <w:tab/>
      </w:r>
      <w:r w:rsidR="00C83881" w:rsidRPr="00242E3C">
        <w:rPr>
          <w:b/>
        </w:rPr>
        <w:t>Compras</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 xml:space="preserve">Tiene </w:t>
      </w:r>
      <w:r w:rsidR="00032A4F" w:rsidRPr="00242E3C">
        <w:rPr>
          <w:lang w:val="es-ES"/>
        </w:rPr>
        <w:t>como</w:t>
      </w:r>
      <w:r w:rsidRPr="00242E3C">
        <w:rPr>
          <w:lang w:val="es-ES"/>
        </w:rPr>
        <w:t xml:space="preserve"> tarea </w:t>
      </w:r>
      <w:r w:rsidR="00032A4F" w:rsidRPr="00242E3C">
        <w:rPr>
          <w:lang w:val="es-ES"/>
        </w:rPr>
        <w:t>la</w:t>
      </w:r>
      <w:r w:rsidRPr="00242E3C">
        <w:rPr>
          <w:lang w:val="es-ES"/>
        </w:rPr>
        <w:t xml:space="preserve"> provisión de materia prima, componentes y pilas</w:t>
      </w:r>
      <w:r w:rsidR="00F54949" w:rsidRPr="00242E3C">
        <w:rPr>
          <w:lang w:val="es-ES"/>
        </w:rPr>
        <w:t>,</w:t>
      </w:r>
      <w:r w:rsidRPr="00242E3C">
        <w:rPr>
          <w:lang w:val="es-ES"/>
        </w:rPr>
        <w:t xml:space="preserve"> </w:t>
      </w:r>
      <w:r w:rsidR="00032A4F" w:rsidRPr="00242E3C">
        <w:rPr>
          <w:lang w:val="es-ES"/>
        </w:rPr>
        <w:t xml:space="preserve">para asegurar los </w:t>
      </w:r>
      <w:r w:rsidRPr="00242E3C">
        <w:rPr>
          <w:lang w:val="es-ES"/>
        </w:rPr>
        <w:t xml:space="preserve">estándares de calidad requeridos por la empresa. Da soporte a filiales y clientes para la adquisición de equipo audiológico especializado como audiómetros, videotoscopios, etc. </w:t>
      </w:r>
      <w:r w:rsidR="00032A4F" w:rsidRPr="00242E3C">
        <w:rPr>
          <w:lang w:val="es-ES"/>
        </w:rPr>
        <w:t>También la c</w:t>
      </w:r>
      <w:r w:rsidRPr="00242E3C">
        <w:rPr>
          <w:lang w:val="es-ES"/>
        </w:rPr>
        <w:t>olocación de órdenes de compra dirigidas a la matriz y la provisión local de suministros, consumibles, bienes de capital y activos de la empresa.</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2.2.2</w:t>
      </w:r>
      <w:r w:rsidRPr="00242E3C">
        <w:rPr>
          <w:b/>
        </w:rPr>
        <w:tab/>
      </w:r>
      <w:r w:rsidR="00F943EA" w:rsidRPr="00242E3C">
        <w:rPr>
          <w:b/>
        </w:rPr>
        <w:t xml:space="preserve">Recursos </w:t>
      </w:r>
      <w:r w:rsidRPr="00242E3C">
        <w:rPr>
          <w:b/>
        </w:rPr>
        <w:t>humanos</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Actividad enfocada en la gestión del capital humano de la corporación</w:t>
      </w:r>
      <w:r w:rsidR="00032A4F" w:rsidRPr="00242E3C">
        <w:rPr>
          <w:lang w:val="es-ES"/>
        </w:rPr>
        <w:t>,</w:t>
      </w:r>
      <w:r w:rsidRPr="00242E3C">
        <w:rPr>
          <w:lang w:val="es-ES"/>
        </w:rPr>
        <w:t xml:space="preserve"> con especial énfasis en los procesos de búsqueda, selección y contratación de empleados, monitoreo de motivación y conflictos de personal, cálculos de planilla y beneficios de empleados y manejo de desvinculaciones y retiros de personal.</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2.2.3</w:t>
      </w:r>
      <w:r w:rsidRPr="00242E3C">
        <w:rPr>
          <w:b/>
        </w:rPr>
        <w:tab/>
      </w:r>
      <w:r w:rsidR="00F943EA" w:rsidRPr="00242E3C">
        <w:rPr>
          <w:b/>
        </w:rPr>
        <w:t>Tecnología</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Enfocada en gran medida el área de I&amp;D. El presupuesto de inversión en ese departamento es para el 2017 de US</w:t>
      </w:r>
      <w:r w:rsidR="00032A4F" w:rsidRPr="00242E3C">
        <w:rPr>
          <w:lang w:val="es-ES"/>
        </w:rPr>
        <w:t>D</w:t>
      </w:r>
      <w:r w:rsidRPr="00242E3C">
        <w:rPr>
          <w:lang w:val="es-ES"/>
        </w:rPr>
        <w:t xml:space="preserve"> 107 millones con el objetivo de mantener la vanguardia tecnológica en la industria de audífonos y buscar oportunidades en nuevos negocios como el de los </w:t>
      </w:r>
      <w:r w:rsidRPr="00242E3C">
        <w:rPr>
          <w:i/>
          <w:lang w:val="es-ES"/>
        </w:rPr>
        <w:t xml:space="preserve">hearables, wearebles </w:t>
      </w:r>
      <w:r w:rsidRPr="00242E3C">
        <w:rPr>
          <w:lang w:val="es-ES"/>
        </w:rPr>
        <w:t xml:space="preserve">o en el internet de las cosas. Además, busca que la tecnología desarrollada pueda ser producida a costos razonables, entendida por los profesionales involucrados en el proceso de adaptación de audífonos y aceptada por el mercado. </w:t>
      </w:r>
    </w:p>
    <w:p w:rsidR="00032A4F" w:rsidRPr="00242E3C" w:rsidDel="00E34162" w:rsidRDefault="00032A4F" w:rsidP="00C24FC7">
      <w:pPr>
        <w:spacing w:line="240" w:lineRule="auto"/>
        <w:ind w:left="567" w:hanging="567"/>
        <w:rPr>
          <w:del w:id="345" w:author="Daniel Montjoy Pita" w:date="2017-10-09T12:23:00Z"/>
          <w:b/>
        </w:rPr>
      </w:pPr>
      <w:del w:id="346" w:author="Daniel Montjoy Pita" w:date="2017-10-09T12:23:00Z">
        <w:r w:rsidRPr="00242E3C" w:rsidDel="00E34162">
          <w:rPr>
            <w:b/>
          </w:rPr>
          <w:br w:type="page"/>
        </w:r>
      </w:del>
    </w:p>
    <w:p w:rsidR="00E34162" w:rsidRDefault="00E34162" w:rsidP="00C24FC7">
      <w:pPr>
        <w:spacing w:line="240" w:lineRule="auto"/>
        <w:ind w:left="567" w:hanging="567"/>
        <w:rPr>
          <w:ins w:id="347" w:author="Daniel Montjoy Pita" w:date="2017-10-09T12:23:00Z"/>
          <w:b/>
        </w:rPr>
      </w:pPr>
    </w:p>
    <w:p w:rsidR="00F943EA" w:rsidRPr="00242E3C" w:rsidRDefault="00B20488" w:rsidP="00C24FC7">
      <w:pPr>
        <w:spacing w:line="240" w:lineRule="auto"/>
        <w:ind w:left="567" w:hanging="567"/>
        <w:rPr>
          <w:lang w:val="es-ES"/>
        </w:rPr>
      </w:pPr>
      <w:r w:rsidRPr="00242E3C">
        <w:rPr>
          <w:b/>
        </w:rPr>
        <w:t>2.2.4</w:t>
      </w:r>
      <w:r w:rsidRPr="00242E3C">
        <w:rPr>
          <w:b/>
        </w:rPr>
        <w:tab/>
      </w:r>
      <w:r w:rsidR="00F943EA" w:rsidRPr="00242E3C">
        <w:rPr>
          <w:b/>
        </w:rPr>
        <w:t xml:space="preserve">Infraestructura y </w:t>
      </w:r>
      <w:r w:rsidRPr="00242E3C">
        <w:rPr>
          <w:b/>
        </w:rPr>
        <w:t>dirección</w:t>
      </w:r>
    </w:p>
    <w:p w:rsidR="00DB1717" w:rsidRPr="00242E3C" w:rsidRDefault="00DB1717" w:rsidP="006A0154">
      <w:pPr>
        <w:spacing w:line="240" w:lineRule="auto"/>
        <w:rPr>
          <w:lang w:val="es-ES" w:eastAsia="en-US"/>
        </w:rPr>
      </w:pPr>
    </w:p>
    <w:p w:rsidR="00B1539F" w:rsidRPr="00242E3C" w:rsidRDefault="00B1539F" w:rsidP="00B1539F">
      <w:pPr>
        <w:rPr>
          <w:lang w:val="es-ES"/>
        </w:rPr>
      </w:pPr>
      <w:r w:rsidRPr="00242E3C">
        <w:rPr>
          <w:lang w:val="es-ES"/>
        </w:rPr>
        <w:t xml:space="preserve">Existe un involucramiento directo de la alta dirección en la estructuración y soporte del planeamiento estratégico local. Así como en la planificación </w:t>
      </w:r>
      <w:r w:rsidR="00032A4F" w:rsidRPr="00242E3C">
        <w:rPr>
          <w:lang w:val="es-ES"/>
        </w:rPr>
        <w:t xml:space="preserve">financiera y </w:t>
      </w:r>
      <w:r w:rsidRPr="00242E3C">
        <w:rPr>
          <w:lang w:val="es-ES"/>
        </w:rPr>
        <w:t xml:space="preserve">de ventas. Además, la matriz brinda soporte y asesoría legal a sus filiales a través del bufete de abogados Dentons. TI es otra área de soporte con impacto directo a nivel local, configurando las necesidades de red, equipos de cómputo y capacitación para operar bajo el </w:t>
      </w:r>
      <w:r w:rsidR="00DE02B3">
        <w:rPr>
          <w:i/>
          <w:lang w:val="es-ES"/>
        </w:rPr>
        <w:t>Enterpris</w:t>
      </w:r>
      <w:r w:rsidR="00F41D3A" w:rsidRPr="00242E3C">
        <w:rPr>
          <w:i/>
          <w:lang w:val="es-ES"/>
        </w:rPr>
        <w:t xml:space="preserve">e </w:t>
      </w:r>
      <w:proofErr w:type="spellStart"/>
      <w:r w:rsidR="00F41D3A" w:rsidRPr="00242E3C">
        <w:rPr>
          <w:i/>
          <w:lang w:val="es-ES"/>
        </w:rPr>
        <w:t>Resourcing</w:t>
      </w:r>
      <w:proofErr w:type="spellEnd"/>
      <w:r w:rsidR="00F41D3A" w:rsidRPr="00242E3C">
        <w:rPr>
          <w:i/>
          <w:lang w:val="es-ES"/>
        </w:rPr>
        <w:t xml:space="preserve"> </w:t>
      </w:r>
      <w:proofErr w:type="spellStart"/>
      <w:r w:rsidR="00F41D3A" w:rsidRPr="00242E3C">
        <w:rPr>
          <w:i/>
          <w:lang w:val="es-ES"/>
        </w:rPr>
        <w:t>Planning</w:t>
      </w:r>
      <w:proofErr w:type="spellEnd"/>
      <w:r w:rsidR="00F41D3A" w:rsidRPr="00242E3C">
        <w:rPr>
          <w:lang w:val="es-ES"/>
        </w:rPr>
        <w:t xml:space="preserve"> (</w:t>
      </w:r>
      <w:r w:rsidRPr="00242E3C">
        <w:rPr>
          <w:lang w:val="es-ES"/>
        </w:rPr>
        <w:t>ERP</w:t>
      </w:r>
      <w:r w:rsidR="00F41D3A" w:rsidRPr="00242E3C">
        <w:rPr>
          <w:lang w:val="es-ES"/>
        </w:rPr>
        <w:t>)</w:t>
      </w:r>
      <w:r w:rsidRPr="00242E3C">
        <w:rPr>
          <w:lang w:val="es-ES"/>
        </w:rPr>
        <w:t xml:space="preserve"> global de la empresa.</w:t>
      </w:r>
    </w:p>
    <w:p w:rsidR="006A27AA" w:rsidRPr="00242E3C" w:rsidRDefault="006A27AA" w:rsidP="006A0154">
      <w:pPr>
        <w:spacing w:line="240" w:lineRule="auto"/>
        <w:rPr>
          <w:lang w:val="es-ES"/>
        </w:rPr>
      </w:pPr>
    </w:p>
    <w:p w:rsidR="00B1539F" w:rsidRPr="00242E3C" w:rsidRDefault="00B1539F" w:rsidP="00B1539F">
      <w:pPr>
        <w:rPr>
          <w:lang w:val="es-ES"/>
        </w:rPr>
      </w:pPr>
      <w:r w:rsidRPr="00242E3C">
        <w:rPr>
          <w:lang w:val="es-ES"/>
        </w:rPr>
        <w:t>La dirección se enfoca en implementar la cultura Starkey a nivel local, busca capitalizar sinergias con las actividades desarrolladas por la matriz</w:t>
      </w:r>
      <w:r w:rsidR="00032A4F" w:rsidRPr="00242E3C">
        <w:rPr>
          <w:lang w:val="es-ES"/>
        </w:rPr>
        <w:t>,</w:t>
      </w:r>
      <w:r w:rsidRPr="00242E3C">
        <w:rPr>
          <w:lang w:val="es-ES"/>
        </w:rPr>
        <w:t xml:space="preserve"> que permitan incrementar la eficiencia de las diferentes actividades, </w:t>
      </w:r>
      <w:r w:rsidR="00032A4F" w:rsidRPr="00242E3C">
        <w:rPr>
          <w:lang w:val="es-ES"/>
        </w:rPr>
        <w:t xml:space="preserve">y </w:t>
      </w:r>
      <w:r w:rsidRPr="00242E3C">
        <w:rPr>
          <w:lang w:val="es-ES"/>
        </w:rPr>
        <w:t xml:space="preserve">centrarse en el desarrollo y cumplimiento del lineamiento </w:t>
      </w:r>
      <w:r w:rsidRPr="00242E3C">
        <w:rPr>
          <w:lang w:val="es-ES"/>
        </w:rPr>
        <w:lastRenderedPageBreak/>
        <w:t>estratégico. Se valora y fomenta la capacitación continua de empleados y la atención de calidad a los clientes. La empresa cuenta con un ERP local que da soporte operativo a las diferentes áreas. La contabilidad, mantenimiento de sistemas y equipos de cómputo, mantenimiento y limpieza de instalaciones está tercerizado.</w:t>
      </w:r>
    </w:p>
    <w:p w:rsidR="00E8422A" w:rsidRPr="00242E3C" w:rsidRDefault="00E8422A" w:rsidP="006A0154">
      <w:pPr>
        <w:spacing w:line="240" w:lineRule="auto"/>
        <w:rPr>
          <w:lang w:eastAsia="en-US"/>
        </w:rPr>
      </w:pPr>
    </w:p>
    <w:p w:rsidR="00EA493B" w:rsidRPr="00242E3C" w:rsidRDefault="00B20488" w:rsidP="00C24FC7">
      <w:pPr>
        <w:spacing w:line="240" w:lineRule="auto"/>
        <w:ind w:left="340" w:hanging="340"/>
      </w:pPr>
      <w:bookmarkStart w:id="348" w:name="_Toc491614556"/>
      <w:r w:rsidRPr="00242E3C">
        <w:rPr>
          <w:b/>
        </w:rPr>
        <w:t>3.</w:t>
      </w:r>
      <w:r w:rsidRPr="00242E3C">
        <w:rPr>
          <w:b/>
        </w:rPr>
        <w:tab/>
      </w:r>
      <w:r w:rsidR="00E8422A" w:rsidRPr="00242E3C">
        <w:rPr>
          <w:b/>
        </w:rPr>
        <w:t>Evaluación de los factores internos</w:t>
      </w:r>
      <w:bookmarkEnd w:id="348"/>
    </w:p>
    <w:p w:rsidR="00C52704" w:rsidRPr="00242E3C" w:rsidRDefault="00C52704" w:rsidP="006A0154">
      <w:pPr>
        <w:spacing w:line="240" w:lineRule="auto"/>
        <w:rPr>
          <w:lang w:eastAsia="en-US"/>
        </w:rPr>
      </w:pPr>
    </w:p>
    <w:p w:rsidR="005B2578" w:rsidRPr="00242E3C" w:rsidRDefault="00CC5FF1" w:rsidP="00C24FC7">
      <w:pPr>
        <w:rPr>
          <w:lang w:eastAsia="en-US"/>
        </w:rPr>
      </w:pPr>
      <w:r w:rsidRPr="00242E3C">
        <w:rPr>
          <w:lang w:eastAsia="en-US"/>
        </w:rPr>
        <w:t>Para</w:t>
      </w:r>
      <w:r w:rsidR="007709C9" w:rsidRPr="00242E3C">
        <w:rPr>
          <w:lang w:eastAsia="en-US"/>
        </w:rPr>
        <w:t xml:space="preserve"> determinar </w:t>
      </w:r>
      <w:r w:rsidR="005D257B" w:rsidRPr="00242E3C">
        <w:rPr>
          <w:lang w:eastAsia="en-US"/>
        </w:rPr>
        <w:t xml:space="preserve">las fortalezas y debilidades </w:t>
      </w:r>
      <w:r w:rsidRPr="00242E3C">
        <w:rPr>
          <w:lang w:eastAsia="en-US"/>
        </w:rPr>
        <w:t>se ha utilizado la matriz EFI</w:t>
      </w:r>
      <w:r w:rsidR="002C0176" w:rsidRPr="00242E3C">
        <w:rPr>
          <w:lang w:eastAsia="en-US"/>
        </w:rPr>
        <w:t xml:space="preserve"> </w:t>
      </w:r>
      <w:r w:rsidRPr="00242E3C">
        <w:rPr>
          <w:lang w:eastAsia="en-US"/>
        </w:rPr>
        <w:t xml:space="preserve">según </w:t>
      </w:r>
      <w:r w:rsidR="002C0176" w:rsidRPr="00242E3C">
        <w:rPr>
          <w:lang w:eastAsia="en-US"/>
        </w:rPr>
        <w:t>David (2013)</w:t>
      </w:r>
      <w:r w:rsidR="008D4C3E" w:rsidRPr="00242E3C">
        <w:rPr>
          <w:lang w:eastAsia="en-US"/>
        </w:rPr>
        <w:t>,</w:t>
      </w:r>
      <w:r w:rsidR="002C0176" w:rsidRPr="00242E3C">
        <w:rPr>
          <w:lang w:eastAsia="en-US"/>
        </w:rPr>
        <w:t xml:space="preserve"> y se observa en la </w:t>
      </w:r>
      <w:r w:rsidR="00C24FC7" w:rsidRPr="00242E3C">
        <w:rPr>
          <w:lang w:eastAsia="en-US"/>
        </w:rPr>
        <w:t>tabla 17</w:t>
      </w:r>
      <w:r w:rsidR="002C0176" w:rsidRPr="00242E3C">
        <w:rPr>
          <w:lang w:eastAsia="en-US"/>
        </w:rPr>
        <w:t>. Del análisis</w:t>
      </w:r>
      <w:r w:rsidR="002E46CF" w:rsidRPr="00242E3C">
        <w:rPr>
          <w:lang w:eastAsia="en-US"/>
        </w:rPr>
        <w:t xml:space="preserve"> se ha determinado que Starkey </w:t>
      </w:r>
      <w:r w:rsidR="002C0176" w:rsidRPr="00242E3C">
        <w:rPr>
          <w:lang w:eastAsia="en-US"/>
        </w:rPr>
        <w:t>Perú tiene una</w:t>
      </w:r>
      <w:r w:rsidR="00870BAD" w:rsidRPr="00242E3C">
        <w:rPr>
          <w:lang w:eastAsia="en-US"/>
        </w:rPr>
        <w:t xml:space="preserve"> puntuación de 3</w:t>
      </w:r>
      <w:r w:rsidR="008D4C3E" w:rsidRPr="00242E3C">
        <w:rPr>
          <w:lang w:eastAsia="en-US"/>
        </w:rPr>
        <w:t>,</w:t>
      </w:r>
      <w:r w:rsidR="00870BAD" w:rsidRPr="00242E3C">
        <w:rPr>
          <w:lang w:eastAsia="en-US"/>
        </w:rPr>
        <w:t>11</w:t>
      </w:r>
      <w:r w:rsidR="00741478" w:rsidRPr="00242E3C">
        <w:rPr>
          <w:lang w:eastAsia="en-US"/>
        </w:rPr>
        <w:t>, superior al promedio ponderado de 2</w:t>
      </w:r>
      <w:r w:rsidR="008D4C3E" w:rsidRPr="00242E3C">
        <w:rPr>
          <w:lang w:eastAsia="en-US"/>
        </w:rPr>
        <w:t>,</w:t>
      </w:r>
      <w:r w:rsidR="00741478" w:rsidRPr="00242E3C">
        <w:rPr>
          <w:lang w:eastAsia="en-US"/>
        </w:rPr>
        <w:t>5,</w:t>
      </w:r>
      <w:r w:rsidR="002C0176" w:rsidRPr="00242E3C">
        <w:rPr>
          <w:lang w:eastAsia="en-US"/>
        </w:rPr>
        <w:t xml:space="preserve"> </w:t>
      </w:r>
      <w:r w:rsidR="00870BAD" w:rsidRPr="00242E3C">
        <w:rPr>
          <w:lang w:eastAsia="en-US"/>
        </w:rPr>
        <w:t xml:space="preserve">que evidencia </w:t>
      </w:r>
      <w:r w:rsidRPr="00242E3C">
        <w:rPr>
          <w:lang w:eastAsia="en-US"/>
        </w:rPr>
        <w:t>fortalezas internas</w:t>
      </w:r>
      <w:r w:rsidR="008D4C3E" w:rsidRPr="00242E3C">
        <w:rPr>
          <w:lang w:eastAsia="en-US"/>
        </w:rPr>
        <w:t>,</w:t>
      </w:r>
      <w:r w:rsidRPr="00242E3C">
        <w:rPr>
          <w:lang w:eastAsia="en-US"/>
        </w:rPr>
        <w:t xml:space="preserve"> pero</w:t>
      </w:r>
      <w:r w:rsidR="009B4D93" w:rsidRPr="00242E3C">
        <w:rPr>
          <w:lang w:eastAsia="en-US"/>
        </w:rPr>
        <w:t xml:space="preserve"> </w:t>
      </w:r>
      <w:r w:rsidR="00741478" w:rsidRPr="00242E3C">
        <w:rPr>
          <w:lang w:eastAsia="en-US"/>
        </w:rPr>
        <w:t>descubre</w:t>
      </w:r>
      <w:r w:rsidR="009B4D93" w:rsidRPr="00242E3C">
        <w:rPr>
          <w:lang w:eastAsia="en-US"/>
        </w:rPr>
        <w:t xml:space="preserve"> oportunidades de mejora</w:t>
      </w:r>
      <w:r w:rsidR="002C0176" w:rsidRPr="00242E3C">
        <w:rPr>
          <w:lang w:eastAsia="en-US"/>
        </w:rPr>
        <w:t xml:space="preserve">.  </w:t>
      </w:r>
    </w:p>
    <w:p w:rsidR="005B2578" w:rsidRPr="00242E3C" w:rsidRDefault="005B2578" w:rsidP="006A0154">
      <w:pPr>
        <w:spacing w:line="240" w:lineRule="auto"/>
        <w:rPr>
          <w:lang w:eastAsia="en-US"/>
        </w:rPr>
      </w:pPr>
    </w:p>
    <w:p w:rsidR="005B2578" w:rsidRPr="00242E3C" w:rsidRDefault="002C0176" w:rsidP="00C24FC7">
      <w:pPr>
        <w:rPr>
          <w:lang w:val="es-ES"/>
        </w:rPr>
      </w:pPr>
      <w:r w:rsidRPr="00242E3C">
        <w:rPr>
          <w:lang w:eastAsia="en-US"/>
        </w:rPr>
        <w:t>Las principales fortalezas detectadas son</w:t>
      </w:r>
      <w:r w:rsidR="009B4D93" w:rsidRPr="00242E3C">
        <w:rPr>
          <w:lang w:eastAsia="en-US"/>
        </w:rPr>
        <w:t>: a) L</w:t>
      </w:r>
      <w:r w:rsidRPr="00242E3C">
        <w:rPr>
          <w:lang w:eastAsia="en-US"/>
        </w:rPr>
        <w:t xml:space="preserve">as sólidas relaciones con los proveedores logísticos United Parcel Service (UPS) y Federal Exprex (Fedex) dadas a nivel global por </w:t>
      </w:r>
      <w:r w:rsidRPr="00242E3C">
        <w:rPr>
          <w:lang w:val="es-ES"/>
        </w:rPr>
        <w:t>Starkey Laboratories</w:t>
      </w:r>
      <w:r w:rsidR="008D4C3E" w:rsidRPr="00242E3C">
        <w:rPr>
          <w:lang w:val="es-ES"/>
        </w:rPr>
        <w:t>,</w:t>
      </w:r>
      <w:r w:rsidRPr="00242E3C">
        <w:rPr>
          <w:lang w:val="es-ES"/>
        </w:rPr>
        <w:t xml:space="preserve"> con las que obtiene precios y atención preferencial</w:t>
      </w:r>
      <w:r w:rsidR="008D4C3E" w:rsidRPr="00242E3C">
        <w:rPr>
          <w:lang w:val="es-ES"/>
        </w:rPr>
        <w:t>;</w:t>
      </w:r>
      <w:r w:rsidRPr="00242E3C">
        <w:rPr>
          <w:lang w:val="es-ES"/>
        </w:rPr>
        <w:t xml:space="preserve"> </w:t>
      </w:r>
      <w:r w:rsidR="009B4D93" w:rsidRPr="00242E3C">
        <w:rPr>
          <w:lang w:val="es-ES"/>
        </w:rPr>
        <w:t xml:space="preserve">b) </w:t>
      </w:r>
      <w:r w:rsidRPr="00242E3C">
        <w:rPr>
          <w:lang w:val="es-ES"/>
        </w:rPr>
        <w:t>el reconocimiento de la marc</w:t>
      </w:r>
      <w:r w:rsidR="002E46CF" w:rsidRPr="00242E3C">
        <w:rPr>
          <w:lang w:val="es-ES"/>
        </w:rPr>
        <w:t>a Tecnología Auditiva Americana con 27 años en el mercado y un</w:t>
      </w:r>
      <w:r w:rsidRPr="00242E3C">
        <w:rPr>
          <w:lang w:val="es-ES"/>
        </w:rPr>
        <w:t xml:space="preserve"> posicionamiento en</w:t>
      </w:r>
      <w:r w:rsidR="002E46CF" w:rsidRPr="00242E3C">
        <w:rPr>
          <w:lang w:val="es-ES"/>
        </w:rPr>
        <w:t xml:space="preserve"> servicios y productos de</w:t>
      </w:r>
      <w:r w:rsidRPr="00242E3C">
        <w:rPr>
          <w:lang w:val="es-ES"/>
        </w:rPr>
        <w:t xml:space="preserve"> calidad</w:t>
      </w:r>
      <w:r w:rsidR="008D4C3E" w:rsidRPr="00242E3C">
        <w:rPr>
          <w:lang w:val="es-ES"/>
        </w:rPr>
        <w:t>;</w:t>
      </w:r>
      <w:r w:rsidR="009B4D93" w:rsidRPr="00242E3C">
        <w:rPr>
          <w:lang w:val="es-ES"/>
        </w:rPr>
        <w:t xml:space="preserve"> c) </w:t>
      </w:r>
      <w:r w:rsidRPr="00242E3C">
        <w:rPr>
          <w:lang w:val="es-ES"/>
        </w:rPr>
        <w:t xml:space="preserve">los precios </w:t>
      </w:r>
      <w:r w:rsidR="00A258A9" w:rsidRPr="00242E3C">
        <w:rPr>
          <w:lang w:val="es-ES"/>
        </w:rPr>
        <w:t xml:space="preserve">preferenciales </w:t>
      </w:r>
      <w:r w:rsidRPr="00242E3C">
        <w:rPr>
          <w:lang w:val="es-ES"/>
        </w:rPr>
        <w:t xml:space="preserve">de compra de los audífonos </w:t>
      </w:r>
      <w:r w:rsidR="00A258A9" w:rsidRPr="00242E3C">
        <w:rPr>
          <w:lang w:val="es-ES"/>
        </w:rPr>
        <w:t>dada por su matriz</w:t>
      </w:r>
      <w:r w:rsidR="008D4C3E" w:rsidRPr="00242E3C">
        <w:rPr>
          <w:lang w:val="es-ES"/>
        </w:rPr>
        <w:t>,</w:t>
      </w:r>
      <w:r w:rsidR="00A258A9" w:rsidRPr="00242E3C">
        <w:rPr>
          <w:lang w:val="es-ES"/>
        </w:rPr>
        <w:t xml:space="preserve"> y la calidad de </w:t>
      </w:r>
      <w:r w:rsidR="008D4C3E" w:rsidRPr="00242E3C">
        <w:rPr>
          <w:lang w:val="es-ES"/>
        </w:rPr>
        <w:t>e</w:t>
      </w:r>
      <w:r w:rsidR="00F617C7" w:rsidRPr="00242E3C">
        <w:rPr>
          <w:lang w:val="es-ES"/>
        </w:rPr>
        <w:t xml:space="preserve">stos. </w:t>
      </w:r>
    </w:p>
    <w:p w:rsidR="005B2578" w:rsidRPr="00242E3C" w:rsidRDefault="005B2578" w:rsidP="006A0154">
      <w:pPr>
        <w:spacing w:line="240" w:lineRule="auto"/>
        <w:rPr>
          <w:lang w:val="es-ES"/>
        </w:rPr>
      </w:pPr>
    </w:p>
    <w:p w:rsidR="00C24FC7" w:rsidRPr="00242E3C" w:rsidRDefault="00F617C7" w:rsidP="00F45DB0">
      <w:pPr>
        <w:rPr>
          <w:lang w:eastAsia="en-US"/>
        </w:rPr>
      </w:pPr>
      <w:r w:rsidRPr="00242E3C">
        <w:rPr>
          <w:lang w:val="es-ES"/>
        </w:rPr>
        <w:t>Por otro lado</w:t>
      </w:r>
      <w:r w:rsidR="002E46CF" w:rsidRPr="00242E3C">
        <w:rPr>
          <w:lang w:val="es-ES"/>
        </w:rPr>
        <w:t>, entre</w:t>
      </w:r>
      <w:r w:rsidRPr="00242E3C">
        <w:rPr>
          <w:lang w:val="es-ES"/>
        </w:rPr>
        <w:t xml:space="preserve"> las principales debilidades están</w:t>
      </w:r>
      <w:r w:rsidR="009B4D93" w:rsidRPr="00242E3C">
        <w:rPr>
          <w:lang w:val="es-ES"/>
        </w:rPr>
        <w:t>:</w:t>
      </w:r>
      <w:r w:rsidRPr="00242E3C">
        <w:rPr>
          <w:lang w:val="es-ES"/>
        </w:rPr>
        <w:t xml:space="preserve"> </w:t>
      </w:r>
      <w:r w:rsidR="009B4D93" w:rsidRPr="00242E3C">
        <w:rPr>
          <w:lang w:val="es-ES"/>
        </w:rPr>
        <w:t>a) L</w:t>
      </w:r>
      <w:r w:rsidR="00E648BE" w:rsidRPr="00242E3C">
        <w:rPr>
          <w:lang w:val="es-ES"/>
        </w:rPr>
        <w:t>os tiempos prolongados en el proceso de homologación de nuevos modelos de audífonos</w:t>
      </w:r>
      <w:r w:rsidR="008D4C3E" w:rsidRPr="00242E3C">
        <w:rPr>
          <w:lang w:val="es-ES"/>
        </w:rPr>
        <w:t>,</w:t>
      </w:r>
      <w:r w:rsidR="00E648BE" w:rsidRPr="00242E3C">
        <w:rPr>
          <w:lang w:val="es-ES"/>
        </w:rPr>
        <w:t xml:space="preserve"> debido a procedimientos internos de la matriz</w:t>
      </w:r>
      <w:r w:rsidR="008D4C3E" w:rsidRPr="00242E3C">
        <w:rPr>
          <w:lang w:val="es-ES"/>
        </w:rPr>
        <w:t>;</w:t>
      </w:r>
      <w:r w:rsidR="009B4D93" w:rsidRPr="00242E3C">
        <w:rPr>
          <w:lang w:val="es-ES"/>
        </w:rPr>
        <w:t xml:space="preserve"> b) </w:t>
      </w:r>
      <w:r w:rsidR="00E648BE" w:rsidRPr="00242E3C">
        <w:rPr>
          <w:lang w:val="es-ES"/>
        </w:rPr>
        <w:t>el reducido número de locales de atención y desarrollo de</w:t>
      </w:r>
      <w:r w:rsidR="002E46CF" w:rsidRPr="00242E3C">
        <w:rPr>
          <w:lang w:val="es-ES"/>
        </w:rPr>
        <w:t>l mercado p</w:t>
      </w:r>
      <w:r w:rsidR="00E648BE" w:rsidRPr="00242E3C">
        <w:rPr>
          <w:lang w:val="es-ES"/>
        </w:rPr>
        <w:t>eruano (</w:t>
      </w:r>
      <w:r w:rsidR="004C55CB" w:rsidRPr="00242E3C">
        <w:rPr>
          <w:lang w:val="es-ES"/>
        </w:rPr>
        <w:t>un local</w:t>
      </w:r>
      <w:r w:rsidR="00E648BE" w:rsidRPr="00242E3C">
        <w:rPr>
          <w:lang w:val="es-ES"/>
        </w:rPr>
        <w:t xml:space="preserve"> en Lima)</w:t>
      </w:r>
      <w:r w:rsidR="008D4C3E" w:rsidRPr="00242E3C">
        <w:rPr>
          <w:lang w:val="es-ES"/>
        </w:rPr>
        <w:t>,</w:t>
      </w:r>
      <w:r w:rsidR="00E648BE" w:rsidRPr="00242E3C">
        <w:rPr>
          <w:lang w:val="es-ES"/>
        </w:rPr>
        <w:t xml:space="preserve"> y </w:t>
      </w:r>
      <w:r w:rsidR="009B4D93" w:rsidRPr="00242E3C">
        <w:rPr>
          <w:lang w:val="es-ES"/>
        </w:rPr>
        <w:t xml:space="preserve">c) </w:t>
      </w:r>
      <w:r w:rsidR="00E648BE" w:rsidRPr="00242E3C">
        <w:rPr>
          <w:lang w:val="es-ES"/>
        </w:rPr>
        <w:t>la falta de conocimiento de las características y necesidades el cliente externo</w:t>
      </w:r>
      <w:r w:rsidR="008D4C3E" w:rsidRPr="00242E3C">
        <w:rPr>
          <w:lang w:val="es-ES"/>
        </w:rPr>
        <w:t>,</w:t>
      </w:r>
      <w:r w:rsidR="00E648BE" w:rsidRPr="00242E3C">
        <w:rPr>
          <w:lang w:val="es-ES"/>
        </w:rPr>
        <w:t xml:space="preserve"> que puede ser utilizadas para mejorar la propuesta de valor e identificación del mix de medios de comunicación adecuados.</w:t>
      </w:r>
      <w:r w:rsidR="00C24FC7" w:rsidRPr="00242E3C">
        <w:rPr>
          <w:lang w:eastAsia="en-US"/>
        </w:rPr>
        <w:br w:type="page"/>
      </w:r>
    </w:p>
    <w:p w:rsidR="0028042D" w:rsidRPr="00242E3C" w:rsidRDefault="002C0176" w:rsidP="00582BAE">
      <w:pPr>
        <w:pStyle w:val="Epgrafe"/>
        <w:outlineLvl w:val="0"/>
      </w:pPr>
      <w:bookmarkStart w:id="349" w:name="_Ref473293124"/>
      <w:bookmarkStart w:id="350" w:name="_Toc491614511"/>
      <w:r w:rsidRPr="00242E3C">
        <w:lastRenderedPageBreak/>
        <w:t xml:space="preserve">Tabla </w:t>
      </w:r>
      <w:bookmarkEnd w:id="349"/>
      <w:r w:rsidR="00C24FC7" w:rsidRPr="00242E3C">
        <w:t>17</w:t>
      </w:r>
      <w:r w:rsidRPr="00242E3C">
        <w:t>. Matriz de evaluación de factores internos (EFI)</w:t>
      </w:r>
      <w:bookmarkEnd w:id="350"/>
    </w:p>
    <w:tbl>
      <w:tblPr>
        <w:tblStyle w:val="TablaTesisnormal"/>
        <w:tblW w:w="8493" w:type="dxa"/>
        <w:jc w:val="center"/>
        <w:tblLook w:val="04A0" w:firstRow="1" w:lastRow="0" w:firstColumn="1" w:lastColumn="0" w:noHBand="0" w:noVBand="1"/>
      </w:tblPr>
      <w:tblGrid>
        <w:gridCol w:w="1849"/>
        <w:gridCol w:w="3686"/>
        <w:gridCol w:w="1025"/>
        <w:gridCol w:w="983"/>
        <w:gridCol w:w="950"/>
      </w:tblGrid>
      <w:tr w:rsidR="00644718" w:rsidRPr="00242E3C" w:rsidTr="00644718">
        <w:trPr>
          <w:cnfStyle w:val="100000000000" w:firstRow="1" w:lastRow="0" w:firstColumn="0" w:lastColumn="0" w:oddVBand="0" w:evenVBand="0" w:oddHBand="0" w:evenHBand="0" w:firstRowFirstColumn="0" w:firstRowLastColumn="0" w:lastRowFirstColumn="0" w:lastRowLastColumn="0"/>
          <w:jc w:val="center"/>
        </w:trPr>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Actividad</w:t>
            </w:r>
          </w:p>
        </w:tc>
        <w:tc>
          <w:tcPr>
            <w:tcW w:w="0" w:type="auto"/>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Factores internos claves</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Ponderación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Calificación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Puntuación</w:t>
            </w:r>
          </w:p>
        </w:tc>
      </w:tr>
      <w:tr w:rsidR="00644718" w:rsidRPr="00242E3C" w:rsidTr="00644718">
        <w:trPr>
          <w:jc w:val="center"/>
        </w:trPr>
        <w:tc>
          <w:tcPr>
            <w:tcW w:w="0" w:type="auto"/>
            <w:gridSpan w:val="5"/>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Fortalezas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interna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Relaciones sólidas, trato preferencial y tarifas diferenciadas (flete) con proveedores de servicio logístico a nivel global debido a negociaciones realizadas por la matriz.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Gestión de aseguramiento y control de calidad</w:t>
            </w:r>
          </w:p>
          <w:p w:rsidR="00644718" w:rsidRPr="00242E3C" w:rsidRDefault="001075BB" w:rsidP="001075BB">
            <w:pPr>
              <w:spacing w:line="240" w:lineRule="auto"/>
              <w:jc w:val="left"/>
              <w:rPr>
                <w:color w:val="000000"/>
                <w:sz w:val="15"/>
                <w:szCs w:val="15"/>
              </w:rPr>
            </w:pPr>
            <w:r>
              <w:rPr>
                <w:color w:val="000000"/>
                <w:sz w:val="15"/>
                <w:szCs w:val="15"/>
              </w:rPr>
              <w:t>de audífonos y componentes.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de salida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Profesionales de audiología a cargo de la venta</w:t>
            </w:r>
          </w:p>
          <w:p w:rsidR="00644718" w:rsidRPr="00242E3C" w:rsidRDefault="00644718" w:rsidP="00C16898">
            <w:pPr>
              <w:spacing w:line="240" w:lineRule="auto"/>
              <w:jc w:val="left"/>
              <w:rPr>
                <w:color w:val="000000"/>
                <w:sz w:val="15"/>
                <w:szCs w:val="15"/>
              </w:rPr>
            </w:pPr>
            <w:r w:rsidRPr="00242E3C">
              <w:rPr>
                <w:color w:val="000000"/>
                <w:sz w:val="15"/>
                <w:szCs w:val="15"/>
              </w:rPr>
              <w:t>y posventa de productos a clientes.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3</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0,27</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Reconocimiento de la marca Tecnología Auditiva Americana y posicionamiento de calidad superior.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740A9B" w:rsidP="00740A9B">
            <w:pPr>
              <w:spacing w:line="240" w:lineRule="auto"/>
              <w:jc w:val="left"/>
              <w:rPr>
                <w:color w:val="000000"/>
                <w:sz w:val="15"/>
                <w:szCs w:val="15"/>
              </w:rPr>
            </w:pPr>
            <w:ins w:id="351" w:author="Daniel Montjoy Pita" w:date="2017-09-22T17:03:00Z">
              <w:r w:rsidRPr="00242E3C">
                <w:rPr>
                  <w:color w:val="000000"/>
                  <w:sz w:val="15"/>
                  <w:szCs w:val="15"/>
                </w:rPr>
                <w:t>Operaciones</w:t>
              </w:r>
            </w:ins>
            <w:del w:id="352" w:author="Daniel Montjoy Pita" w:date="2017-09-22T17:03:00Z">
              <w:r w:rsidR="00644718" w:rsidRPr="00782B3E" w:rsidDel="00740A9B">
                <w:rPr>
                  <w:color w:val="000000"/>
                  <w:sz w:val="15"/>
                  <w:szCs w:val="15"/>
                  <w:highlight w:val="yellow"/>
                  <w:rPrChange w:id="353" w:author="Daniel Montjoy Pita" w:date="2017-09-22T16:50:00Z">
                    <w:rPr>
                      <w:color w:val="000000"/>
                      <w:sz w:val="15"/>
                      <w:szCs w:val="15"/>
                    </w:rPr>
                  </w:rPrChange>
                </w:rPr>
                <w:delText>Infraestructura</w:delText>
              </w:r>
            </w:del>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Local con infraestructura diseñada para la atención personalizada y especializada de clientes. Además de cumplimiento de normativas</w:t>
            </w:r>
            <w:r w:rsidR="007B28C3" w:rsidRPr="00242E3C">
              <w:rPr>
                <w:color w:val="000000"/>
                <w:sz w:val="15"/>
                <w:szCs w:val="15"/>
              </w:rPr>
              <w:t>.</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Infraestructura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Precios de compra </w:t>
            </w:r>
            <w:r w:rsidRPr="00242E3C">
              <w:rPr>
                <w:i/>
                <w:iCs/>
                <w:color w:val="000000"/>
                <w:sz w:val="15"/>
                <w:szCs w:val="15"/>
              </w:rPr>
              <w:t>intercompany</w:t>
            </w:r>
            <w:r w:rsidRPr="00242E3C">
              <w:rPr>
                <w:color w:val="000000"/>
                <w:sz w:val="15"/>
                <w:szCs w:val="15"/>
              </w:rPr>
              <w:t xml:space="preserve"> (precio de transferencia) de audífonos y accesorios y atención inmediata en órdenes de producción.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8E262B">
            <w:pPr>
              <w:spacing w:line="240" w:lineRule="auto"/>
              <w:jc w:val="left"/>
              <w:rPr>
                <w:color w:val="000000"/>
                <w:sz w:val="15"/>
                <w:szCs w:val="15"/>
              </w:rPr>
            </w:pPr>
            <w:r w:rsidRPr="00242E3C">
              <w:rPr>
                <w:color w:val="000000"/>
                <w:sz w:val="15"/>
                <w:szCs w:val="15"/>
              </w:rPr>
              <w:t xml:space="preserve">Políticas de </w:t>
            </w:r>
            <w:r w:rsidR="00AA2D43">
              <w:rPr>
                <w:color w:val="000000"/>
                <w:sz w:val="15"/>
                <w:szCs w:val="15"/>
              </w:rPr>
              <w:t>trasmisión de cultura.</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Audífonos de última tecnología con altos estándares estéticos y variedad de precios</w:t>
            </w:r>
            <w:r w:rsidR="007B28C3" w:rsidRPr="00242E3C">
              <w:rPr>
                <w:color w:val="000000"/>
                <w:sz w:val="15"/>
                <w:szCs w:val="15"/>
              </w:rPr>
              <w:t>.</w:t>
            </w:r>
            <w:r w:rsidRPr="00242E3C">
              <w:rPr>
                <w:color w:val="000000"/>
                <w:sz w:val="15"/>
                <w:szCs w:val="15"/>
              </w:rPr>
              <w:t xml:space="preserv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gridSpan w:val="5"/>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Debilidades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Tiempos prolongados en el proceso de homologación de audífonos, debido a procedimientos internos de la matriz.</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E34162">
              <w:rPr>
                <w:color w:val="000000"/>
                <w:sz w:val="15"/>
                <w:szCs w:val="15"/>
              </w:rPr>
              <w:t>Procesos sin integración ni responsables asignados en las áreas de ventas, logística, producción y posventa, impactando en tiempos, esfuerzos y recursos.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Reducido número de locales de atención.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Falta de conocimiento de las características y necesidades del cliente externo.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Número reducido de red de recomendadores, pacientes y médicos, que representan un 10 y 15% de las ventas respectivamente.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0,14</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Ausencia de un plan de gestión de clientes internos (colaborador).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Total</w:t>
            </w:r>
          </w:p>
        </w:tc>
        <w:tc>
          <w:tcPr>
            <w:tcW w:w="0" w:type="auto"/>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Starkey - Perú tiene una posición interna medianamente fuerte.</w:t>
            </w: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1</w:t>
            </w:r>
          </w:p>
        </w:tc>
        <w:tc>
          <w:tcPr>
            <w:tcW w:w="0" w:type="auto"/>
            <w:noWrap/>
            <w:vAlign w:val="center"/>
            <w:hideMark/>
          </w:tcPr>
          <w:p w:rsidR="00644718" w:rsidRPr="00242E3C" w:rsidRDefault="00644718" w:rsidP="00C16898">
            <w:pPr>
              <w:spacing w:line="240" w:lineRule="auto"/>
              <w:jc w:val="center"/>
              <w:rPr>
                <w:color w:val="000000"/>
                <w:sz w:val="15"/>
                <w:szCs w:val="15"/>
              </w:rPr>
            </w:pP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3,11</w:t>
            </w:r>
          </w:p>
        </w:tc>
      </w:tr>
    </w:tbl>
    <w:p w:rsidR="00626298" w:rsidRPr="00242E3C" w:rsidRDefault="00626298" w:rsidP="00736D85">
      <w:pPr>
        <w:pStyle w:val="Nota"/>
        <w:spacing w:line="240" w:lineRule="auto"/>
      </w:pPr>
      <w:r w:rsidRPr="00242E3C">
        <w:t xml:space="preserve">Fuente: </w:t>
      </w:r>
      <w:r w:rsidR="00736D85" w:rsidRPr="00242E3C">
        <w:t xml:space="preserve">David (2013). </w:t>
      </w:r>
      <w:r w:rsidRPr="00242E3C">
        <w:t>Elaboración propia 201</w:t>
      </w:r>
      <w:r w:rsidR="00D707D1" w:rsidRPr="00242E3C">
        <w:t>7</w:t>
      </w:r>
      <w:r w:rsidR="00736D85" w:rsidRPr="00242E3C">
        <w:t>.</w:t>
      </w:r>
    </w:p>
    <w:p w:rsidR="00F45DB0" w:rsidRPr="00242E3C" w:rsidRDefault="00F45DB0" w:rsidP="00736D85">
      <w:pPr>
        <w:spacing w:line="240" w:lineRule="auto"/>
        <w:rPr>
          <w:lang w:eastAsia="en-US"/>
        </w:rPr>
      </w:pPr>
    </w:p>
    <w:p w:rsidR="00E648BE" w:rsidRPr="00242E3C" w:rsidRDefault="00B20488" w:rsidP="00C24FC7">
      <w:pPr>
        <w:spacing w:line="240" w:lineRule="auto"/>
        <w:ind w:left="340" w:hanging="340"/>
      </w:pPr>
      <w:bookmarkStart w:id="354" w:name="_Toc491614557"/>
      <w:r w:rsidRPr="00242E3C">
        <w:rPr>
          <w:b/>
        </w:rPr>
        <w:t>4.</w:t>
      </w:r>
      <w:r w:rsidRPr="00242E3C">
        <w:rPr>
          <w:b/>
        </w:rPr>
        <w:tab/>
      </w:r>
      <w:r w:rsidR="00E8422A" w:rsidRPr="00242E3C">
        <w:rPr>
          <w:b/>
        </w:rPr>
        <w:t xml:space="preserve">Análisis de la </w:t>
      </w:r>
      <w:r w:rsidRPr="00242E3C">
        <w:rPr>
          <w:b/>
        </w:rPr>
        <w:t>m</w:t>
      </w:r>
      <w:r w:rsidR="00E8422A" w:rsidRPr="00242E3C">
        <w:rPr>
          <w:b/>
        </w:rPr>
        <w:t>atriz VRIO</w:t>
      </w:r>
      <w:bookmarkEnd w:id="354"/>
    </w:p>
    <w:p w:rsidR="000F0447" w:rsidRPr="00242E3C" w:rsidRDefault="000F0447" w:rsidP="00736D85">
      <w:pPr>
        <w:spacing w:line="240" w:lineRule="auto"/>
        <w:rPr>
          <w:lang w:eastAsia="en-US"/>
        </w:rPr>
      </w:pPr>
    </w:p>
    <w:p w:rsidR="00736D85" w:rsidRPr="00242E3C" w:rsidRDefault="00D02973" w:rsidP="001B139A">
      <w:pPr>
        <w:rPr>
          <w:lang w:eastAsia="en-US"/>
        </w:rPr>
      </w:pPr>
      <w:r w:rsidRPr="00242E3C">
        <w:rPr>
          <w:lang w:eastAsia="en-US"/>
        </w:rPr>
        <w:t xml:space="preserve">Se han analizado los recursos y capacidades de Starkey Perú de acuerdo a </w:t>
      </w:r>
      <w:r w:rsidRPr="00242E3C">
        <w:t xml:space="preserve">Barney y Hesterly (2012) </w:t>
      </w:r>
      <w:r w:rsidRPr="00242E3C">
        <w:rPr>
          <w:lang w:eastAsia="en-US"/>
        </w:rPr>
        <w:t xml:space="preserve">para determinar si generan una paridad competitiva, una ventaja competitiva temporal o una ventaja competitiva sostenible. Los recursos y capacidades se han analizado en relación a su capacidad para crear valor a la empresa, el número de competidores que los poseen, el costo y dificultad de imitación y si posee la estructura organizativa para explotarlos. En el análisis realizado en la </w:t>
      </w:r>
      <w:r w:rsidR="00C24FC7" w:rsidRPr="00242E3C">
        <w:rPr>
          <w:lang w:eastAsia="en-US"/>
        </w:rPr>
        <w:t>tabla 18</w:t>
      </w:r>
      <w:r w:rsidRPr="00242E3C">
        <w:rPr>
          <w:lang w:eastAsia="en-US"/>
        </w:rPr>
        <w:t xml:space="preserve"> se ha determinado que los recursos y capacidades que generan una ventaja competitiva sostenible son: a) </w:t>
      </w:r>
      <w:r w:rsidR="00736D85" w:rsidRPr="00242E3C">
        <w:rPr>
          <w:lang w:eastAsia="en-US"/>
        </w:rPr>
        <w:t>b</w:t>
      </w:r>
      <w:r w:rsidRPr="00242E3C">
        <w:rPr>
          <w:lang w:eastAsia="en-US"/>
        </w:rPr>
        <w:t>uenas prácticas de gobierno corporativo</w:t>
      </w:r>
      <w:r w:rsidR="00736D85" w:rsidRPr="00242E3C">
        <w:rPr>
          <w:lang w:eastAsia="en-US"/>
        </w:rPr>
        <w:t>,</w:t>
      </w:r>
      <w:r w:rsidRPr="00242E3C">
        <w:rPr>
          <w:lang w:eastAsia="en-US"/>
        </w:rPr>
        <w:t xml:space="preserve"> como el involucramiento de la matriz y sus filiales en el desarrollo de estrategias globales y locales por</w:t>
      </w:r>
      <w:r w:rsidR="00CE0689" w:rsidRPr="00242E3C">
        <w:rPr>
          <w:lang w:eastAsia="en-US"/>
        </w:rPr>
        <w:t xml:space="preserve"> </w:t>
      </w:r>
      <w:r w:rsidRPr="00242E3C">
        <w:rPr>
          <w:lang w:eastAsia="en-US"/>
        </w:rPr>
        <w:t>medio de cuatro reuniones de coordinación presenciales al año en diferentes países</w:t>
      </w:r>
      <w:r w:rsidR="00736D85" w:rsidRPr="00242E3C">
        <w:rPr>
          <w:lang w:eastAsia="en-US"/>
        </w:rPr>
        <w:t>,</w:t>
      </w:r>
      <w:r w:rsidRPr="00242E3C">
        <w:rPr>
          <w:lang w:eastAsia="en-US"/>
        </w:rPr>
        <w:t xml:space="preserve"> y reuniones mensuales de forma virtual entre los directivos estratégicos</w:t>
      </w:r>
      <w:r w:rsidR="00736D85" w:rsidRPr="00242E3C">
        <w:rPr>
          <w:lang w:eastAsia="en-US"/>
        </w:rPr>
        <w:t>;</w:t>
      </w:r>
      <w:r w:rsidRPr="00242E3C">
        <w:rPr>
          <w:lang w:eastAsia="en-US"/>
        </w:rPr>
        <w:t xml:space="preserve"> b) la marca y posicionamiento de Tecnología Americana con sus 27 años de operación y los 50 años de Starkey Laboratories</w:t>
      </w:r>
      <w:r w:rsidR="00736D85" w:rsidRPr="00242E3C">
        <w:rPr>
          <w:lang w:eastAsia="en-US"/>
        </w:rPr>
        <w:t>,</w:t>
      </w:r>
      <w:r w:rsidR="00A579FD">
        <w:rPr>
          <w:lang w:eastAsia="en-US"/>
        </w:rPr>
        <w:t xml:space="preserve"> </w:t>
      </w:r>
      <w:r w:rsidRPr="00242E3C">
        <w:rPr>
          <w:lang w:eastAsia="en-US"/>
        </w:rPr>
        <w:t xml:space="preserve"> c) la cultura </w:t>
      </w:r>
      <w:r w:rsidR="00A579FD">
        <w:rPr>
          <w:lang w:eastAsia="en-US"/>
        </w:rPr>
        <w:t>Starkey y d) las alianzas estratégicas con proveeedores</w:t>
      </w:r>
      <w:r w:rsidRPr="00242E3C">
        <w:rPr>
          <w:lang w:eastAsia="en-US"/>
        </w:rPr>
        <w:t>.</w:t>
      </w:r>
      <w:r w:rsidR="00736D85" w:rsidRPr="00242E3C">
        <w:rPr>
          <w:lang w:eastAsia="en-US"/>
        </w:rPr>
        <w:br w:type="page"/>
      </w:r>
    </w:p>
    <w:p w:rsidR="001939F1" w:rsidRPr="00242E3C" w:rsidRDefault="001939F1" w:rsidP="00582BAE">
      <w:pPr>
        <w:pStyle w:val="Epgrafe"/>
        <w:outlineLvl w:val="0"/>
      </w:pPr>
      <w:bookmarkStart w:id="355" w:name="_Ref478731598"/>
      <w:bookmarkStart w:id="356" w:name="_Toc491614512"/>
      <w:r w:rsidRPr="00242E3C">
        <w:lastRenderedPageBreak/>
        <w:t xml:space="preserve">Tabla </w:t>
      </w:r>
      <w:bookmarkEnd w:id="355"/>
      <w:r w:rsidR="00B20488" w:rsidRPr="00242E3C">
        <w:t>18</w:t>
      </w:r>
      <w:r w:rsidRPr="00242E3C">
        <w:t>. Matriz VRIO</w:t>
      </w:r>
      <w:bookmarkEnd w:id="356"/>
    </w:p>
    <w:tbl>
      <w:tblPr>
        <w:tblStyle w:val="TablaTesisnormal"/>
        <w:tblW w:w="5000" w:type="pct"/>
        <w:jc w:val="center"/>
        <w:tblLook w:val="04A0" w:firstRow="1" w:lastRow="0" w:firstColumn="1" w:lastColumn="0" w:noHBand="0" w:noVBand="1"/>
      </w:tblPr>
      <w:tblGrid>
        <w:gridCol w:w="4971"/>
        <w:gridCol w:w="350"/>
        <w:gridCol w:w="412"/>
        <w:gridCol w:w="412"/>
        <w:gridCol w:w="351"/>
        <w:gridCol w:w="2223"/>
      </w:tblGrid>
      <w:tr w:rsidR="00644718" w:rsidRPr="00242E3C" w:rsidTr="003405AB">
        <w:trPr>
          <w:cnfStyle w:val="100000000000" w:firstRow="1" w:lastRow="0" w:firstColumn="0" w:lastColumn="0" w:oddVBand="0" w:evenVBand="0" w:oddHBand="0" w:evenHBand="0" w:firstRowFirstColumn="0" w:firstRowLastColumn="0" w:lastRowFirstColumn="0" w:lastRowLastColumn="0"/>
          <w:trHeight w:val="20"/>
          <w:jc w:val="center"/>
        </w:trPr>
        <w:tc>
          <w:tcPr>
            <w:tcW w:w="2851" w:type="pct"/>
            <w:noWrap/>
            <w:hideMark/>
          </w:tcPr>
          <w:p w:rsidR="00644718" w:rsidRPr="00242E3C" w:rsidRDefault="00644718" w:rsidP="00C16898">
            <w:pPr>
              <w:spacing w:line="240" w:lineRule="auto"/>
              <w:jc w:val="left"/>
              <w:rPr>
                <w:bCs/>
                <w:color w:val="000000"/>
                <w:szCs w:val="16"/>
              </w:rPr>
            </w:pPr>
            <w:r w:rsidRPr="00242E3C">
              <w:rPr>
                <w:bCs/>
                <w:color w:val="000000"/>
                <w:szCs w:val="18"/>
              </w:rPr>
              <w:t>Recursos y capacidades</w:t>
            </w:r>
          </w:p>
        </w:tc>
        <w:tc>
          <w:tcPr>
            <w:tcW w:w="201" w:type="pct"/>
            <w:noWrap/>
            <w:hideMark/>
          </w:tcPr>
          <w:p w:rsidR="00644718" w:rsidRPr="00242E3C" w:rsidRDefault="00644718" w:rsidP="006E2D10">
            <w:pPr>
              <w:spacing w:line="240" w:lineRule="auto"/>
              <w:jc w:val="center"/>
              <w:rPr>
                <w:bCs/>
                <w:color w:val="000000"/>
                <w:szCs w:val="16"/>
              </w:rPr>
            </w:pPr>
            <w:r w:rsidRPr="00242E3C">
              <w:rPr>
                <w:bCs/>
                <w:color w:val="000000"/>
                <w:szCs w:val="18"/>
              </w:rPr>
              <w:t>V</w:t>
            </w:r>
          </w:p>
        </w:tc>
        <w:tc>
          <w:tcPr>
            <w:tcW w:w="236" w:type="pct"/>
            <w:noWrap/>
            <w:hideMark/>
          </w:tcPr>
          <w:p w:rsidR="00644718" w:rsidRPr="00242E3C" w:rsidRDefault="00644718" w:rsidP="006E2D10">
            <w:pPr>
              <w:spacing w:line="240" w:lineRule="auto"/>
              <w:jc w:val="center"/>
              <w:rPr>
                <w:bCs/>
                <w:color w:val="000000"/>
                <w:szCs w:val="16"/>
              </w:rPr>
            </w:pPr>
            <w:r w:rsidRPr="00242E3C">
              <w:rPr>
                <w:bCs/>
                <w:color w:val="000000"/>
                <w:szCs w:val="18"/>
              </w:rPr>
              <w:t>R</w:t>
            </w:r>
          </w:p>
        </w:tc>
        <w:tc>
          <w:tcPr>
            <w:tcW w:w="236" w:type="pct"/>
            <w:hideMark/>
          </w:tcPr>
          <w:p w:rsidR="00644718" w:rsidRPr="00242E3C" w:rsidRDefault="00644718" w:rsidP="006E2D10">
            <w:pPr>
              <w:spacing w:line="240" w:lineRule="auto"/>
              <w:jc w:val="center"/>
              <w:rPr>
                <w:bCs/>
                <w:color w:val="000000"/>
                <w:szCs w:val="16"/>
              </w:rPr>
            </w:pPr>
            <w:r w:rsidRPr="00242E3C">
              <w:rPr>
                <w:bCs/>
                <w:color w:val="000000"/>
                <w:szCs w:val="18"/>
              </w:rPr>
              <w:t>I</w:t>
            </w:r>
          </w:p>
        </w:tc>
        <w:tc>
          <w:tcPr>
            <w:tcW w:w="201" w:type="pct"/>
            <w:hideMark/>
          </w:tcPr>
          <w:p w:rsidR="00644718" w:rsidRPr="00242E3C" w:rsidRDefault="00644718" w:rsidP="006E2D10">
            <w:pPr>
              <w:spacing w:line="240" w:lineRule="auto"/>
              <w:jc w:val="center"/>
              <w:rPr>
                <w:bCs/>
                <w:color w:val="000000"/>
                <w:szCs w:val="16"/>
              </w:rPr>
            </w:pPr>
            <w:r w:rsidRPr="00242E3C">
              <w:rPr>
                <w:bCs/>
                <w:color w:val="000000"/>
                <w:szCs w:val="18"/>
              </w:rPr>
              <w:t>O</w:t>
            </w:r>
          </w:p>
        </w:tc>
        <w:tc>
          <w:tcPr>
            <w:tcW w:w="1275" w:type="pct"/>
            <w:noWrap/>
            <w:hideMark/>
          </w:tcPr>
          <w:p w:rsidR="00644718" w:rsidRPr="00242E3C" w:rsidRDefault="00644718" w:rsidP="00C16898">
            <w:pPr>
              <w:spacing w:line="240" w:lineRule="auto"/>
              <w:jc w:val="left"/>
              <w:rPr>
                <w:bCs/>
                <w:color w:val="000000"/>
                <w:szCs w:val="16"/>
              </w:rPr>
            </w:pPr>
            <w:r w:rsidRPr="00242E3C">
              <w:rPr>
                <w:bCs/>
                <w:color w:val="000000"/>
                <w:szCs w:val="18"/>
              </w:rPr>
              <w:t>Implicación competitiva</w:t>
            </w:r>
          </w:p>
        </w:tc>
      </w:tr>
      <w:tr w:rsidR="00644718" w:rsidRPr="00242E3C" w:rsidTr="00C16898">
        <w:trPr>
          <w:trHeight w:val="20"/>
          <w:jc w:val="center"/>
        </w:trPr>
        <w:tc>
          <w:tcPr>
            <w:tcW w:w="5000" w:type="pct"/>
            <w:gridSpan w:val="6"/>
            <w:noWrap/>
            <w:hideMark/>
          </w:tcPr>
          <w:p w:rsidR="00644718" w:rsidRPr="00242E3C" w:rsidRDefault="00644718" w:rsidP="00C16898">
            <w:pPr>
              <w:spacing w:line="240" w:lineRule="auto"/>
              <w:jc w:val="center"/>
              <w:rPr>
                <w:b/>
                <w:bCs/>
                <w:color w:val="000000"/>
                <w:szCs w:val="16"/>
              </w:rPr>
            </w:pPr>
            <w:r w:rsidRPr="00242E3C">
              <w:rPr>
                <w:b/>
                <w:bCs/>
                <w:color w:val="000000"/>
                <w:szCs w:val="18"/>
              </w:rPr>
              <w:t>Recursos físicos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Número de locales de atención y ubicación estratégica.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Local con infraestructura diseñada para la atención personalizada y especializada de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Ventaja competitiva temporal</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Equipos audiológicos para realizar exámenes auditivos requeridos en el proceso de la venta.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Audífonos y accesorios de última tecnología.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Profesionales de audiología a cargo de la venta y posventa de productos a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A027FF">
            <w:pPr>
              <w:spacing w:line="240" w:lineRule="auto"/>
              <w:jc w:val="left"/>
              <w:rPr>
                <w:color w:val="000000"/>
                <w:szCs w:val="16"/>
              </w:rPr>
            </w:pPr>
            <w:r w:rsidRPr="00242E3C">
              <w:rPr>
                <w:color w:val="000000"/>
                <w:szCs w:val="16"/>
              </w:rPr>
              <w:t xml:space="preserve">Profesionales </w:t>
            </w:r>
            <w:r w:rsidR="00A027FF">
              <w:rPr>
                <w:color w:val="000000"/>
                <w:szCs w:val="16"/>
              </w:rPr>
              <w:t>con experiencia</w:t>
            </w:r>
            <w:r w:rsidRPr="00242E3C">
              <w:rPr>
                <w:color w:val="000000"/>
                <w:szCs w:val="16"/>
              </w:rPr>
              <w:t xml:space="preserve"> en las diferentes áreas: operaciones, producción y mantenimiento, gerencia, RR.HH.</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Capacidades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corporativa a través del involucramiento de la matriz y sus filiales en el desarrollo de la estrategia local (inteligencia de todos).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de aseguramiento y control de calidad de audífonos y componentes.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temporal</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Recursos organizacionales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Marca y posicionamiento de Tecnología Auditiva Americana.</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A579FD" w:rsidRDefault="00A579FD" w:rsidP="00A579FD">
            <w:pPr>
              <w:spacing w:line="240" w:lineRule="auto"/>
              <w:jc w:val="left"/>
              <w:rPr>
                <w:color w:val="000000"/>
                <w:szCs w:val="16"/>
              </w:rPr>
            </w:pPr>
            <w:r w:rsidRPr="00A579FD">
              <w:rPr>
                <w:color w:val="000000"/>
                <w:szCs w:val="16"/>
              </w:rPr>
              <w:t>Cultura de valores Starkey</w:t>
            </w:r>
            <w:r w:rsidR="00606B8E">
              <w:rPr>
                <w:color w:val="000000"/>
                <w:szCs w:val="16"/>
              </w:rPr>
              <w:t>.</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1275" w:type="pct"/>
            <w:noWrap/>
            <w:vAlign w:val="center"/>
            <w:hideMark/>
          </w:tcPr>
          <w:p w:rsidR="00A579FD" w:rsidRPr="00A579FD" w:rsidRDefault="00A579FD" w:rsidP="00C16898">
            <w:pPr>
              <w:spacing w:line="240" w:lineRule="auto"/>
              <w:jc w:val="left"/>
              <w:rPr>
                <w:color w:val="000000"/>
                <w:szCs w:val="16"/>
              </w:rPr>
            </w:pPr>
            <w:r w:rsidRPr="00A579FD">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Alianzas estratégicas con médicos.</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noWrap/>
            <w:vAlign w:val="center"/>
            <w:hideMark/>
          </w:tcPr>
          <w:p w:rsidR="00A579FD" w:rsidRPr="00242E3C" w:rsidRDefault="00A579FD" w:rsidP="00606B8E">
            <w:pPr>
              <w:spacing w:line="240" w:lineRule="auto"/>
              <w:jc w:val="left"/>
              <w:rPr>
                <w:color w:val="000000"/>
                <w:szCs w:val="16"/>
              </w:rPr>
            </w:pPr>
            <w:r w:rsidRPr="00242E3C">
              <w:rPr>
                <w:color w:val="000000"/>
                <w:szCs w:val="16"/>
              </w:rPr>
              <w:t>Alianzas estratégicas con proveedores</w:t>
            </w:r>
            <w:r w:rsidR="00606B8E">
              <w:rPr>
                <w:color w:val="000000"/>
                <w:szCs w:val="16"/>
              </w:rPr>
              <w:t xml:space="preserve"> logísticos y precios </w:t>
            </w:r>
            <w:r w:rsidR="00606B8E" w:rsidRPr="00606B8E">
              <w:rPr>
                <w:i/>
                <w:color w:val="000000"/>
                <w:szCs w:val="16"/>
              </w:rPr>
              <w:t>intercompany</w:t>
            </w:r>
            <w:r w:rsidRPr="00242E3C">
              <w:rPr>
                <w:color w:val="000000"/>
                <w:szCs w:val="16"/>
              </w:rPr>
              <w:t>.  </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 xml:space="preserve">ERP hecho a la medida con enfoque en actividades </w:t>
            </w:r>
            <w:r w:rsidRPr="00242E3C">
              <w:rPr>
                <w:i/>
                <w:iCs/>
                <w:color w:val="000000"/>
                <w:szCs w:val="16"/>
              </w:rPr>
              <w:t>retail</w:t>
            </w:r>
            <w:r w:rsidRPr="00242E3C">
              <w:rPr>
                <w:color w:val="000000"/>
                <w:szCs w:val="16"/>
              </w:rPr>
              <w:t>.</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vAlign w:val="center"/>
            <w:hideMark/>
          </w:tcPr>
          <w:p w:rsidR="00A579FD" w:rsidRPr="00242E3C" w:rsidRDefault="00AE300D" w:rsidP="00C16898">
            <w:pPr>
              <w:spacing w:line="240" w:lineRule="auto"/>
              <w:jc w:val="left"/>
              <w:rPr>
                <w:color w:val="000000"/>
                <w:szCs w:val="16"/>
              </w:rPr>
            </w:pPr>
            <w:r>
              <w:rPr>
                <w:color w:val="000000"/>
                <w:szCs w:val="16"/>
              </w:rPr>
              <w:t>Capacitacio</w:t>
            </w:r>
            <w:r w:rsidR="00A579FD" w:rsidRPr="00242E3C">
              <w:rPr>
                <w:color w:val="000000"/>
                <w:szCs w:val="16"/>
              </w:rPr>
              <w:t>n</w:t>
            </w:r>
            <w:r>
              <w:rPr>
                <w:color w:val="000000"/>
                <w:szCs w:val="16"/>
              </w:rPr>
              <w:t>es</w:t>
            </w:r>
            <w:r w:rsidR="00A579FD" w:rsidRPr="00242E3C">
              <w:rPr>
                <w:color w:val="000000"/>
                <w:szCs w:val="16"/>
              </w:rPr>
              <w:t xml:space="preserve"> en gestión estratégica, técnicas de ventas, audiometría, reparación de productos en el Perú y en el extranjero.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bl>
    <w:p w:rsidR="00D52906" w:rsidRPr="00242E3C" w:rsidRDefault="00827AC2" w:rsidP="00C765B7">
      <w:pPr>
        <w:pStyle w:val="Nota"/>
      </w:pPr>
      <w:r w:rsidRPr="00242E3C">
        <w:t>V= Valioso, R=Raro, I</w:t>
      </w:r>
      <w:r w:rsidR="00E648BE" w:rsidRPr="00242E3C">
        <w:t>=Difícil de imitar, O</w:t>
      </w:r>
      <w:r w:rsidR="00D52906" w:rsidRPr="00242E3C">
        <w:t>=Explotado por la organización.</w:t>
      </w:r>
    </w:p>
    <w:p w:rsidR="00D27DD5" w:rsidRPr="00242E3C" w:rsidRDefault="00E648BE" w:rsidP="005B2578">
      <w:pPr>
        <w:pStyle w:val="Nota"/>
        <w:rPr>
          <w:rFonts w:eastAsiaTheme="majorEastAsia" w:cstheme="majorBidi"/>
          <w:b/>
          <w:color w:val="000000" w:themeColor="text1"/>
          <w:szCs w:val="32"/>
        </w:rPr>
      </w:pPr>
      <w:r w:rsidRPr="00242E3C">
        <w:t>Fuente: Elaboración propia 201</w:t>
      </w:r>
      <w:r w:rsidR="00D707D1" w:rsidRPr="00242E3C">
        <w:t>7</w:t>
      </w:r>
      <w:r w:rsidRPr="00242E3C">
        <w:t xml:space="preserve"> </w:t>
      </w:r>
      <w:r w:rsidR="00D27DD5" w:rsidRPr="00242E3C">
        <w:br w:type="page"/>
      </w:r>
    </w:p>
    <w:p w:rsidR="00AB0802" w:rsidRPr="00242E3C" w:rsidRDefault="001748DD" w:rsidP="00582BAE">
      <w:pPr>
        <w:pStyle w:val="Ttulo1"/>
        <w:keepNext w:val="0"/>
        <w:keepLines w:val="0"/>
        <w:numPr>
          <w:ilvl w:val="0"/>
          <w:numId w:val="0"/>
        </w:numPr>
        <w:spacing w:line="240" w:lineRule="auto"/>
      </w:pPr>
      <w:bookmarkStart w:id="357" w:name="_Toc491614558"/>
      <w:r w:rsidRPr="00242E3C">
        <w:lastRenderedPageBreak/>
        <w:t xml:space="preserve">Capítulo IV. </w:t>
      </w:r>
      <w:r w:rsidR="0010749E" w:rsidRPr="00242E3C">
        <w:t>Estudio de</w:t>
      </w:r>
      <w:r w:rsidRPr="00242E3C">
        <w:t xml:space="preserve"> </w:t>
      </w:r>
      <w:r w:rsidR="00B20488" w:rsidRPr="00242E3C">
        <w:t>m</w:t>
      </w:r>
      <w:r w:rsidRPr="00242E3C">
        <w:t>ercado</w:t>
      </w:r>
      <w:bookmarkEnd w:id="357"/>
    </w:p>
    <w:p w:rsidR="00CB5E6A" w:rsidRPr="00242E3C" w:rsidRDefault="00CB5E6A" w:rsidP="00855580"/>
    <w:p w:rsidR="00AF1C49" w:rsidRPr="00242E3C" w:rsidRDefault="000F6B2F" w:rsidP="00855580">
      <w:r w:rsidRPr="00242E3C">
        <w:t>A</w:t>
      </w:r>
      <w:r w:rsidR="00F25D8E" w:rsidRPr="00242E3C">
        <w:t xml:space="preserve"> lo largo de la trayectoria de la empresa, tanto en su etapa como distribuidor </w:t>
      </w:r>
      <w:r w:rsidR="004F0151" w:rsidRPr="00242E3C">
        <w:t>independiente</w:t>
      </w:r>
      <w:r w:rsidR="00E479D1" w:rsidRPr="00242E3C">
        <w:t>,</w:t>
      </w:r>
      <w:r w:rsidR="004F0151" w:rsidRPr="00242E3C">
        <w:t xml:space="preserve"> </w:t>
      </w:r>
      <w:r w:rsidR="00F25D8E" w:rsidRPr="00242E3C">
        <w:t xml:space="preserve">y también como filial de Starkey Laboratories, el tener certeza </w:t>
      </w:r>
      <w:r w:rsidR="00E479D1" w:rsidRPr="00242E3C">
        <w:t xml:space="preserve">sobre </w:t>
      </w:r>
      <w:r w:rsidR="00F25D8E" w:rsidRPr="00242E3C">
        <w:t>el potencial real del mercado peru</w:t>
      </w:r>
      <w:r w:rsidR="004F0151" w:rsidRPr="00242E3C">
        <w:t>ano de audífonos ha sido un tópico</w:t>
      </w:r>
      <w:r w:rsidR="00F25D8E" w:rsidRPr="00242E3C">
        <w:t xml:space="preserve"> pendiente.</w:t>
      </w:r>
      <w:r w:rsidR="004F0151" w:rsidRPr="00242E3C">
        <w:t xml:space="preserve"> Las aproximaciones de demanda,</w:t>
      </w:r>
      <w:r w:rsidR="00F25D8E" w:rsidRPr="00242E3C">
        <w:t xml:space="preserve"> </w:t>
      </w:r>
      <w:r w:rsidR="004F0151" w:rsidRPr="00242E3C">
        <w:t xml:space="preserve">estrategias de </w:t>
      </w:r>
      <w:r w:rsidR="00F25D8E" w:rsidRPr="00242E3C">
        <w:t>crecimiento</w:t>
      </w:r>
      <w:r w:rsidR="004F0151" w:rsidRPr="00242E3C">
        <w:t xml:space="preserve"> y perfil del consumidor peruano</w:t>
      </w:r>
      <w:r w:rsidR="00F25D8E" w:rsidRPr="00242E3C">
        <w:t xml:space="preserve"> se realizaron en función a apreciaciones </w:t>
      </w:r>
      <w:r w:rsidR="004F0151" w:rsidRPr="00242E3C">
        <w:t xml:space="preserve">empíricas de gestiones previas </w:t>
      </w:r>
      <w:r w:rsidR="000B6075" w:rsidRPr="00242E3C">
        <w:t>y a</w:t>
      </w:r>
      <w:r w:rsidR="004F0151" w:rsidRPr="00242E3C">
        <w:t xml:space="preserve"> extrapolaciones de mercados de </w:t>
      </w:r>
      <w:r w:rsidR="000B6075" w:rsidRPr="00242E3C">
        <w:t xml:space="preserve">otros países de </w:t>
      </w:r>
      <w:r w:rsidR="004F0151" w:rsidRPr="00242E3C">
        <w:t>la región</w:t>
      </w:r>
      <w:r w:rsidR="00F25D8E" w:rsidRPr="00242E3C">
        <w:t>.</w:t>
      </w:r>
      <w:r w:rsidR="004F0151" w:rsidRPr="00242E3C">
        <w:t xml:space="preserve"> Por ello</w:t>
      </w:r>
      <w:r w:rsidR="00E479D1" w:rsidRPr="00242E3C">
        <w:t>,</w:t>
      </w:r>
      <w:r w:rsidR="004F0151" w:rsidRPr="00242E3C">
        <w:t xml:space="preserve"> se plantea en el presente capítulo</w:t>
      </w:r>
      <w:r w:rsidR="00D00EF7" w:rsidRPr="00242E3C">
        <w:t xml:space="preserve"> a través de la realización de un</w:t>
      </w:r>
      <w:r w:rsidR="0047059F" w:rsidRPr="00242E3C">
        <w:t>a investigación superficial del mercado señalar y cuantificar</w:t>
      </w:r>
      <w:r w:rsidR="00BF6E19" w:rsidRPr="00242E3C">
        <w:t xml:space="preserve"> </w:t>
      </w:r>
      <w:r w:rsidR="00435F11" w:rsidRPr="00242E3C">
        <w:t xml:space="preserve">el mercado meta al cual se dirige la empresa y realizar </w:t>
      </w:r>
      <w:r w:rsidR="00BF6E19" w:rsidRPr="00242E3C">
        <w:t xml:space="preserve">un estimado de la demanda de audífonos </w:t>
      </w:r>
      <w:r w:rsidR="0047059F" w:rsidRPr="00242E3C">
        <w:t>en el país,</w:t>
      </w:r>
      <w:r w:rsidR="00BF6E19" w:rsidRPr="00242E3C">
        <w:t xml:space="preserve"> identificar </w:t>
      </w:r>
      <w:r w:rsidR="00E1012E" w:rsidRPr="00242E3C">
        <w:t>cuáles</w:t>
      </w:r>
      <w:r w:rsidR="00BF6E19" w:rsidRPr="00242E3C">
        <w:t xml:space="preserve"> son las variables significativas</w:t>
      </w:r>
      <w:r w:rsidR="00435F11" w:rsidRPr="00242E3C">
        <w:t xml:space="preserve"> que impulsan la compra </w:t>
      </w:r>
      <w:r w:rsidR="0047059F" w:rsidRPr="00242E3C">
        <w:t xml:space="preserve">y/o recompra </w:t>
      </w:r>
      <w:r w:rsidR="00435F11" w:rsidRPr="00242E3C">
        <w:t>de este mercado</w:t>
      </w:r>
      <w:r w:rsidR="008F4CB5" w:rsidRPr="00242E3C">
        <w:t>.</w:t>
      </w:r>
      <w:r w:rsidR="00AF1C49" w:rsidRPr="00242E3C">
        <w:t xml:space="preserve"> </w:t>
      </w:r>
      <w:r w:rsidR="008F4CB5" w:rsidRPr="00242E3C">
        <w:t>D</w:t>
      </w:r>
      <w:r w:rsidR="00AF1C49" w:rsidRPr="00242E3C">
        <w:t xml:space="preserve">ebido a la </w:t>
      </w:r>
      <w:r w:rsidR="00E700B0" w:rsidRPr="00242E3C">
        <w:t>extensión</w:t>
      </w:r>
      <w:r w:rsidR="00AF1C49" w:rsidRPr="00242E3C">
        <w:t xml:space="preserve"> y profundidad propia del presente trabajo se utilizará </w:t>
      </w:r>
      <w:r w:rsidR="006C5F10" w:rsidRPr="00242E3C">
        <w:t xml:space="preserve">en su gran </w:t>
      </w:r>
      <w:r w:rsidR="00E700B0" w:rsidRPr="00242E3C">
        <w:t>mayoría</w:t>
      </w:r>
      <w:r w:rsidR="006C5F10" w:rsidRPr="00242E3C">
        <w:t xml:space="preserve"> </w:t>
      </w:r>
      <w:r w:rsidR="00AF1C49" w:rsidRPr="00242E3C">
        <w:t xml:space="preserve">información de </w:t>
      </w:r>
      <w:r w:rsidR="008F4CB5" w:rsidRPr="00242E3C">
        <w:t>fuentes secundarias</w:t>
      </w:r>
      <w:r w:rsidR="00435F11" w:rsidRPr="00242E3C">
        <w:t>.</w:t>
      </w:r>
    </w:p>
    <w:p w:rsidR="000F0447" w:rsidRPr="00242E3C" w:rsidRDefault="000F0447" w:rsidP="00855580"/>
    <w:p w:rsidR="00D27DD5" w:rsidRPr="00242E3C" w:rsidRDefault="00F25D8E" w:rsidP="008467F8">
      <w:r w:rsidRPr="00242E3C">
        <w:t xml:space="preserve">Como Barnett (1988) </w:t>
      </w:r>
      <w:r w:rsidR="00E40FE1" w:rsidRPr="00242E3C">
        <w:t>sostiene,</w:t>
      </w:r>
      <w:r w:rsidR="00B519A7" w:rsidRPr="00242E3C">
        <w:t xml:space="preserve"> la</w:t>
      </w:r>
      <w:r w:rsidRPr="00242E3C">
        <w:t xml:space="preserve"> estimación de la demanda total del mercado no ga</w:t>
      </w:r>
      <w:r w:rsidR="00B519A7" w:rsidRPr="00242E3C">
        <w:t xml:space="preserve">rantiza una estrategia exitosa; aunque </w:t>
      </w:r>
      <w:r w:rsidRPr="00242E3C">
        <w:t xml:space="preserve">sin ella, las decisiones sobre inversión, marketing y otras asignaciones de recursos se basarán en suposiciones ocultas e inconscientes sobre los requisitos competitivos de la industria y frecuentemente estarán equivocados. </w:t>
      </w:r>
    </w:p>
    <w:p w:rsidR="000F0447" w:rsidRPr="00242E3C" w:rsidRDefault="000F0447" w:rsidP="008467F8"/>
    <w:p w:rsidR="00F25D8E" w:rsidRPr="00242E3C" w:rsidRDefault="00B20488" w:rsidP="00130723">
      <w:pPr>
        <w:spacing w:line="240" w:lineRule="auto"/>
        <w:ind w:left="340" w:hanging="340"/>
      </w:pPr>
      <w:bookmarkStart w:id="358" w:name="_Toc491614559"/>
      <w:r w:rsidRPr="00242E3C">
        <w:rPr>
          <w:b/>
        </w:rPr>
        <w:t>1.</w:t>
      </w:r>
      <w:r w:rsidRPr="00242E3C">
        <w:rPr>
          <w:b/>
        </w:rPr>
        <w:tab/>
      </w:r>
      <w:r w:rsidR="00F25D8E" w:rsidRPr="00242E3C">
        <w:rPr>
          <w:b/>
        </w:rPr>
        <w:t>Objetivo general</w:t>
      </w:r>
      <w:bookmarkEnd w:id="358"/>
      <w:r w:rsidR="00F25D8E" w:rsidRPr="00242E3C">
        <w:t xml:space="preserve"> </w:t>
      </w:r>
    </w:p>
    <w:p w:rsidR="000F0447" w:rsidRPr="00242E3C" w:rsidRDefault="000F0447" w:rsidP="000F0447">
      <w:pPr>
        <w:rPr>
          <w:lang w:eastAsia="en-US"/>
        </w:rPr>
      </w:pPr>
    </w:p>
    <w:p w:rsidR="00F25D8E" w:rsidRPr="00242E3C" w:rsidRDefault="005B22D5" w:rsidP="00855580">
      <w:r w:rsidRPr="00242E3C">
        <w:t>Realizar una recopilación y análisis de información</w:t>
      </w:r>
      <w:r w:rsidR="00EC3B76" w:rsidRPr="00242E3C">
        <w:t xml:space="preserve"> primaria y secundaria</w:t>
      </w:r>
      <w:r w:rsidRPr="00242E3C">
        <w:t xml:space="preserve"> del mercado</w:t>
      </w:r>
      <w:r w:rsidR="00F25D8E" w:rsidRPr="00242E3C">
        <w:t xml:space="preserve"> de audífonos en el Perú </w:t>
      </w:r>
      <w:r w:rsidR="008A491B" w:rsidRPr="00242E3C">
        <w:t>con el f</w:t>
      </w:r>
      <w:r w:rsidR="00EC3B76" w:rsidRPr="00242E3C">
        <w:t>in de identificar oportunidades</w:t>
      </w:r>
      <w:r w:rsidR="00C30A34" w:rsidRPr="00242E3C">
        <w:t xml:space="preserve"> para los años 201</w:t>
      </w:r>
      <w:r w:rsidR="004B7B56" w:rsidRPr="00242E3C">
        <w:t>7</w:t>
      </w:r>
      <w:r w:rsidR="00C30A34" w:rsidRPr="00242E3C">
        <w:t>, 201</w:t>
      </w:r>
      <w:r w:rsidR="004B7B56" w:rsidRPr="00242E3C">
        <w:t>8</w:t>
      </w:r>
      <w:r w:rsidR="00C30A34" w:rsidRPr="00242E3C">
        <w:t xml:space="preserve"> y 20</w:t>
      </w:r>
      <w:r w:rsidR="004B7B56" w:rsidRPr="00242E3C">
        <w:t>19</w:t>
      </w:r>
      <w:r w:rsidR="00E479D1" w:rsidRPr="00242E3C">
        <w:t>,</w:t>
      </w:r>
      <w:r w:rsidR="008A491B" w:rsidRPr="00242E3C">
        <w:t xml:space="preserve"> y </w:t>
      </w:r>
      <w:r w:rsidR="00EC3B76" w:rsidRPr="00242E3C">
        <w:t xml:space="preserve">contribuir en la </w:t>
      </w:r>
      <w:r w:rsidR="008A491B" w:rsidRPr="00242E3C">
        <w:t>mejorar</w:t>
      </w:r>
      <w:r w:rsidR="00EC3B76" w:rsidRPr="00242E3C">
        <w:t>a</w:t>
      </w:r>
      <w:r w:rsidR="008A491B" w:rsidRPr="00242E3C">
        <w:t xml:space="preserve"> </w:t>
      </w:r>
      <w:r w:rsidR="00EC3B76" w:rsidRPr="00242E3C">
        <w:t>de</w:t>
      </w:r>
      <w:r w:rsidR="008A491B" w:rsidRPr="00242E3C">
        <w:t xml:space="preserve"> toma de </w:t>
      </w:r>
      <w:r w:rsidR="00E700B0" w:rsidRPr="00242E3C">
        <w:t>decisiones</w:t>
      </w:r>
      <w:r w:rsidR="008A491B" w:rsidRPr="00242E3C">
        <w:t xml:space="preserve"> de la empresa.</w:t>
      </w:r>
    </w:p>
    <w:p w:rsidR="00F25D8E" w:rsidRPr="00242E3C" w:rsidRDefault="00F25D8E" w:rsidP="00F25D8E">
      <w:pPr>
        <w:spacing w:line="276" w:lineRule="auto"/>
      </w:pPr>
    </w:p>
    <w:p w:rsidR="00F25D8E" w:rsidRPr="00242E3C" w:rsidRDefault="00B20488" w:rsidP="00130723">
      <w:pPr>
        <w:spacing w:line="240" w:lineRule="auto"/>
        <w:ind w:left="340" w:hanging="340"/>
      </w:pPr>
      <w:bookmarkStart w:id="359" w:name="_Toc491614560"/>
      <w:r w:rsidRPr="00242E3C">
        <w:rPr>
          <w:b/>
        </w:rPr>
        <w:t>2.</w:t>
      </w:r>
      <w:r w:rsidRPr="00242E3C">
        <w:rPr>
          <w:b/>
        </w:rPr>
        <w:tab/>
      </w:r>
      <w:r w:rsidR="00F25D8E" w:rsidRPr="00242E3C">
        <w:rPr>
          <w:b/>
        </w:rPr>
        <w:t>Objetivos específicos</w:t>
      </w:r>
      <w:bookmarkEnd w:id="359"/>
    </w:p>
    <w:p w:rsidR="000F0447" w:rsidRPr="00242E3C" w:rsidRDefault="000F0447" w:rsidP="000F0447">
      <w:pPr>
        <w:rPr>
          <w:lang w:eastAsia="en-US"/>
        </w:rPr>
      </w:pPr>
    </w:p>
    <w:p w:rsidR="00915897" w:rsidRPr="00242E3C" w:rsidRDefault="00C63F6B" w:rsidP="00C63F6B">
      <w:r w:rsidRPr="00242E3C">
        <w:rPr>
          <w:lang w:eastAsia="en-US"/>
        </w:rPr>
        <w:t xml:space="preserve">Los objetivos específicos planteados son: a) </w:t>
      </w:r>
      <w:r w:rsidR="00F25D8E" w:rsidRPr="00242E3C">
        <w:t xml:space="preserve">Identificar </w:t>
      </w:r>
      <w:r w:rsidR="00EC3B76" w:rsidRPr="00242E3C">
        <w:t xml:space="preserve">y cuantificar el </w:t>
      </w:r>
      <w:r w:rsidR="00F25D8E" w:rsidRPr="00242E3C">
        <w:t xml:space="preserve">mercado </w:t>
      </w:r>
      <w:r w:rsidR="00EC3B76" w:rsidRPr="00242E3C">
        <w:t>meta de la empresa</w:t>
      </w:r>
      <w:r w:rsidR="00DF14E6" w:rsidRPr="00242E3C">
        <w:t>;</w:t>
      </w:r>
      <w:r w:rsidRPr="00242E3C">
        <w:t xml:space="preserve"> b)</w:t>
      </w:r>
      <w:r w:rsidR="00DF14E6" w:rsidRPr="00242E3C">
        <w:t xml:space="preserve"> r</w:t>
      </w:r>
      <w:r w:rsidR="00832E78" w:rsidRPr="00242E3C">
        <w:t xml:space="preserve">ealizar un estimado de la demanda de audífonos en el país </w:t>
      </w:r>
      <w:r w:rsidR="000D0248" w:rsidRPr="00242E3C">
        <w:t>d</w:t>
      </w:r>
      <w:r w:rsidR="00590C9C" w:rsidRPr="00242E3C">
        <w:t xml:space="preserve">el </w:t>
      </w:r>
      <w:r w:rsidR="000D0248" w:rsidRPr="00242E3C">
        <w:t>2017 al 2019</w:t>
      </w:r>
      <w:r w:rsidR="00590C9C" w:rsidRPr="00242E3C">
        <w:t>;</w:t>
      </w:r>
      <w:r w:rsidRPr="00242E3C">
        <w:t xml:space="preserve"> c) </w:t>
      </w:r>
      <w:r w:rsidR="000D0248" w:rsidRPr="00242E3C">
        <w:t>Confeccionar un perfil del usuario peruano de audífonos</w:t>
      </w:r>
      <w:r w:rsidR="00590C9C" w:rsidRPr="00242E3C">
        <w:t>,</w:t>
      </w:r>
      <w:r w:rsidRPr="00242E3C">
        <w:t xml:space="preserve"> y d) Encontrar</w:t>
      </w:r>
      <w:r w:rsidR="000D0248" w:rsidRPr="00242E3C">
        <w:t xml:space="preserve"> variables relevantes en el consumo y compra de audífonos.</w:t>
      </w:r>
    </w:p>
    <w:p w:rsidR="00C63F6B" w:rsidRPr="00242E3C" w:rsidRDefault="00C63F6B" w:rsidP="00C63F6B">
      <w:pPr>
        <w:rPr>
          <w:lang w:eastAsia="en-US"/>
        </w:rPr>
      </w:pPr>
    </w:p>
    <w:p w:rsidR="00915897" w:rsidRPr="00242E3C" w:rsidRDefault="00130723" w:rsidP="00130723">
      <w:pPr>
        <w:spacing w:line="240" w:lineRule="auto"/>
        <w:ind w:left="340" w:hanging="340"/>
      </w:pPr>
      <w:bookmarkStart w:id="360" w:name="_Toc491614561"/>
      <w:r w:rsidRPr="00242E3C">
        <w:rPr>
          <w:b/>
        </w:rPr>
        <w:t>3.</w:t>
      </w:r>
      <w:r w:rsidRPr="00242E3C">
        <w:rPr>
          <w:b/>
        </w:rPr>
        <w:tab/>
      </w:r>
      <w:r w:rsidR="00915897" w:rsidRPr="00242E3C">
        <w:rPr>
          <w:b/>
        </w:rPr>
        <w:t>Metodología</w:t>
      </w:r>
      <w:bookmarkEnd w:id="360"/>
      <w:r w:rsidR="00915897" w:rsidRPr="00242E3C">
        <w:t xml:space="preserve"> </w:t>
      </w:r>
    </w:p>
    <w:p w:rsidR="000F0447" w:rsidRPr="00242E3C" w:rsidRDefault="000F0447" w:rsidP="000F0447">
      <w:pPr>
        <w:rPr>
          <w:lang w:eastAsia="en-US"/>
        </w:rPr>
      </w:pPr>
    </w:p>
    <w:p w:rsidR="00BE7428" w:rsidRPr="00242E3C" w:rsidRDefault="00915897" w:rsidP="00C63F6B">
      <w:r w:rsidRPr="00242E3C">
        <w:t xml:space="preserve">Para el desarrollo de este sondeo de mercado se utilizarán las siguientes </w:t>
      </w:r>
      <w:r w:rsidR="00A3335A" w:rsidRPr="00242E3C">
        <w:t>fuentes:</w:t>
      </w:r>
      <w:r w:rsidR="00C63F6B" w:rsidRPr="00242E3C">
        <w:t xml:space="preserve"> a) </w:t>
      </w:r>
      <w:r w:rsidR="00DE334A" w:rsidRPr="00242E3C">
        <w:t>Entrevist</w:t>
      </w:r>
      <w:r w:rsidR="00B519A7" w:rsidRPr="00242E3C">
        <w:t>as a clientes nuevos y antiguos</w:t>
      </w:r>
      <w:r w:rsidR="00DE334A" w:rsidRPr="00242E3C">
        <w:t xml:space="preserve"> </w:t>
      </w:r>
      <w:r w:rsidR="000D0248" w:rsidRPr="00242E3C">
        <w:t>(</w:t>
      </w:r>
      <w:r w:rsidR="00130723" w:rsidRPr="00242E3C">
        <w:t>anexo 9</w:t>
      </w:r>
      <w:r w:rsidR="000D0248" w:rsidRPr="00242E3C">
        <w:t>)</w:t>
      </w:r>
      <w:r w:rsidR="00590C9C" w:rsidRPr="00242E3C">
        <w:t>;</w:t>
      </w:r>
      <w:r w:rsidR="00C63F6B" w:rsidRPr="00242E3C">
        <w:t xml:space="preserve"> b) e</w:t>
      </w:r>
      <w:r w:rsidR="000D0248" w:rsidRPr="00242E3C">
        <w:t>ntrevistas a médicos otorrinolaringólogos de Lima (</w:t>
      </w:r>
      <w:r w:rsidR="00130723" w:rsidRPr="00242E3C">
        <w:t>anexo 9</w:t>
      </w:r>
      <w:r w:rsidR="000D0248" w:rsidRPr="00242E3C">
        <w:t>)</w:t>
      </w:r>
      <w:r w:rsidR="00590C9C" w:rsidRPr="00242E3C">
        <w:t>;</w:t>
      </w:r>
      <w:r w:rsidR="00C63F6B" w:rsidRPr="00242E3C">
        <w:t xml:space="preserve"> c) </w:t>
      </w:r>
      <w:r w:rsidR="00DE334A" w:rsidRPr="00242E3C">
        <w:t>da</w:t>
      </w:r>
      <w:r w:rsidR="00C63F6B" w:rsidRPr="00242E3C">
        <w:t>tos de clientes de Starkey Perú</w:t>
      </w:r>
      <w:r w:rsidR="00590C9C" w:rsidRPr="00242E3C">
        <w:t>;</w:t>
      </w:r>
      <w:r w:rsidR="00C63F6B" w:rsidRPr="00242E3C">
        <w:t xml:space="preserve"> d) </w:t>
      </w:r>
      <w:r w:rsidR="00BE7428" w:rsidRPr="00242E3C">
        <w:t xml:space="preserve">Primera Encuesta Nacional Especializada </w:t>
      </w:r>
      <w:r w:rsidR="00BE7428" w:rsidRPr="00242E3C">
        <w:lastRenderedPageBreak/>
        <w:t xml:space="preserve">sobre Discapacidad 2012 (Instituto Nacional de Estadística e Informática, </w:t>
      </w:r>
      <w:r w:rsidR="00B92766" w:rsidRPr="00242E3C">
        <w:t>2012</w:t>
      </w:r>
      <w:r w:rsidR="00C63F6B" w:rsidRPr="00242E3C">
        <w:t>)</w:t>
      </w:r>
      <w:r w:rsidR="00590C9C" w:rsidRPr="00242E3C">
        <w:t>;</w:t>
      </w:r>
      <w:r w:rsidR="00C63F6B" w:rsidRPr="00242E3C">
        <w:t xml:space="preserve"> e) P</w:t>
      </w:r>
      <w:r w:rsidR="00BE7428" w:rsidRPr="00242E3C">
        <w:t>erfil del adulto mayor 2014 (Ipsos Perú , 2014)</w:t>
      </w:r>
      <w:r w:rsidR="00590C9C" w:rsidRPr="00242E3C">
        <w:t>;</w:t>
      </w:r>
      <w:r w:rsidR="00C63F6B" w:rsidRPr="00242E3C">
        <w:t xml:space="preserve"> f) Importaciones de audífonos </w:t>
      </w:r>
      <w:r w:rsidR="009727BC" w:rsidRPr="00242E3C">
        <w:t xml:space="preserve">al </w:t>
      </w:r>
      <w:r w:rsidR="00C63F6B" w:rsidRPr="00242E3C">
        <w:t>2016</w:t>
      </w:r>
      <w:r w:rsidR="009727BC" w:rsidRPr="00242E3C">
        <w:t xml:space="preserve"> consultada en SUNAT</w:t>
      </w:r>
      <w:r w:rsidR="00590C9C" w:rsidRPr="00242E3C">
        <w:t>,</w:t>
      </w:r>
      <w:r w:rsidR="00C63F6B" w:rsidRPr="00242E3C">
        <w:t xml:space="preserve"> y g) </w:t>
      </w:r>
      <w:r w:rsidR="00590C9C" w:rsidRPr="00242E3C">
        <w:t>n</w:t>
      </w:r>
      <w:r w:rsidR="00BE7428" w:rsidRPr="00242E3C">
        <w:t xml:space="preserve">iveles </w:t>
      </w:r>
      <w:r w:rsidR="00590C9C" w:rsidRPr="00242E3C">
        <w:t>s</w:t>
      </w:r>
      <w:r w:rsidR="00BE7428" w:rsidRPr="00242E3C">
        <w:t>ocioeconómicos 2016 (Asociación Peruana de Empresas de Investigación de Mercados, 2016).</w:t>
      </w:r>
    </w:p>
    <w:p w:rsidR="00C63F6B" w:rsidRPr="00242E3C" w:rsidRDefault="00C63F6B" w:rsidP="00C63F6B"/>
    <w:p w:rsidR="008C2E44" w:rsidRPr="00242E3C" w:rsidRDefault="00130723" w:rsidP="00130723">
      <w:pPr>
        <w:spacing w:line="240" w:lineRule="auto"/>
        <w:ind w:left="340" w:hanging="340"/>
      </w:pPr>
      <w:bookmarkStart w:id="361" w:name="_Toc491614562"/>
      <w:r w:rsidRPr="00242E3C">
        <w:rPr>
          <w:b/>
        </w:rPr>
        <w:t>4.</w:t>
      </w:r>
      <w:r w:rsidRPr="00242E3C">
        <w:rPr>
          <w:b/>
        </w:rPr>
        <w:tab/>
      </w:r>
      <w:r w:rsidR="008C2E44" w:rsidRPr="00242E3C">
        <w:rPr>
          <w:b/>
        </w:rPr>
        <w:t>Resultados</w:t>
      </w:r>
      <w:bookmarkEnd w:id="361"/>
    </w:p>
    <w:p w:rsidR="00130723" w:rsidRPr="00242E3C" w:rsidRDefault="00130723" w:rsidP="00B92766"/>
    <w:p w:rsidR="00B92766" w:rsidRPr="00242E3C" w:rsidRDefault="008C2E44" w:rsidP="00B92766">
      <w:r w:rsidRPr="00242E3C">
        <w:t>E</w:t>
      </w:r>
      <w:r w:rsidR="006B7AEF" w:rsidRPr="00242E3C">
        <w:t>ste</w:t>
      </w:r>
      <w:r w:rsidRPr="00242E3C">
        <w:t xml:space="preserve"> mercado</w:t>
      </w:r>
      <w:r w:rsidR="006B7AEF" w:rsidRPr="00242E3C">
        <w:t>,</w:t>
      </w:r>
      <w:r w:rsidRPr="00242E3C">
        <w:t xml:space="preserve"> calculado hasta el año 2015</w:t>
      </w:r>
      <w:r w:rsidR="006B7AEF" w:rsidRPr="00242E3C">
        <w:t>,</w:t>
      </w:r>
      <w:r w:rsidRPr="00242E3C">
        <w:t xml:space="preserve"> es de 560</w:t>
      </w:r>
      <w:r w:rsidR="00590C9C" w:rsidRPr="00242E3C">
        <w:t>.</w:t>
      </w:r>
      <w:r w:rsidRPr="00242E3C">
        <w:t>730 personas a nivel nacional, de las cuales 365</w:t>
      </w:r>
      <w:r w:rsidR="00590C9C" w:rsidRPr="00242E3C">
        <w:t>.</w:t>
      </w:r>
      <w:r w:rsidRPr="00242E3C">
        <w:t>455 están en provincias y 195</w:t>
      </w:r>
      <w:r w:rsidR="00590C9C" w:rsidRPr="00242E3C">
        <w:t>.</w:t>
      </w:r>
      <w:r w:rsidRPr="00242E3C">
        <w:t xml:space="preserve">275 en Lima y Callao. </w:t>
      </w:r>
      <w:r w:rsidR="004C4DF0" w:rsidRPr="00242E3C">
        <w:t>El</w:t>
      </w:r>
      <w:r w:rsidR="00B92766" w:rsidRPr="00242E3C">
        <w:t xml:space="preserve"> segmento de mayor relevancia es el de </w:t>
      </w:r>
      <w:r w:rsidR="00054002" w:rsidRPr="00242E3C">
        <w:t>“</w:t>
      </w:r>
      <w:r w:rsidR="00B92766" w:rsidRPr="00242E3C">
        <w:t>personas con discapacidad para oír originada por edad avanzada, a</w:t>
      </w:r>
      <w:r w:rsidR="00590C9C" w:rsidRPr="00242E3C">
        <w:t>u</w:t>
      </w:r>
      <w:r w:rsidR="00B92766" w:rsidRPr="00242E3C">
        <w:t>n usando audífonos para sordera</w:t>
      </w:r>
      <w:r w:rsidR="00054002" w:rsidRPr="00242E3C">
        <w:t>”</w:t>
      </w:r>
      <w:r w:rsidR="00B92766" w:rsidRPr="00242E3C">
        <w:t xml:space="preserve"> ya que representa el 60</w:t>
      </w:r>
      <w:r w:rsidR="00590C9C" w:rsidRPr="00242E3C">
        <w:t>,</w:t>
      </w:r>
      <w:r w:rsidR="00B92766" w:rsidRPr="00242E3C">
        <w:t xml:space="preserve">8% del total de casos de discapacidad auditiva. </w:t>
      </w:r>
      <w:r w:rsidR="00B136B3" w:rsidRPr="00242E3C">
        <w:t>De estos</w:t>
      </w:r>
      <w:r w:rsidR="00590C9C" w:rsidRPr="00242E3C">
        <w:t>,</w:t>
      </w:r>
      <w:r w:rsidR="004C4DF0" w:rsidRPr="00242E3C">
        <w:t xml:space="preserve"> </w:t>
      </w:r>
      <w:r w:rsidR="00B92766" w:rsidRPr="00242E3C">
        <w:t>108</w:t>
      </w:r>
      <w:r w:rsidR="00590C9C" w:rsidRPr="00242E3C">
        <w:t>.</w:t>
      </w:r>
      <w:r w:rsidR="00B92766" w:rsidRPr="00242E3C">
        <w:t>397 personas se ubican en Lima y Callao</w:t>
      </w:r>
      <w:r w:rsidR="00590C9C" w:rsidRPr="00242E3C">
        <w:t>,</w:t>
      </w:r>
      <w:r w:rsidR="00B92766" w:rsidRPr="00242E3C">
        <w:t xml:space="preserve"> y 222</w:t>
      </w:r>
      <w:r w:rsidR="00590C9C" w:rsidRPr="00242E3C">
        <w:t>.</w:t>
      </w:r>
      <w:r w:rsidR="00B92766" w:rsidRPr="00242E3C">
        <w:t>924 en provincias.</w:t>
      </w:r>
    </w:p>
    <w:p w:rsidR="006B7AEF" w:rsidRPr="00242E3C" w:rsidRDefault="006B7AEF" w:rsidP="00A23F06">
      <w:pPr>
        <w:tabs>
          <w:tab w:val="left" w:pos="2404"/>
        </w:tabs>
        <w:rPr>
          <w:szCs w:val="22"/>
        </w:rPr>
      </w:pPr>
    </w:p>
    <w:p w:rsidR="00FA6E17" w:rsidRPr="00242E3C" w:rsidRDefault="00B136B3" w:rsidP="00054002">
      <w:r w:rsidRPr="00242E3C">
        <w:t xml:space="preserve">Por las características </w:t>
      </w:r>
      <w:r w:rsidR="00B92766" w:rsidRPr="00242E3C">
        <w:t xml:space="preserve">del producto ofrecido por </w:t>
      </w:r>
      <w:r w:rsidRPr="00242E3C">
        <w:t xml:space="preserve">Starkey </w:t>
      </w:r>
      <w:r w:rsidR="00181906" w:rsidRPr="00242E3C">
        <w:t>Perú</w:t>
      </w:r>
      <w:r w:rsidR="00B92766" w:rsidRPr="00242E3C">
        <w:t>, se ha definido el mercado meta como person</w:t>
      </w:r>
      <w:r w:rsidR="00FB0C71" w:rsidRPr="00242E3C">
        <w:t>as residentes en Lima, Arequipa, La Libertad y Piura</w:t>
      </w:r>
      <w:r w:rsidR="00590C9C" w:rsidRPr="00242E3C">
        <w:t>,</w:t>
      </w:r>
      <w:r w:rsidR="00B92766" w:rsidRPr="00242E3C">
        <w:t xml:space="preserve"> con discapacidad auditiva originada por edad avanzada y que pertenezcan a los niveles </w:t>
      </w:r>
      <w:r w:rsidR="00B92766" w:rsidRPr="00242E3C">
        <w:rPr>
          <w:lang w:val="es-ES_tradnl"/>
        </w:rPr>
        <w:t>socioeconómicos</w:t>
      </w:r>
      <w:r w:rsidR="00B92766" w:rsidRPr="00242E3C">
        <w:t xml:space="preserve"> (NSE) A y B. Estos NSE son definidos a través de la </w:t>
      </w:r>
      <w:r w:rsidR="00181906" w:rsidRPr="00242E3C">
        <w:t>distribución</w:t>
      </w:r>
      <w:r w:rsidR="00B92766" w:rsidRPr="00242E3C">
        <w:rPr>
          <w:lang w:val="es-ES_tradnl"/>
        </w:rPr>
        <w:t xml:space="preserve"> de </w:t>
      </w:r>
      <w:r w:rsidR="00590C9C" w:rsidRPr="00242E3C">
        <w:rPr>
          <w:lang w:val="es-ES_tradnl"/>
        </w:rPr>
        <w:t>NSE</w:t>
      </w:r>
      <w:r w:rsidR="00B92766" w:rsidRPr="00242E3C">
        <w:rPr>
          <w:lang w:val="es-ES_tradnl"/>
        </w:rPr>
        <w:t xml:space="preserve"> de la </w:t>
      </w:r>
      <w:r w:rsidR="00B92766" w:rsidRPr="00242E3C">
        <w:t>Asociación Peruana de Empresas de Investigación de Mercados</w:t>
      </w:r>
      <w:r w:rsidR="00B92766" w:rsidRPr="00242E3C">
        <w:rPr>
          <w:lang w:val="es-ES_tradnl"/>
        </w:rPr>
        <w:t xml:space="preserve"> (APEIM</w:t>
      </w:r>
      <w:r w:rsidR="00B92766" w:rsidRPr="00242E3C">
        <w:t>, 2016</w:t>
      </w:r>
      <w:r w:rsidR="00B92766" w:rsidRPr="00242E3C">
        <w:rPr>
          <w:lang w:val="es-ES_tradnl"/>
        </w:rPr>
        <w:t>)</w:t>
      </w:r>
      <w:r w:rsidR="00B92766" w:rsidRPr="00242E3C">
        <w:t xml:space="preserve">. </w:t>
      </w:r>
      <w:r w:rsidR="00A214C0" w:rsidRPr="00242E3C">
        <w:t>Se calcula que e</w:t>
      </w:r>
      <w:r w:rsidR="00B92766" w:rsidRPr="00242E3C">
        <w:t xml:space="preserve">l mercado meta </w:t>
      </w:r>
      <w:r w:rsidR="00A214C0" w:rsidRPr="00242E3C">
        <w:t>es</w:t>
      </w:r>
      <w:r w:rsidR="00FC4A0E" w:rsidRPr="00242E3C">
        <w:t xml:space="preserve"> de 34</w:t>
      </w:r>
      <w:r w:rsidR="00590C9C" w:rsidRPr="00242E3C">
        <w:t>.</w:t>
      </w:r>
      <w:r w:rsidR="00FC4A0E" w:rsidRPr="00242E3C">
        <w:t>528 personas</w:t>
      </w:r>
      <w:r w:rsidR="00A214C0" w:rsidRPr="00242E3C">
        <w:t xml:space="preserve"> distribuidas</w:t>
      </w:r>
      <w:r w:rsidR="00FC4A0E" w:rsidRPr="00242E3C">
        <w:t xml:space="preserve"> en los departamentos de Lima (27</w:t>
      </w:r>
      <w:r w:rsidR="00590C9C" w:rsidRPr="00242E3C">
        <w:t>.</w:t>
      </w:r>
      <w:r w:rsidR="00FC4A0E" w:rsidRPr="00242E3C">
        <w:t>321), Arequipa (3</w:t>
      </w:r>
      <w:r w:rsidR="00590C9C" w:rsidRPr="00242E3C">
        <w:t>.</w:t>
      </w:r>
      <w:r w:rsidR="00FC4A0E" w:rsidRPr="00242E3C">
        <w:t>071), La Libertad (2</w:t>
      </w:r>
      <w:r w:rsidR="00590C9C" w:rsidRPr="00242E3C">
        <w:t>.</w:t>
      </w:r>
      <w:r w:rsidR="00FC4A0E" w:rsidRPr="00242E3C">
        <w:t>340) y Piura (1</w:t>
      </w:r>
      <w:r w:rsidR="00590C9C" w:rsidRPr="00242E3C">
        <w:t>.</w:t>
      </w:r>
      <w:r w:rsidR="00FC4A0E" w:rsidRPr="00242E3C">
        <w:t xml:space="preserve">796). En el </w:t>
      </w:r>
      <w:r w:rsidR="00130723" w:rsidRPr="00242E3C">
        <w:t>anexo 8</w:t>
      </w:r>
      <w:r w:rsidR="006C47BA" w:rsidRPr="00242E3C">
        <w:t xml:space="preserve"> </w:t>
      </w:r>
      <w:r w:rsidR="00FC4A0E" w:rsidRPr="00242E3C">
        <w:t xml:space="preserve">se observa </w:t>
      </w:r>
      <w:r w:rsidR="000B381A" w:rsidRPr="00242E3C">
        <w:t>el estimado de</w:t>
      </w:r>
      <w:r w:rsidR="006C47BA" w:rsidRPr="00242E3C">
        <w:t xml:space="preserve"> </w:t>
      </w:r>
      <w:r w:rsidR="00D57652" w:rsidRPr="00242E3C">
        <w:t>personas con limitación auditiva permanente ocasionada por edad avanzada del NSE A y B en el Perú.</w:t>
      </w:r>
    </w:p>
    <w:p w:rsidR="000F0447" w:rsidRPr="00242E3C" w:rsidRDefault="000F0447" w:rsidP="00054002"/>
    <w:p w:rsidR="000F0447" w:rsidRPr="00242E3C" w:rsidRDefault="00B92766" w:rsidP="00244684">
      <w:r w:rsidRPr="00242E3C">
        <w:t xml:space="preserve">De acuerdo al estudio del </w:t>
      </w:r>
      <w:r w:rsidR="00590C9C" w:rsidRPr="00242E3C">
        <w:t xml:space="preserve">perfil del adulto mayor </w:t>
      </w:r>
      <w:r w:rsidRPr="00242E3C">
        <w:t xml:space="preserve">de Ipsos (Ipsos, 2014) las personas de la tercera edad de Lima metropolitana del NSE A y B tienen </w:t>
      </w:r>
      <w:r w:rsidR="00B66AFE" w:rsidRPr="00242E3C">
        <w:t xml:space="preserve">las siguientes características: a) </w:t>
      </w:r>
      <w:r w:rsidRPr="00242E3C">
        <w:t xml:space="preserve">edad promedio </w:t>
      </w:r>
      <w:r w:rsidR="00590C9C" w:rsidRPr="00242E3C">
        <w:t>de</w:t>
      </w:r>
      <w:r w:rsidRPr="00242E3C">
        <w:t xml:space="preserve"> 70 años</w:t>
      </w:r>
      <w:r w:rsidR="00590C9C" w:rsidRPr="00242E3C">
        <w:t>;</w:t>
      </w:r>
      <w:r w:rsidR="00B66AFE" w:rsidRPr="00242E3C">
        <w:t xml:space="preserve"> b) m</w:t>
      </w:r>
      <w:r w:rsidRPr="00242E3C">
        <w:t>ás del 75% vive con sus hijos. En el NSE A el</w:t>
      </w:r>
      <w:r w:rsidR="00B66AFE" w:rsidRPr="00242E3C">
        <w:t xml:space="preserve"> 60% también vive con su esposa</w:t>
      </w:r>
      <w:r w:rsidR="00590C9C" w:rsidRPr="00242E3C">
        <w:t>;</w:t>
      </w:r>
      <w:r w:rsidR="00B66AFE" w:rsidRPr="00242E3C">
        <w:t xml:space="preserve"> c) </w:t>
      </w:r>
      <w:r w:rsidR="00590C9C" w:rsidRPr="00242E3C">
        <w:t>t</w:t>
      </w:r>
      <w:r w:rsidRPr="00242E3C">
        <w:t>ienen 4</w:t>
      </w:r>
      <w:r w:rsidR="00B66AFE" w:rsidRPr="00242E3C">
        <w:t xml:space="preserve"> hijos y 5 nietos</w:t>
      </w:r>
      <w:r w:rsidR="00590C9C" w:rsidRPr="00242E3C">
        <w:t>,</w:t>
      </w:r>
      <w:r w:rsidR="00B66AFE" w:rsidRPr="00242E3C">
        <w:t xml:space="preserve"> en promedio</w:t>
      </w:r>
      <w:r w:rsidR="00590C9C" w:rsidRPr="00242E3C">
        <w:t>;</w:t>
      </w:r>
      <w:r w:rsidR="00B66AFE" w:rsidRPr="00242E3C">
        <w:t xml:space="preserve"> d) </w:t>
      </w:r>
      <w:r w:rsidR="00590C9C" w:rsidRPr="00242E3C">
        <w:t>l</w:t>
      </w:r>
      <w:r w:rsidRPr="00242E3C">
        <w:t>as principales fuentes de ingresos son su jubilaci</w:t>
      </w:r>
      <w:r w:rsidR="00B66AFE" w:rsidRPr="00242E3C">
        <w:t>ón y los hijos dentro del hogar</w:t>
      </w:r>
      <w:r w:rsidR="00590C9C" w:rsidRPr="00242E3C">
        <w:t>;</w:t>
      </w:r>
      <w:r w:rsidR="00B66AFE" w:rsidRPr="00242E3C">
        <w:t xml:space="preserve"> e) </w:t>
      </w:r>
      <w:r w:rsidR="00590C9C" w:rsidRPr="00242E3C">
        <w:t xml:space="preserve">el </w:t>
      </w:r>
      <w:r w:rsidRPr="00242E3C">
        <w:t>64% de los adultos mayores utiliza su dinero en cuid</w:t>
      </w:r>
      <w:r w:rsidR="00B66AFE" w:rsidRPr="00242E3C">
        <w:t>ado personal y 48% en medicinas</w:t>
      </w:r>
      <w:r w:rsidR="00590C9C" w:rsidRPr="00242E3C">
        <w:t>,</w:t>
      </w:r>
      <w:r w:rsidR="00B66AFE" w:rsidRPr="00242E3C">
        <w:t xml:space="preserve"> y f) e</w:t>
      </w:r>
      <w:r w:rsidRPr="00242E3C">
        <w:t xml:space="preserve">l 22% ahorra por motivos de Salud. </w:t>
      </w:r>
      <w:r w:rsidR="00F57CFD" w:rsidRPr="00242E3C">
        <w:t>A travé</w:t>
      </w:r>
      <w:r w:rsidR="00092725" w:rsidRPr="00242E3C">
        <w:t xml:space="preserve">s de </w:t>
      </w:r>
      <w:r w:rsidR="00F57CFD" w:rsidRPr="00242E3C">
        <w:t xml:space="preserve">la información de pacientes de Starkey </w:t>
      </w:r>
      <w:r w:rsidR="00181906" w:rsidRPr="00242E3C">
        <w:t>Perú</w:t>
      </w:r>
      <w:r w:rsidR="00F57CFD" w:rsidRPr="00242E3C">
        <w:t xml:space="preserve"> </w:t>
      </w:r>
      <w:r w:rsidR="00882ECC" w:rsidRPr="00242E3C">
        <w:t>entre el 01 de abril al 30 de junio de 2017</w:t>
      </w:r>
      <w:r w:rsidR="00780C62" w:rsidRPr="00242E3C">
        <w:t>, (</w:t>
      </w:r>
      <w:r w:rsidR="00B06594" w:rsidRPr="00242E3C">
        <w:t>tabla 19</w:t>
      </w:r>
      <w:r w:rsidR="00780C62" w:rsidRPr="00242E3C">
        <w:t>),</w:t>
      </w:r>
      <w:r w:rsidR="00E700B0" w:rsidRPr="00242E3C">
        <w:t xml:space="preserve"> </w:t>
      </w:r>
      <w:r w:rsidR="00F57CFD" w:rsidRPr="00242E3C">
        <w:t xml:space="preserve">se ha </w:t>
      </w:r>
      <w:r w:rsidR="00E700B0" w:rsidRPr="00242E3C">
        <w:t>determinado</w:t>
      </w:r>
      <w:r w:rsidR="00F57CFD" w:rsidRPr="00242E3C">
        <w:t xml:space="preserve"> </w:t>
      </w:r>
      <w:r w:rsidR="00882ECC" w:rsidRPr="00242E3C">
        <w:t>lo siguiente:</w:t>
      </w:r>
    </w:p>
    <w:p w:rsidR="00932F40" w:rsidRPr="00242E3C" w:rsidRDefault="00932F40" w:rsidP="00E62880"/>
    <w:p w:rsidR="00244684" w:rsidRPr="00242E3C" w:rsidRDefault="00092725" w:rsidP="00A0325B">
      <w:pPr>
        <w:pStyle w:val="Prrafodelista"/>
        <w:numPr>
          <w:ilvl w:val="0"/>
          <w:numId w:val="9"/>
        </w:numPr>
        <w:spacing w:after="0"/>
      </w:pPr>
      <w:r w:rsidRPr="00242E3C">
        <w:t>El medio de contacto que mayor cantidad de atenciones genera</w:t>
      </w:r>
      <w:r w:rsidR="001D5255" w:rsidRPr="00242E3C">
        <w:t xml:space="preserve"> es la derivación de pacientes usuarios</w:t>
      </w:r>
      <w:r w:rsidR="00634457" w:rsidRPr="00242E3C">
        <w:t xml:space="preserve">, </w:t>
      </w:r>
      <w:r w:rsidR="00E700B0" w:rsidRPr="00242E3C">
        <w:t>entendiéndose</w:t>
      </w:r>
      <w:r w:rsidR="00634457" w:rsidRPr="00242E3C">
        <w:t xml:space="preserve"> esto como aquellos pacientes usuarios que</w:t>
      </w:r>
      <w:r w:rsidR="00780C62" w:rsidRPr="00242E3C">
        <w:t>,</w:t>
      </w:r>
      <w:r w:rsidR="00634457" w:rsidRPr="00242E3C">
        <w:t xml:space="preserve"> debido a una falla o mal funcionamiento del equipo</w:t>
      </w:r>
      <w:r w:rsidR="00780C62" w:rsidRPr="00242E3C">
        <w:t>,</w:t>
      </w:r>
      <w:r w:rsidR="00634457" w:rsidRPr="00242E3C">
        <w:t xml:space="preserve"> luego de su periodo de garantía</w:t>
      </w:r>
      <w:r w:rsidR="00780C62" w:rsidRPr="00242E3C">
        <w:t>,</w:t>
      </w:r>
      <w:r w:rsidR="00634457" w:rsidRPr="00242E3C">
        <w:t xml:space="preserve"> han sido derivados para una cita de reevaluación y presentación de nueva tecnología.</w:t>
      </w:r>
      <w:r w:rsidR="00B52152" w:rsidRPr="00242E3C">
        <w:t xml:space="preserve"> (</w:t>
      </w:r>
      <w:r w:rsidR="00634457" w:rsidRPr="00242E3C">
        <w:t xml:space="preserve">25% del total de citas). La </w:t>
      </w:r>
      <w:r w:rsidR="00634457" w:rsidRPr="00242E3C">
        <w:lastRenderedPageBreak/>
        <w:t>segunda mayor fuente de atenciones es la referencia de médicos otorrinolaringólogos (21</w:t>
      </w:r>
      <w:r w:rsidR="00780C62" w:rsidRPr="00242E3C">
        <w:t>,</w:t>
      </w:r>
      <w:r w:rsidR="00E97333" w:rsidRPr="00242E3C">
        <w:t>2%) y la tercera son citas dadas a pacientes inactivos a través del</w:t>
      </w:r>
      <w:r w:rsidR="00634457" w:rsidRPr="00242E3C">
        <w:t xml:space="preserve"> </w:t>
      </w:r>
      <w:r w:rsidR="00E97333" w:rsidRPr="00242E3C">
        <w:rPr>
          <w:i/>
        </w:rPr>
        <w:t xml:space="preserve">call-center </w:t>
      </w:r>
      <w:r w:rsidR="00DE3811" w:rsidRPr="00242E3C">
        <w:t>(16</w:t>
      </w:r>
      <w:r w:rsidR="00B06594" w:rsidRPr="00242E3C">
        <w:t>,</w:t>
      </w:r>
      <w:r w:rsidR="00DE3811" w:rsidRPr="00242E3C">
        <w:t>7%)</w:t>
      </w:r>
      <w:r w:rsidR="000352F4" w:rsidRPr="00242E3C">
        <w:t xml:space="preserve">. </w:t>
      </w:r>
    </w:p>
    <w:p w:rsidR="009A2C04" w:rsidRPr="00242E3C" w:rsidRDefault="00A779BD" w:rsidP="00A0325B">
      <w:pPr>
        <w:pStyle w:val="Prrafodelista"/>
        <w:numPr>
          <w:ilvl w:val="0"/>
          <w:numId w:val="10"/>
        </w:numPr>
        <w:spacing w:after="0"/>
      </w:pPr>
      <w:r w:rsidRPr="00242E3C">
        <w:t xml:space="preserve">Se ha calculado </w:t>
      </w:r>
      <w:r w:rsidR="00E95EBB" w:rsidRPr="00242E3C">
        <w:t>la</w:t>
      </w:r>
      <w:r w:rsidRPr="00242E3C">
        <w:t xml:space="preserve"> efectividad</w:t>
      </w:r>
      <w:r w:rsidR="00E95EBB" w:rsidRPr="00242E3C">
        <w:t xml:space="preserve"> de ventas</w:t>
      </w:r>
      <w:r w:rsidR="00C147DC" w:rsidRPr="00242E3C">
        <w:t xml:space="preserve"> por medio de contacto</w:t>
      </w:r>
      <w:r w:rsidR="00780C62" w:rsidRPr="00242E3C">
        <w:t>,</w:t>
      </w:r>
      <w:r w:rsidR="00E95EBB" w:rsidRPr="00242E3C">
        <w:t xml:space="preserve"> definida como el ratio de la cantidad de audífonos que fueron adquiridos</w:t>
      </w:r>
      <w:r w:rsidR="00780C62" w:rsidRPr="00242E3C">
        <w:t>,</w:t>
      </w:r>
      <w:r w:rsidR="00E95EBB" w:rsidRPr="00242E3C">
        <w:t xml:space="preserve"> entre</w:t>
      </w:r>
      <w:r w:rsidR="00FA4213" w:rsidRPr="00242E3C">
        <w:t xml:space="preserve"> la cantidad de audífonos que se recomendaron a clientes que acudieron a </w:t>
      </w:r>
      <w:r w:rsidR="00C147DC" w:rsidRPr="00242E3C">
        <w:t>consulta</w:t>
      </w:r>
      <w:r w:rsidR="00E95EBB" w:rsidRPr="00242E3C">
        <w:t>.</w:t>
      </w:r>
      <w:r w:rsidR="00FA4213" w:rsidRPr="00242E3C">
        <w:t xml:space="preserve"> Con esto se tiene que el medio </w:t>
      </w:r>
      <w:r w:rsidR="00E700B0" w:rsidRPr="00242E3C">
        <w:t>más</w:t>
      </w:r>
      <w:r w:rsidR="00FA4213" w:rsidRPr="00242E3C">
        <w:t xml:space="preserve"> efectivo es la recompra de pacientes usuarios</w:t>
      </w:r>
      <w:r w:rsidR="00780C62" w:rsidRPr="00242E3C">
        <w:t>,</w:t>
      </w:r>
      <w:r w:rsidR="00FA4213" w:rsidRPr="00242E3C">
        <w:t xml:space="preserve"> con 64% de efectividad, seguido de pacientes derivados</w:t>
      </w:r>
      <w:r w:rsidR="00780C62" w:rsidRPr="00242E3C">
        <w:t>,</w:t>
      </w:r>
      <w:r w:rsidR="00FA4213" w:rsidRPr="00242E3C">
        <w:t xml:space="preserve"> con 55% de efectividad</w:t>
      </w:r>
      <w:r w:rsidR="00780C62" w:rsidRPr="00242E3C">
        <w:t>,</w:t>
      </w:r>
      <w:r w:rsidR="00FA4213" w:rsidRPr="00242E3C">
        <w:t xml:space="preserve"> y pacientes que se contactaron a través de medios electrónicos como página web o Facebook</w:t>
      </w:r>
      <w:r w:rsidR="00780C62" w:rsidRPr="00242E3C">
        <w:t>,</w:t>
      </w:r>
      <w:r w:rsidR="00FA4213" w:rsidRPr="00242E3C">
        <w:t xml:space="preserve"> con 41% de efectividad.</w:t>
      </w:r>
    </w:p>
    <w:p w:rsidR="00932F40" w:rsidRPr="00242E3C" w:rsidRDefault="00932F40" w:rsidP="00932F40"/>
    <w:p w:rsidR="009A2C04" w:rsidRPr="00242E3C" w:rsidRDefault="009A2C04" w:rsidP="00582BAE">
      <w:pPr>
        <w:pStyle w:val="Epgrafe"/>
        <w:outlineLvl w:val="0"/>
      </w:pPr>
      <w:bookmarkStart w:id="362" w:name="_Ref490727456"/>
      <w:bookmarkStart w:id="363" w:name="_Toc491614513"/>
      <w:r w:rsidRPr="00242E3C">
        <w:t xml:space="preserve">Tabla </w:t>
      </w:r>
      <w:bookmarkEnd w:id="362"/>
      <w:r w:rsidR="00B06594" w:rsidRPr="00242E3C">
        <w:t>19</w:t>
      </w:r>
      <w:r w:rsidRPr="00242E3C">
        <w:t>. Número de audífonos comprados por medio de contacto</w:t>
      </w:r>
      <w:bookmarkEnd w:id="363"/>
    </w:p>
    <w:tbl>
      <w:tblPr>
        <w:tblStyle w:val="TablaTesisnormal"/>
        <w:tblW w:w="0" w:type="auto"/>
        <w:jc w:val="center"/>
        <w:tblLook w:val="04A0" w:firstRow="1" w:lastRow="0" w:firstColumn="1" w:lastColumn="0" w:noHBand="0" w:noVBand="1"/>
      </w:tblPr>
      <w:tblGrid>
        <w:gridCol w:w="2008"/>
        <w:gridCol w:w="892"/>
        <w:gridCol w:w="1946"/>
        <w:gridCol w:w="1715"/>
        <w:gridCol w:w="1576"/>
      </w:tblGrid>
      <w:tr w:rsidR="0068382C" w:rsidRPr="00242E3C" w:rsidTr="006A0154">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Medios de contacto</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Consultas</w:t>
            </w:r>
          </w:p>
        </w:tc>
        <w:tc>
          <w:tcPr>
            <w:tcW w:w="0" w:type="auto"/>
            <w:hideMark/>
          </w:tcPr>
          <w:p w:rsidR="0068382C" w:rsidRPr="00242E3C" w:rsidRDefault="0068382C" w:rsidP="00780C62">
            <w:pPr>
              <w:spacing w:line="240" w:lineRule="auto"/>
              <w:ind w:firstLineChars="6" w:firstLine="10"/>
              <w:jc w:val="center"/>
              <w:rPr>
                <w:bCs/>
                <w:iCs/>
                <w:color w:val="000000"/>
                <w:szCs w:val="16"/>
              </w:rPr>
            </w:pPr>
            <w:r w:rsidRPr="00242E3C">
              <w:rPr>
                <w:bCs/>
                <w:iCs/>
                <w:color w:val="000000"/>
                <w:szCs w:val="22"/>
              </w:rPr>
              <w:t>Audífonos recomendados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Audífonos comprados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Ratio de efectividad</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(recompra)</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(derivación)</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136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75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r>
      <w:tr w:rsidR="0068382C" w:rsidRPr="00242E3C" w:rsidTr="006A0154">
        <w:trPr>
          <w:trHeight w:val="20"/>
          <w:jc w:val="center"/>
        </w:trPr>
        <w:tc>
          <w:tcPr>
            <w:tcW w:w="0" w:type="auto"/>
            <w:noWrap/>
            <w:vAlign w:val="center"/>
            <w:hideMark/>
          </w:tcPr>
          <w:p w:rsidR="0068382C" w:rsidRPr="00242E3C" w:rsidRDefault="00181906" w:rsidP="00780C62">
            <w:pPr>
              <w:spacing w:line="240" w:lineRule="auto"/>
              <w:jc w:val="left"/>
              <w:rPr>
                <w:iCs/>
                <w:color w:val="000000"/>
                <w:szCs w:val="16"/>
              </w:rPr>
            </w:pPr>
            <w:r w:rsidRPr="00242E3C">
              <w:rPr>
                <w:iCs/>
                <w:color w:val="000000"/>
              </w:rPr>
              <w:t>Internet (</w:t>
            </w:r>
            <w:r w:rsidR="0068382C" w:rsidRPr="00242E3C">
              <w:rPr>
                <w:iCs/>
                <w:color w:val="000000"/>
              </w:rPr>
              <w:t xml:space="preserve">WEB + </w:t>
            </w:r>
            <w:r w:rsidRPr="00242E3C">
              <w:rPr>
                <w:iCs/>
                <w:color w:val="000000"/>
              </w:rPr>
              <w:t>Facebook</w:t>
            </w:r>
            <w:r w:rsidR="0068382C"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41%</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por pacientes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36%</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w:t>
            </w:r>
            <w:r w:rsidRPr="00242E3C">
              <w:rPr>
                <w:i/>
                <w:iCs/>
                <w:color w:val="000000"/>
              </w:rPr>
              <w:t>Call-center</w:t>
            </w:r>
            <w:r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médicos (Logos)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84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146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szCs w:val="22"/>
              </w:rPr>
              <w:t>Otros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10</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22%</w:t>
            </w:r>
          </w:p>
        </w:tc>
      </w:tr>
    </w:tbl>
    <w:p w:rsidR="009D77E9" w:rsidRPr="00242E3C" w:rsidRDefault="00780C62" w:rsidP="006A0154">
      <w:pPr>
        <w:pStyle w:val="Nota"/>
        <w:ind w:left="142"/>
      </w:pPr>
      <w:r w:rsidRPr="00242E3C">
        <w:t>Fuente: Elaboración propia 2017.</w:t>
      </w:r>
    </w:p>
    <w:p w:rsidR="00B5701E" w:rsidRPr="00242E3C" w:rsidRDefault="00B5701E" w:rsidP="00B5701E"/>
    <w:p w:rsidR="00A90BAA" w:rsidRPr="00242E3C" w:rsidRDefault="00A90BAA" w:rsidP="00A90BAA">
      <w:r w:rsidRPr="00242E3C">
        <w:t>A partir de esto</w:t>
      </w:r>
      <w:r w:rsidR="00C929D1" w:rsidRPr="00242E3C">
        <w:t>,</w:t>
      </w:r>
      <w:r w:rsidRPr="00242E3C">
        <w:t xml:space="preserve"> se ha</w:t>
      </w:r>
      <w:r w:rsidR="00C929D1" w:rsidRPr="00242E3C">
        <w:t>n</w:t>
      </w:r>
      <w:r w:rsidRPr="00242E3C">
        <w:t xml:space="preserve"> considerado dos fuentes principales de ventas en la empresa: </w:t>
      </w:r>
      <w:r w:rsidR="00AE0112" w:rsidRPr="00242E3C">
        <w:t>clientes</w:t>
      </w:r>
      <w:r w:rsidRPr="00242E3C">
        <w:t xml:space="preserve"> nuevos y </w:t>
      </w:r>
      <w:r w:rsidR="00AE0112" w:rsidRPr="00242E3C">
        <w:t>clientes</w:t>
      </w:r>
      <w:r w:rsidR="00C929D1" w:rsidRPr="00242E3C">
        <w:t>,</w:t>
      </w:r>
      <w:r w:rsidRPr="00242E3C">
        <w:t xml:space="preserve"> ya usuarios</w:t>
      </w:r>
      <w:r w:rsidR="00C929D1" w:rsidRPr="00242E3C">
        <w:t>,</w:t>
      </w:r>
      <w:r w:rsidRPr="00242E3C">
        <w:t xml:space="preserve"> que realizan una compra. </w:t>
      </w:r>
      <w:r w:rsidR="00A41469" w:rsidRPr="00242E3C">
        <w:t>Para cada una</w:t>
      </w:r>
      <w:r w:rsidR="00B15A30" w:rsidRPr="00242E3C">
        <w:t xml:space="preserve"> de estas fuentes </w:t>
      </w:r>
      <w:r w:rsidRPr="00242E3C">
        <w:t>se ha utilizado información para realizar un análisis de satisfacción, comportamiento y variables de compra.</w:t>
      </w:r>
    </w:p>
    <w:p w:rsidR="00E62880" w:rsidRPr="00242E3C" w:rsidRDefault="00E62880" w:rsidP="00A90BAA"/>
    <w:p w:rsidR="00A90BAA" w:rsidRPr="00242E3C" w:rsidRDefault="00A41469" w:rsidP="00A90BAA">
      <w:r w:rsidRPr="00242E3C">
        <w:t>En un análisis</w:t>
      </w:r>
      <w:r w:rsidR="00A90BAA" w:rsidRPr="00242E3C">
        <w:t xml:space="preserve"> del Net Promoter Score (NPS) </w:t>
      </w:r>
      <w:r w:rsidRPr="00242E3C">
        <w:t>el</w:t>
      </w:r>
      <w:r w:rsidR="00A90BAA" w:rsidRPr="00242E3C">
        <w:t xml:space="preserve"> cual</w:t>
      </w:r>
      <w:r w:rsidR="00C929D1" w:rsidRPr="00242E3C">
        <w:t>,</w:t>
      </w:r>
      <w:r w:rsidRPr="00242E3C">
        <w:t xml:space="preserve"> según Lee (2012),</w:t>
      </w:r>
      <w:r w:rsidR="00A90BAA" w:rsidRPr="00242E3C">
        <w:t xml:space="preserve"> es quizás la herramienta de fidelización de clientes más conocida</w:t>
      </w:r>
      <w:r w:rsidR="00C929D1" w:rsidRPr="00242E3C">
        <w:t>,</w:t>
      </w:r>
      <w:r w:rsidR="00A90BAA" w:rsidRPr="00242E3C">
        <w:t xml:space="preserve"> y que se fundamenta enteramente en que entre más clientes promotores de la marca se tenga, aquellos que en las encuestas manifiestan una alta probabilidad de referir la empresa a conocidos y amigos, se tendrá mayor probabilidad de que el negocio crezca y </w:t>
      </w:r>
      <w:r w:rsidRPr="00242E3C">
        <w:t>se desarrolle y sobre</w:t>
      </w:r>
      <w:r w:rsidR="00A90BAA" w:rsidRPr="00242E3C">
        <w:t>pase</w:t>
      </w:r>
      <w:r w:rsidRPr="00242E3C">
        <w:t xml:space="preserve"> a los competidores</w:t>
      </w:r>
      <w:r w:rsidR="003F47BA" w:rsidRPr="00242E3C">
        <w:t>,</w:t>
      </w:r>
      <w:r w:rsidR="00A90BAA" w:rsidRPr="00242E3C">
        <w:t xml:space="preserve"> arrojó resultados detallados en el </w:t>
      </w:r>
      <w:r w:rsidR="00B06594" w:rsidRPr="00242E3C">
        <w:t>gráfico 4</w:t>
      </w:r>
      <w:r w:rsidR="00A90BAA" w:rsidRPr="00242E3C">
        <w:t xml:space="preserve">, donde se observa que para </w:t>
      </w:r>
      <w:r w:rsidR="00B15A30" w:rsidRPr="00242E3C">
        <w:t>cliente</w:t>
      </w:r>
      <w:r w:rsidR="00A90BAA" w:rsidRPr="00242E3C">
        <w:t xml:space="preserve">s nuevos el 100% de los que no compraron cae en un alto nivel de recomendación con calificación del 10 al 8. De los </w:t>
      </w:r>
      <w:r w:rsidR="00B15A30" w:rsidRPr="00242E3C">
        <w:t>cliente</w:t>
      </w:r>
      <w:r w:rsidR="00A90BAA" w:rsidRPr="00242E3C">
        <w:t>s nuevos que s</w:t>
      </w:r>
      <w:r w:rsidR="00C929D1" w:rsidRPr="00242E3C">
        <w:t>í</w:t>
      </w:r>
      <w:r w:rsidR="00A90BAA" w:rsidRPr="00242E3C">
        <w:t xml:space="preserve"> compraron, 96</w:t>
      </w:r>
      <w:r w:rsidR="00C929D1" w:rsidRPr="00242E3C">
        <w:t>,</w:t>
      </w:r>
      <w:r w:rsidR="00A90BAA" w:rsidRPr="00242E3C">
        <w:t>15% tienen un alto nivel de recomendación y solo el 3</w:t>
      </w:r>
      <w:r w:rsidR="00C929D1" w:rsidRPr="00242E3C">
        <w:t>,</w:t>
      </w:r>
      <w:r w:rsidR="00A90BAA" w:rsidRPr="00242E3C">
        <w:t>85% cae por debajo de 8. Esto significa que el nivel de recomendación</w:t>
      </w:r>
      <w:r w:rsidR="00C929D1" w:rsidRPr="00242E3C">
        <w:t>,</w:t>
      </w:r>
      <w:r w:rsidR="00A90BAA" w:rsidRPr="00242E3C">
        <w:t xml:space="preserve"> y posterior fidelidad</w:t>
      </w:r>
      <w:r w:rsidR="00C929D1" w:rsidRPr="00242E3C">
        <w:t>,</w:t>
      </w:r>
      <w:r w:rsidR="00A90BAA" w:rsidRPr="00242E3C">
        <w:t xml:space="preserve"> es alta</w:t>
      </w:r>
      <w:r w:rsidR="00C929D1" w:rsidRPr="00242E3C">
        <w:t>,</w:t>
      </w:r>
      <w:r w:rsidR="00A90BAA" w:rsidRPr="00242E3C">
        <w:t xml:space="preserve"> por lo que se puede reconocer que la mayoría de clientes, independientemente de s</w:t>
      </w:r>
      <w:r w:rsidR="009D66D6" w:rsidRPr="00242E3C">
        <w:t>i llegan o no a concretar la compra, son promotores.</w:t>
      </w:r>
    </w:p>
    <w:p w:rsidR="00B06594" w:rsidRPr="00242E3C" w:rsidRDefault="00B06594" w:rsidP="00A90BAA">
      <w:r w:rsidRPr="00242E3C">
        <w:br w:type="page"/>
      </w:r>
    </w:p>
    <w:p w:rsidR="00A90BAA" w:rsidRPr="00242E3C" w:rsidRDefault="00A90BAA" w:rsidP="00582BAE">
      <w:pPr>
        <w:pStyle w:val="Epgrafe"/>
        <w:outlineLvl w:val="0"/>
      </w:pPr>
      <w:bookmarkStart w:id="364" w:name="_Ref490591868"/>
      <w:bookmarkStart w:id="365" w:name="_Toc491549927"/>
      <w:r w:rsidRPr="00242E3C">
        <w:lastRenderedPageBreak/>
        <w:t xml:space="preserve">Gráfico </w:t>
      </w:r>
      <w:bookmarkEnd w:id="364"/>
      <w:r w:rsidR="00B06594" w:rsidRPr="00242E3C">
        <w:t>4</w:t>
      </w:r>
      <w:r w:rsidRPr="00242E3C">
        <w:t xml:space="preserve">. Recomendación de </w:t>
      </w:r>
      <w:r w:rsidR="006247C1" w:rsidRPr="00242E3C">
        <w:t>clientes</w:t>
      </w:r>
      <w:r w:rsidRPr="00242E3C">
        <w:t xml:space="preserve"> nuevos</w:t>
      </w:r>
      <w:r w:rsidR="00000A82" w:rsidRPr="00242E3C">
        <w:t xml:space="preserve"> mediante NPS</w:t>
      </w:r>
      <w:bookmarkEnd w:id="365"/>
    </w:p>
    <w:p w:rsidR="00A90BAA" w:rsidRPr="00242E3C" w:rsidRDefault="00A90BAA" w:rsidP="00C929D1">
      <w:pPr>
        <w:jc w:val="center"/>
      </w:pPr>
      <w:r w:rsidRPr="00242E3C">
        <w:rPr>
          <w:noProof/>
        </w:rPr>
        <w:drawing>
          <wp:inline distT="0" distB="0" distL="0" distR="0" wp14:anchorId="6527B348" wp14:editId="0C6BCEE9">
            <wp:extent cx="5400040" cy="817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Effect>
                                <a14:saturation sat="200000"/>
                              </a14:imgEffect>
                            </a14:imgLayer>
                          </a14:imgProps>
                        </a:ext>
                      </a:extLst>
                    </a:blip>
                    <a:stretch>
                      <a:fillRect/>
                    </a:stretch>
                  </pic:blipFill>
                  <pic:spPr>
                    <a:xfrm>
                      <a:off x="0" y="0"/>
                      <a:ext cx="5400040" cy="817880"/>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A90BAA">
      <w:pPr>
        <w:pStyle w:val="Nota"/>
      </w:pPr>
    </w:p>
    <w:p w:rsidR="00A90BAA" w:rsidRPr="00242E3C" w:rsidRDefault="00A90BAA" w:rsidP="00A90BAA">
      <w:r w:rsidRPr="00242E3C">
        <w:t xml:space="preserve">En el </w:t>
      </w:r>
      <w:r w:rsidR="00C929D1" w:rsidRPr="00242E3C">
        <w:t>gráfico 5</w:t>
      </w:r>
      <w:r w:rsidR="003F47BA" w:rsidRPr="00242E3C">
        <w:t xml:space="preserve"> se </w:t>
      </w:r>
      <w:r w:rsidR="00C63F6B" w:rsidRPr="00242E3C">
        <w:t>observa</w:t>
      </w:r>
      <w:r w:rsidR="003F47BA" w:rsidRPr="00242E3C">
        <w:t xml:space="preserve"> que</w:t>
      </w:r>
      <w:r w:rsidRPr="00242E3C">
        <w:t xml:space="preserve"> </w:t>
      </w:r>
      <w:r w:rsidR="00B15A30" w:rsidRPr="00242E3C">
        <w:t>cliente</w:t>
      </w:r>
      <w:r w:rsidRPr="00242E3C">
        <w:t>s ya usuarios de audífonos, tanto los que compraron como los que no</w:t>
      </w:r>
      <w:r w:rsidR="003F47BA" w:rsidRPr="00242E3C">
        <w:t xml:space="preserve"> compraron, tienen </w:t>
      </w:r>
      <w:r w:rsidR="00181906" w:rsidRPr="00242E3C">
        <w:t>una alta probabilidad</w:t>
      </w:r>
      <w:r w:rsidRPr="00242E3C">
        <w:t xml:space="preserve"> de recomendación. Para ambos grupos</w:t>
      </w:r>
      <w:r w:rsidR="00C929D1" w:rsidRPr="00242E3C">
        <w:t>,</w:t>
      </w:r>
      <w:r w:rsidRPr="00242E3C">
        <w:t xml:space="preserve"> el 100% de encuestados respondió por sobre 8 en la escala. Esto nos indica que existe un </w:t>
      </w:r>
      <w:r w:rsidR="003F47BA" w:rsidRPr="00242E3C">
        <w:t>elevado</w:t>
      </w:r>
      <w:r w:rsidRPr="00242E3C">
        <w:t xml:space="preserve"> nivel de satisfacción en relación a la experiencia de venta del producto</w:t>
      </w:r>
      <w:r w:rsidR="00C929D1" w:rsidRPr="00242E3C">
        <w:t>,</w:t>
      </w:r>
      <w:r w:rsidRPr="00242E3C">
        <w:t xml:space="preserve"> probablemente relacionada a todo el proceso de atención y prueba de audífonos.</w:t>
      </w:r>
    </w:p>
    <w:p w:rsidR="00A90BAA" w:rsidRPr="00242E3C" w:rsidRDefault="00A90BAA" w:rsidP="00A90BAA"/>
    <w:p w:rsidR="00A90BAA" w:rsidRPr="00242E3C" w:rsidRDefault="00A90BAA" w:rsidP="00582BAE">
      <w:pPr>
        <w:pStyle w:val="Epgrafe"/>
        <w:outlineLvl w:val="0"/>
      </w:pPr>
      <w:bookmarkStart w:id="366" w:name="_Ref490690436"/>
      <w:bookmarkStart w:id="367" w:name="_Toc491549928"/>
      <w:r w:rsidRPr="00242E3C">
        <w:t xml:space="preserve">Gráfico </w:t>
      </w:r>
      <w:bookmarkEnd w:id="366"/>
      <w:r w:rsidR="00B06594" w:rsidRPr="00242E3C">
        <w:t>5</w:t>
      </w:r>
      <w:r w:rsidRPr="00242E3C">
        <w:t>. Recomendación de clientes usuarios de audífonos</w:t>
      </w:r>
      <w:bookmarkEnd w:id="367"/>
    </w:p>
    <w:p w:rsidR="00A90BAA" w:rsidRPr="00242E3C" w:rsidRDefault="00A90BAA" w:rsidP="00C929D1">
      <w:pPr>
        <w:spacing w:line="240" w:lineRule="auto"/>
        <w:jc w:val="center"/>
      </w:pPr>
      <w:r w:rsidRPr="00242E3C">
        <w:rPr>
          <w:noProof/>
        </w:rPr>
        <w:drawing>
          <wp:inline distT="0" distB="0" distL="0" distR="0" wp14:anchorId="57168842" wp14:editId="611AB40D">
            <wp:extent cx="5400040" cy="711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Effect>
                                <a14:saturation sat="200000"/>
                              </a14:imgEffect>
                              <a14:imgEffect>
                                <a14:brightnessContrast contrast="-40000"/>
                              </a14:imgEffect>
                            </a14:imgLayer>
                          </a14:imgProps>
                        </a:ext>
                      </a:extLst>
                    </a:blip>
                    <a:stretch>
                      <a:fillRect/>
                    </a:stretch>
                  </pic:blipFill>
                  <pic:spPr>
                    <a:xfrm>
                      <a:off x="0" y="0"/>
                      <a:ext cx="5400040" cy="71183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C63F6B" w:rsidRPr="00242E3C" w:rsidRDefault="00C929D1" w:rsidP="00C63F6B">
      <w:pPr>
        <w:pStyle w:val="Nota"/>
        <w:rPr>
          <w:color w:val="auto"/>
          <w:sz w:val="22"/>
          <w:szCs w:val="24"/>
        </w:rPr>
      </w:pPr>
      <w:r w:rsidRPr="00242E3C">
        <w:rPr>
          <w:color w:val="auto"/>
          <w:sz w:val="22"/>
          <w:szCs w:val="24"/>
        </w:rPr>
        <w:t>Basados en</w:t>
      </w:r>
      <w:r w:rsidR="00671E40" w:rsidRPr="00242E3C">
        <w:rPr>
          <w:color w:val="auto"/>
          <w:sz w:val="22"/>
          <w:szCs w:val="24"/>
        </w:rPr>
        <w:t xml:space="preserve"> los datos recogidos en la</w:t>
      </w:r>
      <w:r w:rsidR="00CB440F" w:rsidRPr="00242E3C">
        <w:rPr>
          <w:color w:val="auto"/>
          <w:sz w:val="22"/>
          <w:szCs w:val="24"/>
        </w:rPr>
        <w:t xml:space="preserve"> entrevista a nuevos clientes (</w:t>
      </w:r>
      <w:r w:rsidRPr="00242E3C">
        <w:rPr>
          <w:color w:val="auto"/>
          <w:sz w:val="22"/>
          <w:szCs w:val="24"/>
        </w:rPr>
        <w:t>anexo 9</w:t>
      </w:r>
      <w:r w:rsidR="00CB440F" w:rsidRPr="00242E3C">
        <w:rPr>
          <w:color w:val="auto"/>
          <w:sz w:val="22"/>
          <w:szCs w:val="24"/>
        </w:rPr>
        <w:t>)</w:t>
      </w:r>
      <w:r w:rsidRPr="00242E3C">
        <w:rPr>
          <w:color w:val="auto"/>
          <w:sz w:val="22"/>
          <w:szCs w:val="24"/>
        </w:rPr>
        <w:t>,</w:t>
      </w:r>
      <w:r w:rsidR="00CB440F" w:rsidRPr="00242E3C">
        <w:rPr>
          <w:color w:val="auto"/>
          <w:sz w:val="22"/>
          <w:szCs w:val="24"/>
        </w:rPr>
        <w:t xml:space="preserve"> </w:t>
      </w:r>
      <w:r w:rsidR="00A90BAA" w:rsidRPr="00242E3C">
        <w:rPr>
          <w:color w:val="auto"/>
          <w:sz w:val="22"/>
          <w:szCs w:val="24"/>
        </w:rPr>
        <w:t xml:space="preserve">se observa en el </w:t>
      </w:r>
      <w:r w:rsidRPr="00242E3C">
        <w:rPr>
          <w:color w:val="auto"/>
          <w:sz w:val="22"/>
          <w:szCs w:val="24"/>
        </w:rPr>
        <w:t>gráfico 6</w:t>
      </w:r>
      <w:r w:rsidR="00671E40" w:rsidRPr="00242E3C">
        <w:rPr>
          <w:color w:val="auto"/>
          <w:sz w:val="22"/>
          <w:szCs w:val="24"/>
        </w:rPr>
        <w:t xml:space="preserve"> que </w:t>
      </w:r>
      <w:r w:rsidR="00A90BAA" w:rsidRPr="00242E3C">
        <w:rPr>
          <w:color w:val="auto"/>
          <w:sz w:val="22"/>
          <w:szCs w:val="24"/>
        </w:rPr>
        <w:t>el 41</w:t>
      </w:r>
      <w:r w:rsidRPr="00242E3C">
        <w:rPr>
          <w:color w:val="auto"/>
          <w:sz w:val="22"/>
          <w:szCs w:val="24"/>
        </w:rPr>
        <w:t>,</w:t>
      </w:r>
      <w:r w:rsidR="00A90BAA" w:rsidRPr="00242E3C">
        <w:rPr>
          <w:color w:val="auto"/>
          <w:sz w:val="22"/>
          <w:szCs w:val="24"/>
        </w:rPr>
        <w:t>27% efectuó la compra y 58</w:t>
      </w:r>
      <w:r w:rsidRPr="00242E3C">
        <w:rPr>
          <w:color w:val="auto"/>
          <w:sz w:val="22"/>
          <w:szCs w:val="24"/>
        </w:rPr>
        <w:t>,</w:t>
      </w:r>
      <w:r w:rsidR="00A90BAA" w:rsidRPr="00242E3C">
        <w:rPr>
          <w:color w:val="auto"/>
          <w:sz w:val="22"/>
          <w:szCs w:val="24"/>
        </w:rPr>
        <w:t>73% no lo hizo.</w:t>
      </w:r>
      <w:r w:rsidR="00CB440F" w:rsidRPr="00242E3C">
        <w:rPr>
          <w:color w:val="auto"/>
          <w:sz w:val="22"/>
          <w:szCs w:val="24"/>
        </w:rPr>
        <w:t xml:space="preserve"> </w:t>
      </w:r>
      <w:r w:rsidR="00C63F6B" w:rsidRPr="00242E3C">
        <w:rPr>
          <w:color w:val="auto"/>
          <w:sz w:val="22"/>
          <w:szCs w:val="24"/>
        </w:rPr>
        <w:t>As</w:t>
      </w:r>
      <w:r w:rsidR="00062284" w:rsidRPr="00242E3C">
        <w:rPr>
          <w:color w:val="auto"/>
          <w:sz w:val="22"/>
          <w:szCs w:val="24"/>
        </w:rPr>
        <w:t>i</w:t>
      </w:r>
      <w:r w:rsidR="00C63F6B" w:rsidRPr="00242E3C">
        <w:rPr>
          <w:color w:val="auto"/>
          <w:sz w:val="22"/>
          <w:szCs w:val="24"/>
        </w:rPr>
        <w:t>mismo, a la pregunta ¿</w:t>
      </w:r>
      <w:r w:rsidR="00062284" w:rsidRPr="00242E3C">
        <w:rPr>
          <w:color w:val="auto"/>
          <w:sz w:val="22"/>
          <w:szCs w:val="24"/>
        </w:rPr>
        <w:t>q</w:t>
      </w:r>
      <w:r w:rsidR="00C63F6B" w:rsidRPr="00242E3C">
        <w:rPr>
          <w:color w:val="auto"/>
          <w:sz w:val="22"/>
          <w:szCs w:val="24"/>
        </w:rPr>
        <w:t xml:space="preserve">ué le motivó a comprar audífonos en el </w:t>
      </w:r>
      <w:r w:rsidR="00062284" w:rsidRPr="00242E3C">
        <w:rPr>
          <w:color w:val="auto"/>
          <w:sz w:val="22"/>
          <w:szCs w:val="24"/>
        </w:rPr>
        <w:t>c</w:t>
      </w:r>
      <w:r w:rsidR="00C63F6B" w:rsidRPr="00242E3C">
        <w:rPr>
          <w:color w:val="auto"/>
          <w:sz w:val="22"/>
          <w:szCs w:val="24"/>
        </w:rPr>
        <w:t>entro audiológico que eligió?</w:t>
      </w:r>
      <w:r w:rsidR="00062284" w:rsidRPr="00242E3C">
        <w:rPr>
          <w:color w:val="auto"/>
          <w:sz w:val="22"/>
          <w:szCs w:val="24"/>
        </w:rPr>
        <w:t>,</w:t>
      </w:r>
      <w:r w:rsidR="00C63F6B" w:rsidRPr="00242E3C">
        <w:rPr>
          <w:color w:val="auto"/>
          <w:sz w:val="22"/>
          <w:szCs w:val="24"/>
        </w:rPr>
        <w:t xml:space="preserve"> como se aprecia en el </w:t>
      </w:r>
      <w:r w:rsidRPr="00242E3C">
        <w:rPr>
          <w:color w:val="auto"/>
          <w:sz w:val="22"/>
          <w:szCs w:val="24"/>
        </w:rPr>
        <w:t>gráfico 7</w:t>
      </w:r>
      <w:r w:rsidR="00C63F6B" w:rsidRPr="00242E3C">
        <w:rPr>
          <w:color w:val="auto"/>
          <w:sz w:val="22"/>
          <w:szCs w:val="24"/>
        </w:rPr>
        <w:t xml:space="preserve"> el principal motivo fue </w:t>
      </w:r>
      <w:r w:rsidR="00062284" w:rsidRPr="00242E3C">
        <w:rPr>
          <w:color w:val="auto"/>
          <w:sz w:val="22"/>
          <w:szCs w:val="24"/>
        </w:rPr>
        <w:t xml:space="preserve">por </w:t>
      </w:r>
      <w:r w:rsidR="00C63F6B" w:rsidRPr="00242E3C">
        <w:rPr>
          <w:color w:val="auto"/>
          <w:sz w:val="22"/>
          <w:szCs w:val="24"/>
        </w:rPr>
        <w:t xml:space="preserve">la recomendación </w:t>
      </w:r>
      <w:r w:rsidR="00062284" w:rsidRPr="00242E3C">
        <w:rPr>
          <w:color w:val="auto"/>
          <w:sz w:val="22"/>
          <w:szCs w:val="24"/>
        </w:rPr>
        <w:t xml:space="preserve">de </w:t>
      </w:r>
      <w:r w:rsidR="00C63F6B" w:rsidRPr="00242E3C">
        <w:rPr>
          <w:color w:val="auto"/>
          <w:sz w:val="22"/>
          <w:szCs w:val="24"/>
        </w:rPr>
        <w:t>algún familiar o conocido (42%) y la recomendación de un médico (26</w:t>
      </w:r>
      <w:r w:rsidRPr="00242E3C">
        <w:rPr>
          <w:color w:val="auto"/>
          <w:sz w:val="22"/>
          <w:szCs w:val="24"/>
        </w:rPr>
        <w:t>,</w:t>
      </w:r>
      <w:r w:rsidR="00C63F6B" w:rsidRPr="00242E3C">
        <w:rPr>
          <w:color w:val="auto"/>
          <w:sz w:val="22"/>
          <w:szCs w:val="24"/>
        </w:rPr>
        <w:t>9%). Esto nos indica la elevada importancia de mantener un NPS alto y la necesidad de contar con una buena red de recomendadores médicos. Respecto a la pregunta</w:t>
      </w:r>
      <w:r w:rsidR="00062284" w:rsidRPr="00242E3C">
        <w:rPr>
          <w:color w:val="auto"/>
          <w:sz w:val="22"/>
          <w:szCs w:val="24"/>
        </w:rPr>
        <w:t>:</w:t>
      </w:r>
      <w:r w:rsidR="00C63F6B" w:rsidRPr="00242E3C">
        <w:rPr>
          <w:color w:val="auto"/>
          <w:sz w:val="22"/>
          <w:szCs w:val="24"/>
        </w:rPr>
        <w:t xml:space="preserve"> ¿</w:t>
      </w:r>
      <w:r w:rsidR="00062284" w:rsidRPr="00242E3C">
        <w:rPr>
          <w:color w:val="auto"/>
          <w:sz w:val="22"/>
          <w:szCs w:val="24"/>
        </w:rPr>
        <w:t>c</w:t>
      </w:r>
      <w:r w:rsidR="00C63F6B" w:rsidRPr="00242E3C">
        <w:rPr>
          <w:color w:val="auto"/>
          <w:sz w:val="22"/>
          <w:szCs w:val="24"/>
        </w:rPr>
        <w:t xml:space="preserve">uáles son los principales factores por los </w:t>
      </w:r>
      <w:r w:rsidR="00062284" w:rsidRPr="00242E3C">
        <w:rPr>
          <w:color w:val="auto"/>
          <w:sz w:val="22"/>
          <w:szCs w:val="24"/>
        </w:rPr>
        <w:t xml:space="preserve">que </w:t>
      </w:r>
      <w:r w:rsidR="00C63F6B" w:rsidRPr="00242E3C">
        <w:rPr>
          <w:color w:val="auto"/>
          <w:sz w:val="22"/>
          <w:szCs w:val="24"/>
        </w:rPr>
        <w:t xml:space="preserve">no compraría audífonos en Tecnología Auditiva Americana? En el </w:t>
      </w:r>
      <w:r w:rsidRPr="00242E3C">
        <w:rPr>
          <w:color w:val="auto"/>
          <w:sz w:val="22"/>
          <w:szCs w:val="24"/>
        </w:rPr>
        <w:t>gráfico 8</w:t>
      </w:r>
      <w:r w:rsidR="00C63F6B" w:rsidRPr="00242E3C">
        <w:rPr>
          <w:color w:val="auto"/>
          <w:sz w:val="22"/>
          <w:szCs w:val="24"/>
        </w:rPr>
        <w:t xml:space="preserve"> se aprecia que la principal razón es la económica. Así pues, dirigir </w:t>
      </w:r>
      <w:r w:rsidR="00062284" w:rsidRPr="00242E3C">
        <w:rPr>
          <w:color w:val="auto"/>
          <w:sz w:val="22"/>
          <w:szCs w:val="24"/>
        </w:rPr>
        <w:t>e</w:t>
      </w:r>
      <w:r w:rsidR="00C63F6B" w:rsidRPr="00242E3C">
        <w:rPr>
          <w:color w:val="auto"/>
          <w:sz w:val="22"/>
          <w:szCs w:val="24"/>
        </w:rPr>
        <w:t xml:space="preserve">l producto a un segmento NSE A y B </w:t>
      </w:r>
      <w:r w:rsidR="008D5F43">
        <w:rPr>
          <w:color w:val="auto"/>
          <w:sz w:val="22"/>
          <w:szCs w:val="24"/>
        </w:rPr>
        <w:t>y</w:t>
      </w:r>
      <w:r w:rsidR="00C63F6B" w:rsidRPr="00242E3C">
        <w:rPr>
          <w:color w:val="auto"/>
          <w:sz w:val="22"/>
          <w:szCs w:val="24"/>
        </w:rPr>
        <w:t xml:space="preserve"> ofrecer financiamiento son factores importantes para el logro de los objetivos.</w:t>
      </w:r>
    </w:p>
    <w:p w:rsidR="00A90BAA" w:rsidRPr="00242E3C" w:rsidRDefault="00A90BAA" w:rsidP="00A90BAA"/>
    <w:p w:rsidR="00A90BAA" w:rsidRPr="00242E3C" w:rsidRDefault="00A90BAA" w:rsidP="00582BAE">
      <w:pPr>
        <w:pStyle w:val="Epgrafe"/>
        <w:outlineLvl w:val="0"/>
      </w:pPr>
      <w:bookmarkStart w:id="368" w:name="_Ref490690929"/>
      <w:bookmarkStart w:id="369" w:name="_Toc491549929"/>
      <w:r w:rsidRPr="00242E3C">
        <w:t xml:space="preserve">Gráfico </w:t>
      </w:r>
      <w:bookmarkEnd w:id="368"/>
      <w:r w:rsidR="00B06594" w:rsidRPr="00242E3C">
        <w:t>6</w:t>
      </w:r>
      <w:r w:rsidR="00671E40" w:rsidRPr="00242E3C">
        <w:t>. Porcentaje de c</w:t>
      </w:r>
      <w:r w:rsidRPr="00242E3C">
        <w:t xml:space="preserve">ompra en </w:t>
      </w:r>
      <w:r w:rsidR="006247C1" w:rsidRPr="00242E3C">
        <w:t>clientes</w:t>
      </w:r>
      <w:r w:rsidRPr="00242E3C">
        <w:t xml:space="preserve"> nuevos</w:t>
      </w:r>
      <w:bookmarkEnd w:id="369"/>
    </w:p>
    <w:p w:rsidR="00A90BAA" w:rsidRPr="00242E3C" w:rsidRDefault="00A90BAA" w:rsidP="00A90BAA">
      <w:r w:rsidRPr="00242E3C">
        <w:rPr>
          <w:noProof/>
        </w:rPr>
        <w:drawing>
          <wp:inline distT="0" distB="0" distL="0" distR="0" wp14:anchorId="4EE30598" wp14:editId="56FEE74A">
            <wp:extent cx="5400040" cy="5724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25000"/>
                              </a14:imgEffect>
                              <a14:imgEffect>
                                <a14:saturation sat="300000"/>
                              </a14:imgEffect>
                            </a14:imgLayer>
                          </a14:imgProps>
                        </a:ext>
                      </a:extLst>
                    </a:blip>
                    <a:stretch>
                      <a:fillRect/>
                    </a:stretch>
                  </pic:blipFill>
                  <pic:spPr>
                    <a:xfrm>
                      <a:off x="0" y="0"/>
                      <a:ext cx="5418719" cy="574474"/>
                    </a:xfrm>
                    <a:prstGeom prst="rect">
                      <a:avLst/>
                    </a:prstGeom>
                  </pic:spPr>
                </pic:pic>
              </a:graphicData>
            </a:graphic>
          </wp:inline>
        </w:drawing>
      </w:r>
    </w:p>
    <w:p w:rsidR="00671E40" w:rsidRPr="00242E3C" w:rsidRDefault="00A90BAA" w:rsidP="00671E40">
      <w:pPr>
        <w:pStyle w:val="Nota"/>
      </w:pPr>
      <w:r w:rsidRPr="00242E3C">
        <w:t>F</w:t>
      </w:r>
      <w:r w:rsidR="00671E40" w:rsidRPr="00242E3C">
        <w:t>uente: Elaboración propia 2017.</w:t>
      </w:r>
    </w:p>
    <w:p w:rsidR="00B06594" w:rsidRPr="00242E3C" w:rsidRDefault="00B06594" w:rsidP="00671E40">
      <w:r w:rsidRPr="00242E3C">
        <w:br w:type="page"/>
      </w:r>
    </w:p>
    <w:p w:rsidR="00671E40" w:rsidRPr="00242E3C" w:rsidRDefault="00671E40" w:rsidP="00582BAE">
      <w:pPr>
        <w:pStyle w:val="Epgrafe"/>
        <w:outlineLvl w:val="0"/>
      </w:pPr>
      <w:bookmarkStart w:id="370" w:name="_Ref490691677"/>
      <w:bookmarkStart w:id="371" w:name="_Toc491549930"/>
      <w:r w:rsidRPr="00242E3C">
        <w:lastRenderedPageBreak/>
        <w:t xml:space="preserve">Gráfico </w:t>
      </w:r>
      <w:bookmarkEnd w:id="370"/>
      <w:r w:rsidR="00B06594" w:rsidRPr="00242E3C">
        <w:t>7</w:t>
      </w:r>
      <w:r w:rsidRPr="00242E3C">
        <w:t xml:space="preserve">. Principales motivos para </w:t>
      </w:r>
      <w:r w:rsidR="00E829DE" w:rsidRPr="00242E3C">
        <w:t>comprar</w:t>
      </w:r>
      <w:r w:rsidRPr="00242E3C">
        <w:t xml:space="preserve"> audífonos en nuevos clientes</w:t>
      </w:r>
      <w:bookmarkEnd w:id="371"/>
    </w:p>
    <w:p w:rsidR="00671E40" w:rsidRPr="00242E3C" w:rsidRDefault="00671E40" w:rsidP="00B24F45">
      <w:pPr>
        <w:jc w:val="center"/>
      </w:pPr>
      <w:r w:rsidRPr="00242E3C">
        <w:rPr>
          <w:noProof/>
        </w:rPr>
        <w:drawing>
          <wp:inline distT="0" distB="0" distL="0" distR="0" wp14:anchorId="09DE9835" wp14:editId="7C1ED8C3">
            <wp:extent cx="5271715" cy="684530"/>
            <wp:effectExtent l="0" t="0" r="571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Effect>
                                <a14:saturation sat="200000"/>
                              </a14:imgEffect>
                            </a14:imgLayer>
                          </a14:imgProps>
                        </a:ext>
                      </a:extLst>
                    </a:blip>
                    <a:stretch>
                      <a:fillRect/>
                    </a:stretch>
                  </pic:blipFill>
                  <pic:spPr>
                    <a:xfrm>
                      <a:off x="0" y="0"/>
                      <a:ext cx="5274899" cy="684943"/>
                    </a:xfrm>
                    <a:prstGeom prst="rect">
                      <a:avLst/>
                    </a:prstGeom>
                  </pic:spPr>
                </pic:pic>
              </a:graphicData>
            </a:graphic>
          </wp:inline>
        </w:drawing>
      </w:r>
    </w:p>
    <w:p w:rsidR="00671E40" w:rsidRPr="00242E3C" w:rsidRDefault="00671E40" w:rsidP="00582BAE">
      <w:pPr>
        <w:pStyle w:val="Nota"/>
        <w:spacing w:line="240" w:lineRule="auto"/>
        <w:outlineLvl w:val="0"/>
      </w:pPr>
      <w:r w:rsidRPr="00242E3C">
        <w:t>Fuente: Elaboración propia 2017.</w:t>
      </w:r>
    </w:p>
    <w:p w:rsidR="00E829DE" w:rsidRPr="00242E3C" w:rsidRDefault="00E829DE" w:rsidP="00A90BAA"/>
    <w:p w:rsidR="00E829DE" w:rsidRPr="00242E3C" w:rsidRDefault="00E829DE" w:rsidP="00582BAE">
      <w:pPr>
        <w:pStyle w:val="Epgrafe"/>
        <w:outlineLvl w:val="0"/>
      </w:pPr>
      <w:bookmarkStart w:id="372" w:name="_Ref490692631"/>
      <w:bookmarkStart w:id="373" w:name="_Toc491549931"/>
      <w:r w:rsidRPr="00242E3C">
        <w:t xml:space="preserve">Gráfico </w:t>
      </w:r>
      <w:bookmarkEnd w:id="372"/>
      <w:r w:rsidR="00B06594" w:rsidRPr="00242E3C">
        <w:t>8</w:t>
      </w:r>
      <w:r w:rsidRPr="00242E3C">
        <w:t>. Razones de no compra en clientes nuevos</w:t>
      </w:r>
      <w:bookmarkEnd w:id="373"/>
    </w:p>
    <w:p w:rsidR="00E829DE" w:rsidRPr="00242E3C" w:rsidRDefault="00E829DE" w:rsidP="00B24F45">
      <w:pPr>
        <w:jc w:val="center"/>
      </w:pPr>
      <w:r w:rsidRPr="00242E3C">
        <w:rPr>
          <w:noProof/>
        </w:rPr>
        <w:drawing>
          <wp:inline distT="0" distB="0" distL="0" distR="0" wp14:anchorId="7FE6C4A3" wp14:editId="4B5E7A5A">
            <wp:extent cx="5247640" cy="437322"/>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sharpenSoften amount="25000"/>
                              </a14:imgEffect>
                              <a14:imgEffect>
                                <a14:saturation sat="200000"/>
                              </a14:imgEffect>
                              <a14:imgEffect>
                                <a14:brightnessContrast contrast="-20000"/>
                              </a14:imgEffect>
                            </a14:imgLayer>
                          </a14:imgProps>
                        </a:ext>
                      </a:extLst>
                    </a:blip>
                    <a:srcRect t="42728" b="-1"/>
                    <a:stretch/>
                  </pic:blipFill>
                  <pic:spPr bwMode="auto">
                    <a:xfrm>
                      <a:off x="0" y="0"/>
                      <a:ext cx="5262967" cy="438599"/>
                    </a:xfrm>
                    <a:prstGeom prst="rect">
                      <a:avLst/>
                    </a:prstGeom>
                    <a:ln>
                      <a:noFill/>
                    </a:ln>
                    <a:extLst>
                      <a:ext uri="{53640926-AAD7-44D8-BBD7-CCE9431645EC}">
                        <a14:shadowObscured xmlns:a14="http://schemas.microsoft.com/office/drawing/2010/main"/>
                      </a:ext>
                    </a:extLst>
                  </pic:spPr>
                </pic:pic>
              </a:graphicData>
            </a:graphic>
          </wp:inline>
        </w:drawing>
      </w:r>
    </w:p>
    <w:p w:rsidR="00E829DE" w:rsidRPr="00242E3C" w:rsidRDefault="00E829DE" w:rsidP="00582BAE">
      <w:pPr>
        <w:pStyle w:val="Nota"/>
        <w:spacing w:line="240" w:lineRule="auto"/>
        <w:outlineLvl w:val="0"/>
      </w:pPr>
      <w:r w:rsidRPr="00242E3C">
        <w:t>Fuente: Elaboración propia 2017.</w:t>
      </w:r>
    </w:p>
    <w:p w:rsidR="00E829DE" w:rsidRPr="00242E3C" w:rsidRDefault="00E829DE" w:rsidP="00A90BAA"/>
    <w:p w:rsidR="00A90BAA" w:rsidRPr="00242E3C" w:rsidRDefault="002D6C1D" w:rsidP="00A90BAA">
      <w:r w:rsidRPr="00242E3C">
        <w:t>Por otro lado, en</w:t>
      </w:r>
      <w:r w:rsidR="00A90BAA" w:rsidRPr="00242E3C">
        <w:t xml:space="preserve"> el grupo de </w:t>
      </w:r>
      <w:r w:rsidR="00B15A30" w:rsidRPr="00242E3C">
        <w:t>cliente</w:t>
      </w:r>
      <w:r w:rsidR="00A90BAA" w:rsidRPr="00242E3C">
        <w:t xml:space="preserve">s que ya son usuarios, como se muestra en el </w:t>
      </w:r>
      <w:r w:rsidR="00D465BC" w:rsidRPr="00242E3C">
        <w:t>gráfico 9</w:t>
      </w:r>
      <w:r w:rsidR="00A90BAA" w:rsidRPr="00242E3C">
        <w:t>, el 65</w:t>
      </w:r>
      <w:r w:rsidR="00D465BC" w:rsidRPr="00242E3C">
        <w:t>,</w:t>
      </w:r>
      <w:r w:rsidR="00A90BAA" w:rsidRPr="00242E3C">
        <w:t xml:space="preserve">38% efectuó </w:t>
      </w:r>
      <w:r w:rsidRPr="00242E3C">
        <w:t>recompra</w:t>
      </w:r>
      <w:r w:rsidR="00A90BAA" w:rsidRPr="00242E3C">
        <w:t xml:space="preserve"> de los audífonos</w:t>
      </w:r>
      <w:r w:rsidRPr="00242E3C">
        <w:t>, mientras</w:t>
      </w:r>
      <w:r w:rsidR="00A90BAA" w:rsidRPr="00242E3C">
        <w:t xml:space="preserve"> el 34</w:t>
      </w:r>
      <w:r w:rsidR="00D465BC" w:rsidRPr="00242E3C">
        <w:t>,</w:t>
      </w:r>
      <w:r w:rsidR="00A90BAA" w:rsidRPr="00242E3C">
        <w:t>62% no lo hizo.</w:t>
      </w:r>
      <w:r w:rsidRPr="00242E3C">
        <w:t xml:space="preserve"> En el tiempo</w:t>
      </w:r>
      <w:r w:rsidR="00D465BC" w:rsidRPr="00242E3C">
        <w:t>,</w:t>
      </w:r>
      <w:r w:rsidRPr="00242E3C">
        <w:t xml:space="preserve"> se ha observado que la tasa de recompra es del 50%.</w:t>
      </w:r>
      <w:r w:rsidR="00C63F6B" w:rsidRPr="00242E3C">
        <w:t xml:space="preserve"> Por su parte, como se observa en el </w:t>
      </w:r>
      <w:r w:rsidR="00D465BC" w:rsidRPr="00242E3C">
        <w:t>gráfico 10</w:t>
      </w:r>
      <w:r w:rsidR="00C63F6B" w:rsidRPr="00242E3C">
        <w:t>, para personas ya usuarias</w:t>
      </w:r>
      <w:r w:rsidR="00D465BC" w:rsidRPr="00242E3C">
        <w:t>,</w:t>
      </w:r>
      <w:r w:rsidR="00C63F6B" w:rsidRPr="00242E3C">
        <w:t xml:space="preserve"> los principales motivos de recompra fueron el modelo del nuevo audífono (33</w:t>
      </w:r>
      <w:r w:rsidR="00D465BC" w:rsidRPr="00242E3C">
        <w:t>,</w:t>
      </w:r>
      <w:r w:rsidR="00C63F6B" w:rsidRPr="00242E3C">
        <w:t>3%) y recomendación de un médico (33</w:t>
      </w:r>
      <w:r w:rsidR="00D465BC" w:rsidRPr="00242E3C">
        <w:t>,</w:t>
      </w:r>
      <w:r w:rsidR="00C63F6B" w:rsidRPr="00242E3C">
        <w:t xml:space="preserve">3%). </w:t>
      </w:r>
      <w:r w:rsidR="008C2B71" w:rsidRPr="00242E3C">
        <w:t>Donde s</w:t>
      </w:r>
      <w:r w:rsidR="00C63F6B" w:rsidRPr="00242E3C">
        <w:t xml:space="preserve">e vuelve a poner de relevancia la necesidad de contar con una red de recomendación de </w:t>
      </w:r>
      <w:r w:rsidR="00181906" w:rsidRPr="00242E3C">
        <w:t>médicos,</w:t>
      </w:r>
      <w:r w:rsidR="00C63F6B" w:rsidRPr="00242E3C">
        <w:t xml:space="preserve"> así como un producto de alta calidad. As</w:t>
      </w:r>
      <w:r w:rsidR="00D465BC" w:rsidRPr="00242E3C">
        <w:t>i</w:t>
      </w:r>
      <w:r w:rsidR="00C63F6B" w:rsidRPr="00242E3C">
        <w:t>mismo, a la pregunta ¿</w:t>
      </w:r>
      <w:r w:rsidR="00D465BC" w:rsidRPr="00242E3C">
        <w:t>q</w:t>
      </w:r>
      <w:r w:rsidR="00C63F6B" w:rsidRPr="00242E3C">
        <w:t>ué recomendaría mejorar a Tecnología Auditiva Americana?, resalta que el aspecto económico es el principal factor</w:t>
      </w:r>
      <w:r w:rsidR="00D465BC" w:rsidRPr="00242E3C">
        <w:t>,</w:t>
      </w:r>
      <w:r w:rsidR="00C63F6B" w:rsidRPr="00242E3C">
        <w:t xml:space="preserve"> como se aprecia en </w:t>
      </w:r>
      <w:r w:rsidR="00D465BC" w:rsidRPr="00242E3C">
        <w:t>el</w:t>
      </w:r>
      <w:r w:rsidR="00C63F6B" w:rsidRPr="00242E3C">
        <w:t xml:space="preserve"> </w:t>
      </w:r>
      <w:r w:rsidR="00D465BC" w:rsidRPr="00242E3C">
        <w:t>gráfico 11</w:t>
      </w:r>
      <w:r w:rsidR="00C63F6B" w:rsidRPr="00242E3C">
        <w:t>.</w:t>
      </w:r>
    </w:p>
    <w:p w:rsidR="00C63F6B" w:rsidRPr="00242E3C" w:rsidRDefault="00C63F6B" w:rsidP="00A90BAA"/>
    <w:p w:rsidR="00A90BAA" w:rsidRPr="00242E3C" w:rsidRDefault="00A90BAA" w:rsidP="00582BAE">
      <w:pPr>
        <w:pStyle w:val="Epgrafe"/>
        <w:outlineLvl w:val="0"/>
      </w:pPr>
      <w:bookmarkStart w:id="374" w:name="_Ref490691281"/>
      <w:bookmarkStart w:id="375" w:name="_Toc491549932"/>
      <w:r w:rsidRPr="00242E3C">
        <w:t xml:space="preserve">Gráfico </w:t>
      </w:r>
      <w:bookmarkEnd w:id="374"/>
      <w:r w:rsidR="00B06594" w:rsidRPr="00242E3C">
        <w:t>9</w:t>
      </w:r>
      <w:r w:rsidR="002D6C1D" w:rsidRPr="00242E3C">
        <w:t xml:space="preserve">. Porcentaje de </w:t>
      </w:r>
      <w:r w:rsidR="00B06594" w:rsidRPr="00242E3C">
        <w:t>r</w:t>
      </w:r>
      <w:r w:rsidR="002D6C1D" w:rsidRPr="00242E3C">
        <w:t>ec</w:t>
      </w:r>
      <w:r w:rsidRPr="00242E3C">
        <w:t xml:space="preserve">ompra en </w:t>
      </w:r>
      <w:r w:rsidR="006247C1" w:rsidRPr="00242E3C">
        <w:t>clientes</w:t>
      </w:r>
      <w:r w:rsidRPr="00242E3C">
        <w:t xml:space="preserve"> usuarios</w:t>
      </w:r>
      <w:bookmarkEnd w:id="375"/>
    </w:p>
    <w:p w:rsidR="00A90BAA" w:rsidRPr="00242E3C" w:rsidRDefault="00A90BAA" w:rsidP="00B06594">
      <w:pPr>
        <w:jc w:val="center"/>
      </w:pPr>
      <w:del w:id="376" w:author="Daniel Montjoy Pita" w:date="2017-10-09T13:18:00Z">
        <w:r w:rsidRPr="00F27E1D" w:rsidDel="00BF6D78">
          <w:rPr>
            <w:noProof/>
            <w:highlight w:val="black"/>
            <w:rPrChange w:id="377">
              <w:rPr>
                <w:noProof/>
              </w:rPr>
            </w:rPrChange>
          </w:rPr>
          <w:drawing>
            <wp:inline distT="0" distB="0" distL="0" distR="0" wp14:anchorId="686CFA1D" wp14:editId="37C421AC">
              <wp:extent cx="5400040" cy="4514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451485"/>
                      </a:xfrm>
                      <a:prstGeom prst="rect">
                        <a:avLst/>
                      </a:prstGeom>
                    </pic:spPr>
                  </pic:pic>
                </a:graphicData>
              </a:graphic>
            </wp:inline>
          </w:drawing>
        </w:r>
      </w:del>
      <w:ins w:id="378" w:author="Daniel Montjoy Pita" w:date="2017-10-09T13:20:00Z">
        <w:r w:rsidR="00BF6D78">
          <w:rPr>
            <w:noProof/>
          </w:rPr>
          <w:drawing>
            <wp:inline distT="0" distB="0" distL="0" distR="0" wp14:anchorId="5D5FE4FF" wp14:editId="0E90D1C4">
              <wp:extent cx="5399405" cy="4233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9405" cy="423375"/>
                      </a:xfrm>
                      <a:prstGeom prst="rect">
                        <a:avLst/>
                      </a:prstGeom>
                    </pic:spPr>
                  </pic:pic>
                </a:graphicData>
              </a:graphic>
            </wp:inline>
          </w:drawing>
        </w:r>
      </w:ins>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A90BAA" w:rsidRPr="00242E3C" w:rsidRDefault="00A90BAA" w:rsidP="00582BAE">
      <w:pPr>
        <w:pStyle w:val="Epgrafe"/>
        <w:outlineLvl w:val="0"/>
      </w:pPr>
      <w:bookmarkStart w:id="379" w:name="_Ref490692179"/>
      <w:bookmarkStart w:id="380" w:name="_Toc491549933"/>
      <w:r w:rsidRPr="00242E3C">
        <w:t xml:space="preserve">Gráfico </w:t>
      </w:r>
      <w:bookmarkEnd w:id="379"/>
      <w:r w:rsidR="00B06594" w:rsidRPr="00242E3C">
        <w:t>10</w:t>
      </w:r>
      <w:r w:rsidRPr="00242E3C">
        <w:t xml:space="preserve">. Principales motivos para adquirir audífonos en </w:t>
      </w:r>
      <w:r w:rsidR="006247C1" w:rsidRPr="00242E3C">
        <w:t>clientes</w:t>
      </w:r>
      <w:r w:rsidRPr="00242E3C">
        <w:t xml:space="preserve"> de audífonos</w:t>
      </w:r>
      <w:bookmarkEnd w:id="380"/>
    </w:p>
    <w:p w:rsidR="00A90BAA" w:rsidRPr="00242E3C" w:rsidRDefault="00A90BAA" w:rsidP="00D465BC">
      <w:pPr>
        <w:jc w:val="center"/>
      </w:pPr>
      <w:r w:rsidRPr="00242E3C">
        <w:rPr>
          <w:noProof/>
        </w:rPr>
        <w:drawing>
          <wp:inline distT="0" distB="0" distL="0" distR="0" wp14:anchorId="7FDCF4C3" wp14:editId="519138DD">
            <wp:extent cx="5400040" cy="657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65722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2D6C1D"/>
    <w:p w:rsidR="002D6C1D" w:rsidRPr="00242E3C" w:rsidRDefault="002D6C1D" w:rsidP="00582BAE">
      <w:pPr>
        <w:pStyle w:val="Epgrafe"/>
        <w:outlineLvl w:val="0"/>
      </w:pPr>
      <w:bookmarkStart w:id="381" w:name="_Ref490692644"/>
      <w:bookmarkStart w:id="382" w:name="_Toc491549934"/>
      <w:r w:rsidRPr="00242E3C">
        <w:t xml:space="preserve">Gráfico </w:t>
      </w:r>
      <w:bookmarkEnd w:id="381"/>
      <w:r w:rsidR="00B06594" w:rsidRPr="00242E3C">
        <w:t>11</w:t>
      </w:r>
      <w:r w:rsidRPr="00242E3C">
        <w:t>. Razones de no compra en clientes usuarios</w:t>
      </w:r>
      <w:bookmarkEnd w:id="382"/>
    </w:p>
    <w:p w:rsidR="002D6C1D" w:rsidRPr="00242E3C" w:rsidRDefault="002D6C1D" w:rsidP="00D465BC">
      <w:pPr>
        <w:jc w:val="center"/>
      </w:pPr>
      <w:r w:rsidRPr="00242E3C">
        <w:rPr>
          <w:noProof/>
        </w:rPr>
        <w:drawing>
          <wp:inline distT="0" distB="0" distL="0" distR="0" wp14:anchorId="4D586DE1" wp14:editId="2F16D730">
            <wp:extent cx="5393059" cy="510639"/>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BEBA8EAE-BF5A-486C-A8C5-ECC9F3942E4B}">
                          <a14:imgProps xmlns:a14="http://schemas.microsoft.com/office/drawing/2010/main">
                            <a14:imgLayer r:embed="rId42">
                              <a14:imgEffect>
                                <a14:sharpenSoften amount="25000"/>
                              </a14:imgEffect>
                              <a14:imgEffect>
                                <a14:saturation sat="300000"/>
                              </a14:imgEffect>
                              <a14:imgEffect>
                                <a14:brightnessContrast contrast="-40000"/>
                              </a14:imgEffect>
                            </a14:imgLayer>
                          </a14:imgProps>
                        </a:ext>
                      </a:extLst>
                    </a:blip>
                    <a:srcRect t="15686"/>
                    <a:stretch/>
                  </pic:blipFill>
                  <pic:spPr bwMode="auto">
                    <a:xfrm>
                      <a:off x="0" y="0"/>
                      <a:ext cx="5400040" cy="511300"/>
                    </a:xfrm>
                    <a:prstGeom prst="rect">
                      <a:avLst/>
                    </a:prstGeom>
                    <a:ln>
                      <a:noFill/>
                    </a:ln>
                    <a:extLst>
                      <a:ext uri="{53640926-AAD7-44D8-BBD7-CCE9431645EC}">
                        <a14:shadowObscured xmlns:a14="http://schemas.microsoft.com/office/drawing/2010/main"/>
                      </a:ext>
                    </a:extLst>
                  </pic:spPr>
                </pic:pic>
              </a:graphicData>
            </a:graphic>
          </wp:inline>
        </w:drawing>
      </w:r>
    </w:p>
    <w:p w:rsidR="002D6C1D" w:rsidRPr="00242E3C" w:rsidRDefault="002D6C1D" w:rsidP="00D465BC">
      <w:pPr>
        <w:pStyle w:val="Nota"/>
        <w:spacing w:line="240" w:lineRule="auto"/>
      </w:pPr>
      <w:r w:rsidRPr="00242E3C">
        <w:t>Fuente: Elaboración propia 2017.</w:t>
      </w:r>
    </w:p>
    <w:p w:rsidR="00E62880" w:rsidRPr="00242E3C" w:rsidRDefault="002D6C1D" w:rsidP="00B66AFE">
      <w:r w:rsidRPr="00242E3C">
        <w:lastRenderedPageBreak/>
        <w:t xml:space="preserve">Así pues, </w:t>
      </w:r>
      <w:r w:rsidR="00663D86" w:rsidRPr="00242E3C">
        <w:t>a</w:t>
      </w:r>
      <w:r w:rsidRPr="00242E3C">
        <w:t xml:space="preserve"> partir del </w:t>
      </w:r>
      <w:r w:rsidR="00B06594" w:rsidRPr="00242E3C">
        <w:t>gráfico 6</w:t>
      </w:r>
      <w:r w:rsidRPr="00242E3C">
        <w:t xml:space="preserve"> y del </w:t>
      </w:r>
      <w:r w:rsidR="00B06594" w:rsidRPr="00242E3C">
        <w:t>gráfico 9</w:t>
      </w:r>
      <w:r w:rsidR="00663D86" w:rsidRPr="00242E3C">
        <w:t>,</w:t>
      </w:r>
      <w:r w:rsidRPr="00242E3C">
        <w:t xml:space="preserve"> podemos señalar que existe una mayor probabilidad de compra de audífonos recomendados en clientes que ya utilizan estos aparatos por sobre aquellos que los utilizarían por primera vez.</w:t>
      </w:r>
      <w:r w:rsidR="00B66AFE" w:rsidRPr="00242E3C">
        <w:t xml:space="preserve"> As</w:t>
      </w:r>
      <w:r w:rsidR="00663D86" w:rsidRPr="00242E3C">
        <w:t>i</w:t>
      </w:r>
      <w:r w:rsidR="00B66AFE" w:rsidRPr="00242E3C">
        <w:t xml:space="preserve">mismo, como se </w:t>
      </w:r>
      <w:r w:rsidR="00663D86" w:rsidRPr="00242E3C">
        <w:t>observa</w:t>
      </w:r>
      <w:r w:rsidR="00B66AFE" w:rsidRPr="00242E3C">
        <w:t xml:space="preserve"> en </w:t>
      </w:r>
      <w:r w:rsidR="00663D86" w:rsidRPr="00242E3C">
        <w:t>los</w:t>
      </w:r>
      <w:r w:rsidR="00B66AFE" w:rsidRPr="00242E3C">
        <w:t xml:space="preserve"> </w:t>
      </w:r>
      <w:r w:rsidR="00B06594" w:rsidRPr="00242E3C">
        <w:t>g</w:t>
      </w:r>
      <w:r w:rsidR="00B66AFE" w:rsidRPr="00242E3C">
        <w:t>ráfico</w:t>
      </w:r>
      <w:r w:rsidR="00663D86" w:rsidRPr="00242E3C">
        <w:t>s</w:t>
      </w:r>
      <w:r w:rsidR="00B66AFE" w:rsidRPr="00242E3C">
        <w:t xml:space="preserve"> 8 y 11, tanto para clientes usuarios como para los que no han utilizado audífonos antes, la principal razón de no compra es el precio del audífono. Esto refuerza la necesidad de enfocarse en NSE A y B con mayor poder adquisitivo y formular planes de financiamiento para aquellos clientes que no compran por razones económicas.</w:t>
      </w:r>
    </w:p>
    <w:p w:rsidR="00E62880" w:rsidRPr="00242E3C" w:rsidRDefault="00E62880" w:rsidP="00B66AFE"/>
    <w:p w:rsidR="00B66AFE" w:rsidRPr="00242E3C" w:rsidRDefault="00B66AFE" w:rsidP="00B66AFE">
      <w:r w:rsidRPr="00242E3C">
        <w:t>En el caso de las entrevistas a los médicos (</w:t>
      </w:r>
      <w:r w:rsidR="00B06594" w:rsidRPr="00242E3C">
        <w:t>a</w:t>
      </w:r>
      <w:r w:rsidRPr="00242E3C">
        <w:t xml:space="preserve">nexo 9) los factores para recomendar un centro audiológico a sus pacientes son la calidad del producto y </w:t>
      </w:r>
      <w:r w:rsidR="00663D86" w:rsidRPr="00242E3C">
        <w:t xml:space="preserve">el </w:t>
      </w:r>
      <w:r w:rsidRPr="00242E3C">
        <w:t>servicio de adaptación. Además</w:t>
      </w:r>
      <w:r w:rsidR="00663D86" w:rsidRPr="00242E3C">
        <w:t>,</w:t>
      </w:r>
      <w:r w:rsidRPr="00242E3C">
        <w:t xml:space="preserve"> los centros audiológicos más importantes a su criterio son</w:t>
      </w:r>
      <w:r w:rsidR="00663D86" w:rsidRPr="00242E3C">
        <w:t>:</w:t>
      </w:r>
      <w:r w:rsidRPr="00242E3C">
        <w:t xml:space="preserve"> T</w:t>
      </w:r>
      <w:r w:rsidR="00024AA2">
        <w:t>ecnología Auditiva Americana (</w:t>
      </w:r>
      <w:r w:rsidRPr="00242E3C">
        <w:t>Starkey</w:t>
      </w:r>
      <w:r w:rsidR="00024AA2">
        <w:t xml:space="preserve"> Perú)</w:t>
      </w:r>
      <w:r w:rsidRPr="00242E3C">
        <w:t>, P</w:t>
      </w:r>
      <w:r w:rsidR="00DC4630">
        <w:t>anduro y Audición</w:t>
      </w:r>
      <w:r w:rsidRPr="00242E3C">
        <w:t xml:space="preserve">. Respecto del mercado, consideran que hay una ligera reducción de pacientes o que el mercado sigue igual. Respecto al futuro, </w:t>
      </w:r>
      <w:r w:rsidR="00663D86" w:rsidRPr="00242E3C">
        <w:t xml:space="preserve">existe optimismo </w:t>
      </w:r>
      <w:r w:rsidRPr="00242E3C">
        <w:t xml:space="preserve">hacia un ligero crecimiento y sin algún cambio disruptivo en la industria para los siguientes tres años. </w:t>
      </w:r>
    </w:p>
    <w:p w:rsidR="00A23F06" w:rsidRPr="00242E3C" w:rsidRDefault="00A23F06">
      <w:pPr>
        <w:spacing w:after="160" w:line="259" w:lineRule="auto"/>
        <w:jc w:val="left"/>
      </w:pPr>
      <w:r w:rsidRPr="00242E3C">
        <w:br w:type="page"/>
      </w:r>
    </w:p>
    <w:p w:rsidR="00763087" w:rsidRPr="00242E3C" w:rsidRDefault="00763087" w:rsidP="00582BAE">
      <w:pPr>
        <w:pStyle w:val="Ttulo2"/>
        <w:keepNext w:val="0"/>
        <w:keepLines w:val="0"/>
        <w:numPr>
          <w:ilvl w:val="0"/>
          <w:numId w:val="0"/>
        </w:numPr>
        <w:spacing w:line="240" w:lineRule="auto"/>
      </w:pPr>
      <w:bookmarkStart w:id="383" w:name="_Toc491614563"/>
      <w:r w:rsidRPr="00242E3C">
        <w:lastRenderedPageBreak/>
        <w:t xml:space="preserve">Capítulo V. Planeamiento </w:t>
      </w:r>
      <w:r w:rsidR="00B06594" w:rsidRPr="00242E3C">
        <w:t>e</w:t>
      </w:r>
      <w:r w:rsidRPr="00242E3C">
        <w:t>stratégico</w:t>
      </w:r>
      <w:bookmarkEnd w:id="383"/>
    </w:p>
    <w:p w:rsidR="006D6258" w:rsidRPr="00242E3C" w:rsidRDefault="006D6258" w:rsidP="006D6258">
      <w:pPr>
        <w:rPr>
          <w:lang w:eastAsia="en-US"/>
        </w:rPr>
      </w:pPr>
    </w:p>
    <w:p w:rsidR="00691D3C" w:rsidRPr="00242E3C" w:rsidRDefault="00B06594" w:rsidP="002A4208">
      <w:pPr>
        <w:ind w:left="340" w:hanging="340"/>
        <w:rPr>
          <w:b/>
        </w:rPr>
      </w:pPr>
      <w:bookmarkStart w:id="384" w:name="_Toc491614564"/>
      <w:r w:rsidRPr="00242E3C">
        <w:rPr>
          <w:b/>
        </w:rPr>
        <w:t>1.</w:t>
      </w:r>
      <w:r w:rsidRPr="00242E3C">
        <w:rPr>
          <w:b/>
        </w:rPr>
        <w:tab/>
      </w:r>
      <w:r w:rsidR="00691D3C" w:rsidRPr="00242E3C">
        <w:rPr>
          <w:b/>
        </w:rPr>
        <w:t>Visión</w:t>
      </w:r>
      <w:r w:rsidR="00640D76" w:rsidRPr="00242E3C">
        <w:rPr>
          <w:b/>
        </w:rPr>
        <w:t>, misión y valores</w:t>
      </w:r>
      <w:bookmarkEnd w:id="384"/>
    </w:p>
    <w:p w:rsidR="00640D76" w:rsidRPr="00242E3C" w:rsidRDefault="00B06594" w:rsidP="002A4208">
      <w:pPr>
        <w:spacing w:line="240" w:lineRule="auto"/>
        <w:ind w:left="340" w:hanging="340"/>
      </w:pPr>
      <w:bookmarkStart w:id="385" w:name="_Toc491614565"/>
      <w:r w:rsidRPr="00242E3C">
        <w:rPr>
          <w:b/>
        </w:rPr>
        <w:t>1.1</w:t>
      </w:r>
      <w:r w:rsidRPr="00242E3C">
        <w:rPr>
          <w:b/>
        </w:rPr>
        <w:tab/>
      </w:r>
      <w:r w:rsidR="00640D76" w:rsidRPr="00242E3C">
        <w:rPr>
          <w:b/>
        </w:rPr>
        <w:t>Visión</w:t>
      </w:r>
      <w:bookmarkEnd w:id="385"/>
    </w:p>
    <w:p w:rsidR="006D6258" w:rsidRPr="00242E3C" w:rsidRDefault="006D6258" w:rsidP="006D6258">
      <w:pPr>
        <w:rPr>
          <w:lang w:eastAsia="en-US"/>
        </w:rPr>
      </w:pPr>
    </w:p>
    <w:p w:rsidR="00691D3C" w:rsidRPr="00242E3C" w:rsidRDefault="00970DEA" w:rsidP="00691D3C">
      <w:pPr>
        <w:rPr>
          <w:lang w:eastAsia="en-US"/>
        </w:rPr>
      </w:pPr>
      <w:r w:rsidRPr="00242E3C">
        <w:rPr>
          <w:lang w:eastAsia="en-US"/>
        </w:rPr>
        <w:t>Siguiendo los lineamientos de</w:t>
      </w:r>
      <w:r w:rsidR="00691D3C" w:rsidRPr="00242E3C">
        <w:rPr>
          <w:lang w:eastAsia="en-US"/>
        </w:rPr>
        <w:t xml:space="preserve"> </w:t>
      </w:r>
      <w:r w:rsidR="00D31139" w:rsidRPr="00242E3C">
        <w:rPr>
          <w:lang w:eastAsia="en-US"/>
        </w:rPr>
        <w:t>David (</w:t>
      </w:r>
      <w:r w:rsidR="00D4537C" w:rsidRPr="00242E3C">
        <w:rPr>
          <w:lang w:eastAsia="en-US"/>
        </w:rPr>
        <w:t xml:space="preserve">2013) la visión es la siguiente: </w:t>
      </w:r>
      <w:r w:rsidR="00B470B9" w:rsidRPr="00242E3C">
        <w:rPr>
          <w:lang w:eastAsia="en-US"/>
        </w:rPr>
        <w:t>«</w:t>
      </w:r>
      <w:r w:rsidR="00F12D56" w:rsidRPr="00242E3C">
        <w:rPr>
          <w:lang w:eastAsia="en-US"/>
        </w:rPr>
        <w:t xml:space="preserve">Ser reconocida como la empresa líder del mercado peruano de recuperación y cuidado auditivo, comprometida en mejorar la calidad de vida de las personas mediante el ofrecimiento de </w:t>
      </w:r>
      <w:r w:rsidR="00C87B99" w:rsidRPr="00242E3C">
        <w:rPr>
          <w:lang w:eastAsia="en-US"/>
        </w:rPr>
        <w:t>productos innovadores de alta calidad</w:t>
      </w:r>
      <w:r w:rsidR="00F12D56" w:rsidRPr="00242E3C">
        <w:rPr>
          <w:lang w:eastAsia="en-US"/>
        </w:rPr>
        <w:t xml:space="preserve"> y un servicio de elevado nivel, sustentado </w:t>
      </w:r>
      <w:r w:rsidR="008D3CFE" w:rsidRPr="00242E3C">
        <w:rPr>
          <w:lang w:eastAsia="en-US"/>
        </w:rPr>
        <w:t>en la</w:t>
      </w:r>
      <w:r w:rsidR="00F12D56" w:rsidRPr="00242E3C">
        <w:rPr>
          <w:lang w:eastAsia="en-US"/>
        </w:rPr>
        <w:t xml:space="preserve"> pasión que nos caracteriza</w:t>
      </w:r>
      <w:r w:rsidR="00B470B9" w:rsidRPr="00242E3C">
        <w:rPr>
          <w:lang w:eastAsia="en-US"/>
        </w:rPr>
        <w:t>».</w:t>
      </w:r>
    </w:p>
    <w:p w:rsidR="00D4537C" w:rsidRPr="00242E3C" w:rsidRDefault="00D4537C" w:rsidP="00691D3C">
      <w:pPr>
        <w:rPr>
          <w:lang w:eastAsia="en-US"/>
        </w:rPr>
      </w:pPr>
    </w:p>
    <w:p w:rsidR="00691D3C" w:rsidRPr="00242E3C" w:rsidRDefault="00B06594" w:rsidP="002A4208">
      <w:pPr>
        <w:spacing w:line="240" w:lineRule="auto"/>
        <w:ind w:left="340" w:hanging="340"/>
      </w:pPr>
      <w:bookmarkStart w:id="386" w:name="_Toc491614566"/>
      <w:r w:rsidRPr="00242E3C">
        <w:rPr>
          <w:b/>
        </w:rPr>
        <w:t>1.2</w:t>
      </w:r>
      <w:r w:rsidRPr="00242E3C">
        <w:rPr>
          <w:b/>
        </w:rPr>
        <w:tab/>
      </w:r>
      <w:r w:rsidR="00691D3C" w:rsidRPr="00242E3C">
        <w:rPr>
          <w:b/>
        </w:rPr>
        <w:t>Misión</w:t>
      </w:r>
      <w:bookmarkEnd w:id="386"/>
    </w:p>
    <w:p w:rsidR="006D6258" w:rsidRPr="00242E3C" w:rsidRDefault="006D6258" w:rsidP="006D6258">
      <w:pPr>
        <w:rPr>
          <w:lang w:eastAsia="en-US"/>
        </w:rPr>
      </w:pPr>
    </w:p>
    <w:p w:rsidR="00076603" w:rsidRPr="00242E3C" w:rsidRDefault="008E6952" w:rsidP="00076603">
      <w:pPr>
        <w:rPr>
          <w:lang w:eastAsia="en-US"/>
        </w:rPr>
      </w:pPr>
      <w:r w:rsidRPr="00242E3C">
        <w:rPr>
          <w:lang w:eastAsia="en-US"/>
        </w:rPr>
        <w:t xml:space="preserve">La razón de ser de Starkey Perú es: </w:t>
      </w:r>
      <w:r w:rsidR="00B470B9" w:rsidRPr="00242E3C">
        <w:rPr>
          <w:lang w:eastAsia="en-US"/>
        </w:rPr>
        <w:t>«</w:t>
      </w:r>
      <w:r w:rsidR="0053194E" w:rsidRPr="00242E3C">
        <w:rPr>
          <w:lang w:eastAsia="en-US"/>
        </w:rPr>
        <w:t>M</w:t>
      </w:r>
      <w:r w:rsidRPr="00242E3C">
        <w:rPr>
          <w:lang w:eastAsia="en-US"/>
        </w:rPr>
        <w:t xml:space="preserve">ejorar la calidad de vida de las personas con deficiencia auditiva </w:t>
      </w:r>
      <w:r w:rsidR="00FC7A74" w:rsidRPr="00242E3C">
        <w:rPr>
          <w:lang w:eastAsia="en-US"/>
        </w:rPr>
        <w:t>en el Perú</w:t>
      </w:r>
      <w:r w:rsidR="00B470B9" w:rsidRPr="00242E3C">
        <w:rPr>
          <w:lang w:eastAsia="en-US"/>
        </w:rPr>
        <w:t>,</w:t>
      </w:r>
      <w:r w:rsidR="00FC7A74" w:rsidRPr="00242E3C">
        <w:rPr>
          <w:lang w:eastAsia="en-US"/>
        </w:rPr>
        <w:t xml:space="preserve"> </w:t>
      </w:r>
      <w:r w:rsidRPr="00242E3C">
        <w:rPr>
          <w:lang w:eastAsia="en-US"/>
        </w:rPr>
        <w:t>utilizando tecnología de última generación y brindando un servicio superior a través de la pasión de nuestros colaboradores, los que consideramos como el pilar fundamental de la empresa y</w:t>
      </w:r>
      <w:r w:rsidR="00B470B9" w:rsidRPr="00242E3C">
        <w:rPr>
          <w:lang w:eastAsia="en-US"/>
        </w:rPr>
        <w:t>,</w:t>
      </w:r>
      <w:r w:rsidRPr="00242E3C">
        <w:rPr>
          <w:lang w:eastAsia="en-US"/>
        </w:rPr>
        <w:t xml:space="preserve"> por lo tanto</w:t>
      </w:r>
      <w:r w:rsidR="00B470B9" w:rsidRPr="00242E3C">
        <w:rPr>
          <w:lang w:eastAsia="en-US"/>
        </w:rPr>
        <w:t>,</w:t>
      </w:r>
      <w:r w:rsidRPr="00242E3C">
        <w:rPr>
          <w:lang w:eastAsia="en-US"/>
        </w:rPr>
        <w:t xml:space="preserve"> nos comprometemos en su desarrollo profesional y personal. As</w:t>
      </w:r>
      <w:r w:rsidR="00B470B9" w:rsidRPr="00242E3C">
        <w:rPr>
          <w:lang w:eastAsia="en-US"/>
        </w:rPr>
        <w:t>i</w:t>
      </w:r>
      <w:r w:rsidRPr="00242E3C">
        <w:rPr>
          <w:lang w:eastAsia="en-US"/>
        </w:rPr>
        <w:t xml:space="preserve">mismo, buscamos capturar el máximo valor para nuestros </w:t>
      </w:r>
      <w:r w:rsidR="002B2693" w:rsidRPr="00242E3C">
        <w:rPr>
          <w:lang w:eastAsia="en-US"/>
        </w:rPr>
        <w:t>accionistas y para la sociedad</w:t>
      </w:r>
      <w:r w:rsidR="00B470B9" w:rsidRPr="00242E3C">
        <w:rPr>
          <w:lang w:eastAsia="en-US"/>
        </w:rPr>
        <w:t>».</w:t>
      </w:r>
    </w:p>
    <w:p w:rsidR="00076603" w:rsidRPr="00242E3C" w:rsidRDefault="00076603" w:rsidP="00076603">
      <w:pPr>
        <w:rPr>
          <w:lang w:eastAsia="en-US"/>
        </w:rPr>
      </w:pPr>
    </w:p>
    <w:p w:rsidR="00407B74" w:rsidRPr="00242E3C" w:rsidRDefault="00B06594" w:rsidP="002A4208">
      <w:pPr>
        <w:spacing w:line="240" w:lineRule="auto"/>
        <w:ind w:left="340" w:hanging="340"/>
      </w:pPr>
      <w:bookmarkStart w:id="387" w:name="_Toc491614567"/>
      <w:r w:rsidRPr="00242E3C">
        <w:rPr>
          <w:b/>
        </w:rPr>
        <w:t>1.3</w:t>
      </w:r>
      <w:r w:rsidRPr="00242E3C">
        <w:rPr>
          <w:b/>
        </w:rPr>
        <w:tab/>
      </w:r>
      <w:r w:rsidR="008978A9" w:rsidRPr="00242E3C">
        <w:rPr>
          <w:b/>
        </w:rPr>
        <w:t>Valores</w:t>
      </w:r>
      <w:bookmarkEnd w:id="387"/>
    </w:p>
    <w:p w:rsidR="006D6258" w:rsidRPr="00242E3C" w:rsidRDefault="006D6258" w:rsidP="006D6258">
      <w:pPr>
        <w:rPr>
          <w:lang w:eastAsia="en-US"/>
        </w:rPr>
      </w:pPr>
    </w:p>
    <w:p w:rsidR="006D6258" w:rsidRPr="00242E3C" w:rsidRDefault="004E2F46" w:rsidP="00D4537C">
      <w:pPr>
        <w:rPr>
          <w:lang w:eastAsia="en-US"/>
        </w:rPr>
      </w:pPr>
      <w:r w:rsidRPr="00242E3C">
        <w:rPr>
          <w:lang w:eastAsia="en-US"/>
        </w:rPr>
        <w:t>El valor principal de la Cultura Starkey es el servicio orientado al c</w:t>
      </w:r>
      <w:r w:rsidR="0035674C" w:rsidRPr="00242E3C">
        <w:rPr>
          <w:lang w:eastAsia="en-US"/>
        </w:rPr>
        <w:t xml:space="preserve">liente interno y externo que </w:t>
      </w:r>
      <w:r w:rsidRPr="00242E3C">
        <w:rPr>
          <w:lang w:eastAsia="en-US"/>
        </w:rPr>
        <w:t>es sostenido por los valores de</w:t>
      </w:r>
      <w:r w:rsidR="00B470B9" w:rsidRPr="00242E3C">
        <w:rPr>
          <w:lang w:eastAsia="en-US"/>
        </w:rPr>
        <w:t xml:space="preserve">: </w:t>
      </w:r>
      <w:r w:rsidR="00D3018B">
        <w:rPr>
          <w:lang w:eastAsia="en-US"/>
        </w:rPr>
        <w:t>a) c</w:t>
      </w:r>
      <w:r w:rsidR="007E4EAC">
        <w:rPr>
          <w:lang w:eastAsia="en-US"/>
        </w:rPr>
        <w:t>onfianza, cumplir las promesas;</w:t>
      </w:r>
      <w:r w:rsidR="00D3018B">
        <w:rPr>
          <w:lang w:eastAsia="en-US"/>
        </w:rPr>
        <w:t xml:space="preserve"> b) </w:t>
      </w:r>
      <w:r w:rsidR="007E4EAC">
        <w:rPr>
          <w:lang w:eastAsia="en-US"/>
        </w:rPr>
        <w:t>actitud, bienestar del equipo;</w:t>
      </w:r>
      <w:r w:rsidR="00D3018B">
        <w:rPr>
          <w:lang w:eastAsia="en-US"/>
        </w:rPr>
        <w:t xml:space="preserve"> c) integridad</w:t>
      </w:r>
      <w:r w:rsidR="007E4EAC">
        <w:rPr>
          <w:lang w:eastAsia="en-US"/>
        </w:rPr>
        <w:t xml:space="preserve">, hacer lo que se debe </w:t>
      </w:r>
      <w:r w:rsidR="00D3018B">
        <w:rPr>
          <w:lang w:eastAsia="en-US"/>
        </w:rPr>
        <w:t xml:space="preserve"> y d) perseverancia</w:t>
      </w:r>
      <w:r w:rsidR="007E4EAC">
        <w:rPr>
          <w:lang w:eastAsia="en-US"/>
        </w:rPr>
        <w:t>n</w:t>
      </w:r>
      <w:r w:rsidR="001E3AEF">
        <w:rPr>
          <w:lang w:eastAsia="en-US"/>
        </w:rPr>
        <w:t>,</w:t>
      </w:r>
      <w:r w:rsidR="007E4EAC">
        <w:rPr>
          <w:lang w:eastAsia="en-US"/>
        </w:rPr>
        <w:t xml:space="preserve"> enfrentar los obstáculos</w:t>
      </w:r>
      <w:r w:rsidR="00D3018B">
        <w:rPr>
          <w:lang w:eastAsia="en-US"/>
        </w:rPr>
        <w:t>.</w:t>
      </w:r>
    </w:p>
    <w:p w:rsidR="00172577" w:rsidRPr="00242E3C" w:rsidRDefault="00172577" w:rsidP="00D4537C">
      <w:pPr>
        <w:rPr>
          <w:lang w:eastAsia="en-US"/>
        </w:rPr>
      </w:pPr>
    </w:p>
    <w:p w:rsidR="006422EE" w:rsidRPr="00242E3C" w:rsidRDefault="00B06594" w:rsidP="002A4208">
      <w:pPr>
        <w:spacing w:line="240" w:lineRule="auto"/>
        <w:ind w:left="340" w:hanging="340"/>
      </w:pPr>
      <w:bookmarkStart w:id="388" w:name="_Toc491614568"/>
      <w:r w:rsidRPr="00242E3C">
        <w:rPr>
          <w:b/>
        </w:rPr>
        <w:t>2.</w:t>
      </w:r>
      <w:r w:rsidRPr="00242E3C">
        <w:rPr>
          <w:b/>
        </w:rPr>
        <w:tab/>
      </w:r>
      <w:r w:rsidR="006422EE" w:rsidRPr="00242E3C">
        <w:rPr>
          <w:b/>
        </w:rPr>
        <w:t xml:space="preserve">Objetivos </w:t>
      </w:r>
      <w:r w:rsidRPr="00242E3C">
        <w:rPr>
          <w:b/>
        </w:rPr>
        <w:t>estratégicos</w:t>
      </w:r>
      <w:bookmarkEnd w:id="388"/>
    </w:p>
    <w:p w:rsidR="006D6258" w:rsidRPr="00242E3C" w:rsidRDefault="006D6258" w:rsidP="006D6258">
      <w:pPr>
        <w:rPr>
          <w:lang w:eastAsia="en-US"/>
        </w:rPr>
      </w:pPr>
    </w:p>
    <w:p w:rsidR="00D3611D" w:rsidRPr="00242E3C" w:rsidRDefault="00783E90" w:rsidP="00172577">
      <w:pPr>
        <w:rPr>
          <w:lang w:eastAsia="en-US"/>
        </w:rPr>
      </w:pPr>
      <w:r w:rsidRPr="00242E3C">
        <w:rPr>
          <w:lang w:eastAsia="en-US"/>
        </w:rPr>
        <w:t xml:space="preserve">De acuerdo </w:t>
      </w:r>
      <w:r w:rsidR="00B470B9" w:rsidRPr="00242E3C">
        <w:rPr>
          <w:lang w:eastAsia="en-US"/>
        </w:rPr>
        <w:t>con</w:t>
      </w:r>
      <w:r w:rsidRPr="00242E3C">
        <w:rPr>
          <w:lang w:eastAsia="en-US"/>
        </w:rPr>
        <w:t xml:space="preserve"> David (2013) clasificaremos a los objetivos estratégicos en </w:t>
      </w:r>
      <w:r w:rsidR="00B470B9" w:rsidRPr="00242E3C">
        <w:rPr>
          <w:lang w:eastAsia="en-US"/>
        </w:rPr>
        <w:t>dos</w:t>
      </w:r>
      <w:r w:rsidRPr="00242E3C">
        <w:rPr>
          <w:lang w:eastAsia="en-US"/>
        </w:rPr>
        <w:t xml:space="preserve"> tipos: los estratégicos y los financieros. </w:t>
      </w:r>
    </w:p>
    <w:p w:rsidR="006D6258" w:rsidRPr="00242E3C" w:rsidRDefault="006D6258" w:rsidP="00172577">
      <w:pPr>
        <w:rPr>
          <w:lang w:eastAsia="en-US"/>
        </w:rPr>
      </w:pPr>
    </w:p>
    <w:p w:rsidR="00783E90" w:rsidRPr="00242E3C" w:rsidRDefault="00B06594" w:rsidP="002A4208">
      <w:pPr>
        <w:spacing w:line="240" w:lineRule="auto"/>
        <w:ind w:left="340" w:hanging="340"/>
      </w:pPr>
      <w:bookmarkStart w:id="389" w:name="_Toc491614569"/>
      <w:r w:rsidRPr="00242E3C">
        <w:rPr>
          <w:b/>
        </w:rPr>
        <w:t>2.1</w:t>
      </w:r>
      <w:r w:rsidRPr="00242E3C">
        <w:rPr>
          <w:b/>
        </w:rPr>
        <w:tab/>
      </w:r>
      <w:r w:rsidR="00783E90" w:rsidRPr="00242E3C">
        <w:rPr>
          <w:b/>
        </w:rPr>
        <w:t>Objetivos estratégicos</w:t>
      </w:r>
      <w:bookmarkEnd w:id="389"/>
    </w:p>
    <w:p w:rsidR="006D6258" w:rsidRPr="00242E3C" w:rsidRDefault="006D6258" w:rsidP="006D6258">
      <w:pPr>
        <w:rPr>
          <w:lang w:eastAsia="en-US"/>
        </w:rPr>
      </w:pPr>
    </w:p>
    <w:p w:rsidR="00931BC7" w:rsidRPr="00242E3C" w:rsidRDefault="00931BC7" w:rsidP="00782803">
      <w:pPr>
        <w:spacing w:line="240" w:lineRule="auto"/>
        <w:rPr>
          <w:lang w:eastAsia="en-US"/>
        </w:rPr>
      </w:pPr>
      <w:r w:rsidRPr="00242E3C">
        <w:rPr>
          <w:lang w:eastAsia="en-US"/>
        </w:rPr>
        <w:t xml:space="preserve">Se plantean los siguientes </w:t>
      </w:r>
      <w:r w:rsidR="00830A90" w:rsidRPr="00242E3C">
        <w:rPr>
          <w:lang w:eastAsia="en-US"/>
        </w:rPr>
        <w:t>objetivos estratégicos para los</w:t>
      </w:r>
      <w:r w:rsidRPr="00242E3C">
        <w:rPr>
          <w:lang w:eastAsia="en-US"/>
        </w:rPr>
        <w:t xml:space="preserve"> años</w:t>
      </w:r>
      <w:r w:rsidR="00830A90" w:rsidRPr="00242E3C">
        <w:rPr>
          <w:lang w:eastAsia="en-US"/>
        </w:rPr>
        <w:t xml:space="preserve"> </w:t>
      </w:r>
      <w:r w:rsidR="00C455FC" w:rsidRPr="00242E3C">
        <w:rPr>
          <w:lang w:eastAsia="en-US"/>
        </w:rPr>
        <w:t>201</w:t>
      </w:r>
      <w:r w:rsidR="000F1275" w:rsidRPr="00242E3C">
        <w:rPr>
          <w:lang w:eastAsia="en-US"/>
        </w:rPr>
        <w:t>7</w:t>
      </w:r>
      <w:r w:rsidR="00C455FC" w:rsidRPr="00242E3C">
        <w:rPr>
          <w:lang w:eastAsia="en-US"/>
        </w:rPr>
        <w:t>, 201</w:t>
      </w:r>
      <w:r w:rsidR="000F1275" w:rsidRPr="00242E3C">
        <w:rPr>
          <w:lang w:eastAsia="en-US"/>
        </w:rPr>
        <w:t>8</w:t>
      </w:r>
      <w:r w:rsidR="00830A90" w:rsidRPr="00242E3C">
        <w:rPr>
          <w:lang w:eastAsia="en-US"/>
        </w:rPr>
        <w:t xml:space="preserve"> y 20</w:t>
      </w:r>
      <w:r w:rsidR="000F1275" w:rsidRPr="00242E3C">
        <w:rPr>
          <w:lang w:eastAsia="en-US"/>
        </w:rPr>
        <w:t>19</w:t>
      </w:r>
      <w:r w:rsidR="00782803" w:rsidRPr="00242E3C">
        <w:rPr>
          <w:lang w:eastAsia="en-US"/>
        </w:rPr>
        <w:t>:</w:t>
      </w:r>
    </w:p>
    <w:p w:rsidR="00782803" w:rsidRPr="00242E3C" w:rsidRDefault="00782803" w:rsidP="00782803">
      <w:pPr>
        <w:spacing w:line="240" w:lineRule="auto"/>
        <w:rPr>
          <w:lang w:eastAsia="en-US"/>
        </w:rPr>
      </w:pPr>
    </w:p>
    <w:p w:rsidR="003235F3" w:rsidRPr="00242E3C" w:rsidRDefault="00931BC7" w:rsidP="00782803">
      <w:pPr>
        <w:pStyle w:val="Prrafodelista"/>
        <w:numPr>
          <w:ilvl w:val="0"/>
          <w:numId w:val="14"/>
        </w:numPr>
        <w:spacing w:after="0"/>
        <w:ind w:left="340" w:hanging="340"/>
      </w:pPr>
      <w:r w:rsidRPr="00242E3C">
        <w:t>Aumento de la p</w:t>
      </w:r>
      <w:r w:rsidR="00171152" w:rsidRPr="00242E3C">
        <w:t>articipación de mercado del 5</w:t>
      </w:r>
      <w:r w:rsidR="00782803" w:rsidRPr="00242E3C">
        <w:t>,</w:t>
      </w:r>
      <w:r w:rsidR="00171152" w:rsidRPr="00242E3C">
        <w:t>8</w:t>
      </w:r>
      <w:r w:rsidR="003235F3" w:rsidRPr="00242E3C">
        <w:t xml:space="preserve"> al 12</w:t>
      </w:r>
      <w:r w:rsidRPr="00242E3C">
        <w:t>%</w:t>
      </w:r>
      <w:r w:rsidR="00782803" w:rsidRPr="00242E3C">
        <w:t>,</w:t>
      </w:r>
      <w:r w:rsidR="003235F3" w:rsidRPr="00242E3C">
        <w:t xml:space="preserve"> teniendo en cuenta una pr</w:t>
      </w:r>
      <w:r w:rsidR="00FC0797" w:rsidRPr="00242E3C">
        <w:t>oyección de importaciones de 18</w:t>
      </w:r>
      <w:r w:rsidR="00782803" w:rsidRPr="00242E3C">
        <w:t>.</w:t>
      </w:r>
      <w:r w:rsidR="003235F3" w:rsidRPr="00242E3C">
        <w:t>000 audífonos</w:t>
      </w:r>
      <w:r w:rsidR="0065111A" w:rsidRPr="00242E3C">
        <w:t xml:space="preserve"> </w:t>
      </w:r>
      <w:r w:rsidR="009B60BB" w:rsidRPr="00242E3C">
        <w:t>(OE1)</w:t>
      </w:r>
      <w:r w:rsidR="00782803" w:rsidRPr="00242E3C">
        <w:t>.</w:t>
      </w:r>
    </w:p>
    <w:p w:rsidR="00C86756" w:rsidRPr="00242E3C" w:rsidRDefault="00E22DC1" w:rsidP="000F1275">
      <w:pPr>
        <w:pStyle w:val="Prrafodelista"/>
        <w:numPr>
          <w:ilvl w:val="0"/>
          <w:numId w:val="14"/>
        </w:numPr>
        <w:spacing w:after="0"/>
      </w:pPr>
      <w:r w:rsidRPr="00242E3C">
        <w:t xml:space="preserve">Posicionar la marca </w:t>
      </w:r>
      <w:r w:rsidR="000F1275" w:rsidRPr="00242E3C">
        <w:t>Tecnología Auditiva Americana</w:t>
      </w:r>
      <w:r w:rsidR="00C86756" w:rsidRPr="00242E3C">
        <w:t xml:space="preserve"> como la líder en audífonos de alta tecnología y servicio a cargo de personal muy calificado</w:t>
      </w:r>
      <w:r w:rsidR="009B60BB" w:rsidRPr="00242E3C">
        <w:t xml:space="preserve"> (</w:t>
      </w:r>
      <w:r w:rsidR="008E5378" w:rsidRPr="00242E3C">
        <w:t>OE2</w:t>
      </w:r>
      <w:r w:rsidR="009B60BB" w:rsidRPr="00242E3C">
        <w:t>)</w:t>
      </w:r>
      <w:r w:rsidR="00782803" w:rsidRPr="00242E3C">
        <w:t>.</w:t>
      </w:r>
    </w:p>
    <w:p w:rsidR="00782803" w:rsidRPr="00242E3C" w:rsidRDefault="00782803" w:rsidP="002A4208">
      <w:pPr>
        <w:spacing w:line="240" w:lineRule="auto"/>
        <w:ind w:left="340" w:hanging="340"/>
        <w:rPr>
          <w:b/>
        </w:rPr>
      </w:pPr>
      <w:bookmarkStart w:id="390" w:name="_Toc491614570"/>
      <w:r w:rsidRPr="00242E3C">
        <w:rPr>
          <w:b/>
        </w:rPr>
        <w:br w:type="page"/>
      </w:r>
    </w:p>
    <w:p w:rsidR="00931BC7" w:rsidRPr="00242E3C" w:rsidRDefault="00B06594" w:rsidP="002A4208">
      <w:pPr>
        <w:spacing w:line="240" w:lineRule="auto"/>
        <w:ind w:left="340" w:hanging="340"/>
      </w:pPr>
      <w:r w:rsidRPr="00242E3C">
        <w:rPr>
          <w:b/>
        </w:rPr>
        <w:lastRenderedPageBreak/>
        <w:t>2.2</w:t>
      </w:r>
      <w:r w:rsidRPr="00242E3C">
        <w:rPr>
          <w:b/>
        </w:rPr>
        <w:tab/>
      </w:r>
      <w:r w:rsidR="00783E90" w:rsidRPr="00242E3C">
        <w:rPr>
          <w:b/>
        </w:rPr>
        <w:t>Objetivos financieros</w:t>
      </w:r>
      <w:bookmarkEnd w:id="390"/>
    </w:p>
    <w:p w:rsidR="006D6258" w:rsidRPr="00242E3C" w:rsidRDefault="006D6258" w:rsidP="002A4208">
      <w:pPr>
        <w:rPr>
          <w:lang w:eastAsia="en-US"/>
        </w:rPr>
      </w:pPr>
    </w:p>
    <w:p w:rsidR="00931BC7" w:rsidRPr="00242E3C" w:rsidRDefault="00931BC7" w:rsidP="00782803">
      <w:pPr>
        <w:spacing w:line="240" w:lineRule="auto"/>
        <w:rPr>
          <w:lang w:eastAsia="en-US"/>
        </w:rPr>
      </w:pPr>
      <w:r w:rsidRPr="00242E3C">
        <w:rPr>
          <w:lang w:eastAsia="en-US"/>
        </w:rPr>
        <w:t>Se plantean los siguientes objetivos f</w:t>
      </w:r>
      <w:r w:rsidR="00E467FA" w:rsidRPr="00242E3C">
        <w:rPr>
          <w:lang w:eastAsia="en-US"/>
        </w:rPr>
        <w:t xml:space="preserve">inancieros para </w:t>
      </w:r>
      <w:r w:rsidR="00E32B92" w:rsidRPr="00242E3C">
        <w:rPr>
          <w:lang w:eastAsia="en-US"/>
        </w:rPr>
        <w:t xml:space="preserve">los años </w:t>
      </w:r>
      <w:r w:rsidR="001A31D0" w:rsidRPr="00242E3C">
        <w:rPr>
          <w:lang w:eastAsia="en-US"/>
        </w:rPr>
        <w:t>201</w:t>
      </w:r>
      <w:r w:rsidR="000F1275" w:rsidRPr="00242E3C">
        <w:rPr>
          <w:lang w:eastAsia="en-US"/>
        </w:rPr>
        <w:t>7</w:t>
      </w:r>
      <w:r w:rsidR="001A31D0" w:rsidRPr="00242E3C">
        <w:rPr>
          <w:lang w:eastAsia="en-US"/>
        </w:rPr>
        <w:t>, 201</w:t>
      </w:r>
      <w:r w:rsidR="000F1275" w:rsidRPr="00242E3C">
        <w:rPr>
          <w:lang w:eastAsia="en-US"/>
        </w:rPr>
        <w:t>8</w:t>
      </w:r>
      <w:r w:rsidR="00E32B92" w:rsidRPr="00242E3C">
        <w:rPr>
          <w:lang w:eastAsia="en-US"/>
        </w:rPr>
        <w:t xml:space="preserve"> y 20</w:t>
      </w:r>
      <w:r w:rsidR="000F1275" w:rsidRPr="00242E3C">
        <w:rPr>
          <w:lang w:eastAsia="en-US"/>
        </w:rPr>
        <w:t>19</w:t>
      </w:r>
      <w:r w:rsidR="00E32B92" w:rsidRPr="00242E3C">
        <w:rPr>
          <w:lang w:eastAsia="en-US"/>
        </w:rPr>
        <w:t>:</w:t>
      </w:r>
    </w:p>
    <w:p w:rsidR="002A4208" w:rsidRPr="00242E3C" w:rsidRDefault="002A4208" w:rsidP="00782803">
      <w:pPr>
        <w:spacing w:line="240" w:lineRule="auto"/>
        <w:rPr>
          <w:lang w:eastAsia="en-US"/>
        </w:rPr>
      </w:pPr>
    </w:p>
    <w:p w:rsidR="00C86756" w:rsidRPr="00242E3C" w:rsidRDefault="00506AB8" w:rsidP="00A0325B">
      <w:pPr>
        <w:pStyle w:val="Prrafodelista"/>
        <w:numPr>
          <w:ilvl w:val="0"/>
          <w:numId w:val="11"/>
        </w:numPr>
        <w:spacing w:after="0"/>
        <w:ind w:left="340" w:hanging="340"/>
      </w:pPr>
      <w:r w:rsidRPr="00242E3C">
        <w:t xml:space="preserve">Incremento anual </w:t>
      </w:r>
      <w:r w:rsidR="00C86756" w:rsidRPr="00242E3C">
        <w:t>en ingresos por ventas</w:t>
      </w:r>
      <w:r w:rsidR="003523F8" w:rsidRPr="00242E3C">
        <w:t xml:space="preserve"> en 15%</w:t>
      </w:r>
      <w:r w:rsidR="00BC336C" w:rsidRPr="00242E3C">
        <w:t xml:space="preserve"> mí</w:t>
      </w:r>
      <w:r w:rsidR="00516729" w:rsidRPr="00242E3C">
        <w:t>nimo</w:t>
      </w:r>
      <w:r w:rsidR="003523F8" w:rsidRPr="00242E3C">
        <w:t xml:space="preserve"> </w:t>
      </w:r>
      <w:r w:rsidR="00E36257" w:rsidRPr="00242E3C">
        <w:t>(</w:t>
      </w:r>
      <w:r w:rsidR="009B60BB" w:rsidRPr="00242E3C">
        <w:t>OF1)</w:t>
      </w:r>
      <w:r w:rsidR="00D43B93" w:rsidRPr="00242E3C">
        <w:t>.</w:t>
      </w:r>
    </w:p>
    <w:p w:rsidR="002E46CF" w:rsidRPr="00242E3C" w:rsidRDefault="00461D83" w:rsidP="00A0325B">
      <w:pPr>
        <w:pStyle w:val="Prrafodelista"/>
        <w:numPr>
          <w:ilvl w:val="0"/>
          <w:numId w:val="11"/>
        </w:numPr>
        <w:spacing w:after="0"/>
        <w:ind w:left="340" w:hanging="340"/>
      </w:pPr>
      <w:r w:rsidRPr="00242E3C">
        <w:t xml:space="preserve">Aumento </w:t>
      </w:r>
      <w:r w:rsidR="003523F8" w:rsidRPr="00242E3C">
        <w:t xml:space="preserve">anual </w:t>
      </w:r>
      <w:r w:rsidRPr="00242E3C">
        <w:t xml:space="preserve">de la utilidad </w:t>
      </w:r>
      <w:r w:rsidR="00506AB8" w:rsidRPr="00242E3C">
        <w:t>operativa</w:t>
      </w:r>
      <w:r w:rsidRPr="00242E3C">
        <w:t xml:space="preserve"> de </w:t>
      </w:r>
      <w:r w:rsidR="00506AB8" w:rsidRPr="00242E3C">
        <w:t>en 15</w:t>
      </w:r>
      <w:r w:rsidR="00BC336C" w:rsidRPr="00242E3C">
        <w:t xml:space="preserve">% mínimo </w:t>
      </w:r>
      <w:r w:rsidR="009B60BB" w:rsidRPr="00242E3C">
        <w:t>(OF2)</w:t>
      </w:r>
      <w:r w:rsidR="00D43B93" w:rsidRPr="00242E3C">
        <w:t>.</w:t>
      </w:r>
    </w:p>
    <w:p w:rsidR="008A3D3D" w:rsidRPr="00242E3C" w:rsidRDefault="008A3D3D" w:rsidP="00A0325B">
      <w:pPr>
        <w:pStyle w:val="Prrafodelista"/>
        <w:numPr>
          <w:ilvl w:val="0"/>
          <w:numId w:val="11"/>
        </w:numPr>
        <w:spacing w:after="0"/>
        <w:ind w:left="340" w:hanging="340"/>
      </w:pPr>
      <w:r w:rsidRPr="00242E3C">
        <w:t>Mantener el ratio del margen de los gastos generales de ventas y o</w:t>
      </w:r>
      <w:r w:rsidR="00BC336C" w:rsidRPr="00242E3C">
        <w:t>peración (SG&amp;A) por debajo del 6</w:t>
      </w:r>
      <w:r w:rsidR="00D43B93" w:rsidRPr="00242E3C">
        <w:t xml:space="preserve">0% </w:t>
      </w:r>
      <w:r w:rsidRPr="00242E3C">
        <w:t>(OF3)</w:t>
      </w:r>
      <w:r w:rsidR="00D43B93" w:rsidRPr="00242E3C">
        <w:t>.</w:t>
      </w:r>
    </w:p>
    <w:p w:rsidR="001105F9" w:rsidRPr="00242E3C" w:rsidRDefault="001105F9" w:rsidP="00A0325B">
      <w:pPr>
        <w:pStyle w:val="Prrafodelista"/>
        <w:numPr>
          <w:ilvl w:val="0"/>
          <w:numId w:val="11"/>
        </w:numPr>
        <w:spacing w:after="0"/>
        <w:ind w:left="340" w:hanging="340"/>
      </w:pPr>
      <w:r w:rsidRPr="00242E3C">
        <w:t xml:space="preserve">El ratio de rentabilidad de utilidad neta sobre sobre activos totales (ROA) </w:t>
      </w:r>
      <w:r w:rsidR="003523F8" w:rsidRPr="00242E3C">
        <w:t xml:space="preserve">sobre 25% </w:t>
      </w:r>
      <w:r w:rsidRPr="00242E3C">
        <w:t>(OF4)</w:t>
      </w:r>
      <w:r w:rsidR="00D43B93" w:rsidRPr="00242E3C">
        <w:t>.</w:t>
      </w:r>
    </w:p>
    <w:p w:rsidR="002A4208" w:rsidRPr="00242E3C" w:rsidRDefault="002A4208" w:rsidP="002A4208">
      <w:pPr>
        <w:pStyle w:val="Prrafodelista"/>
        <w:spacing w:after="0" w:line="240" w:lineRule="auto"/>
        <w:ind w:left="360"/>
      </w:pPr>
    </w:p>
    <w:p w:rsidR="00C92412" w:rsidRPr="00242E3C" w:rsidRDefault="002A4208" w:rsidP="002A4208">
      <w:pPr>
        <w:spacing w:line="240" w:lineRule="auto"/>
        <w:ind w:left="340" w:hanging="340"/>
      </w:pPr>
      <w:bookmarkStart w:id="391" w:name="_Toc491614571"/>
      <w:r w:rsidRPr="00242E3C">
        <w:rPr>
          <w:b/>
        </w:rPr>
        <w:t>3.</w:t>
      </w:r>
      <w:r w:rsidRPr="00242E3C">
        <w:rPr>
          <w:b/>
        </w:rPr>
        <w:tab/>
      </w:r>
      <w:r w:rsidR="00C92412" w:rsidRPr="00242E3C">
        <w:rPr>
          <w:b/>
        </w:rPr>
        <w:t>Estrategia genérica</w:t>
      </w:r>
      <w:bookmarkEnd w:id="391"/>
    </w:p>
    <w:p w:rsidR="006D6258" w:rsidRPr="00242E3C" w:rsidRDefault="006D6258" w:rsidP="006D6258">
      <w:pPr>
        <w:rPr>
          <w:lang w:eastAsia="en-US"/>
        </w:rPr>
      </w:pPr>
    </w:p>
    <w:p w:rsidR="00E523D1" w:rsidRPr="00242E3C" w:rsidRDefault="00C92412" w:rsidP="004E5B15">
      <w:pPr>
        <w:rPr>
          <w:lang w:eastAsia="en-US"/>
        </w:rPr>
      </w:pPr>
      <w:r w:rsidRPr="00242E3C">
        <w:rPr>
          <w:lang w:eastAsia="en-US"/>
        </w:rPr>
        <w:t>Starkey Perú</w:t>
      </w:r>
      <w:r w:rsidR="00F21E9B" w:rsidRPr="00242E3C">
        <w:rPr>
          <w:lang w:eastAsia="en-US"/>
        </w:rPr>
        <w:t xml:space="preserve"> busca</w:t>
      </w:r>
      <w:r w:rsidR="004E5B15" w:rsidRPr="00242E3C">
        <w:rPr>
          <w:lang w:eastAsia="en-US"/>
        </w:rPr>
        <w:t xml:space="preserve"> mejorar la calidad de vida de </w:t>
      </w:r>
      <w:r w:rsidR="00782803" w:rsidRPr="00242E3C">
        <w:rPr>
          <w:lang w:eastAsia="en-US"/>
        </w:rPr>
        <w:t>aquel</w:t>
      </w:r>
      <w:r w:rsidR="004E5B15" w:rsidRPr="00242E3C">
        <w:rPr>
          <w:lang w:eastAsia="en-US"/>
        </w:rPr>
        <w:t>las personas con deficiencia</w:t>
      </w:r>
      <w:r w:rsidRPr="00242E3C">
        <w:rPr>
          <w:lang w:eastAsia="en-US"/>
        </w:rPr>
        <w:t xml:space="preserve"> </w:t>
      </w:r>
      <w:r w:rsidR="004E5B15" w:rsidRPr="00242E3C">
        <w:rPr>
          <w:lang w:eastAsia="en-US"/>
        </w:rPr>
        <w:t>auditiva en el Perú</w:t>
      </w:r>
      <w:r w:rsidR="00782803" w:rsidRPr="00242E3C">
        <w:rPr>
          <w:lang w:eastAsia="en-US"/>
        </w:rPr>
        <w:t>,</w:t>
      </w:r>
      <w:r w:rsidR="004E5B15" w:rsidRPr="00242E3C">
        <w:rPr>
          <w:lang w:eastAsia="en-US"/>
        </w:rPr>
        <w:t xml:space="preserve"> </w:t>
      </w:r>
      <w:r w:rsidR="008C2B71" w:rsidRPr="00242E3C">
        <w:rPr>
          <w:lang w:eastAsia="en-US"/>
        </w:rPr>
        <w:t>a través</w:t>
      </w:r>
      <w:r w:rsidR="00782803" w:rsidRPr="00242E3C">
        <w:rPr>
          <w:lang w:eastAsia="en-US"/>
        </w:rPr>
        <w:t xml:space="preserve"> </w:t>
      </w:r>
      <w:r w:rsidR="008C2B71" w:rsidRPr="00242E3C">
        <w:rPr>
          <w:lang w:eastAsia="en-US"/>
        </w:rPr>
        <w:t>d</w:t>
      </w:r>
      <w:r w:rsidR="00782803" w:rsidRPr="00242E3C">
        <w:rPr>
          <w:lang w:eastAsia="en-US"/>
        </w:rPr>
        <w:t>el</w:t>
      </w:r>
      <w:r w:rsidR="004E5B15" w:rsidRPr="00242E3C">
        <w:rPr>
          <w:lang w:eastAsia="en-US"/>
        </w:rPr>
        <w:t xml:space="preserve"> servicio de venta </w:t>
      </w:r>
      <w:r w:rsidR="00782803" w:rsidRPr="00242E3C">
        <w:rPr>
          <w:lang w:eastAsia="en-US"/>
        </w:rPr>
        <w:t xml:space="preserve">de </w:t>
      </w:r>
      <w:r w:rsidR="004E5B15" w:rsidRPr="00242E3C">
        <w:rPr>
          <w:lang w:eastAsia="en-US"/>
        </w:rPr>
        <w:t xml:space="preserve">audífonos. </w:t>
      </w:r>
      <w:r w:rsidR="00FC0797" w:rsidRPr="00242E3C">
        <w:rPr>
          <w:lang w:eastAsia="en-US"/>
        </w:rPr>
        <w:t>A</w:t>
      </w:r>
      <w:r w:rsidR="00F21E9B" w:rsidRPr="00242E3C">
        <w:rPr>
          <w:lang w:eastAsia="en-US"/>
        </w:rPr>
        <w:t xml:space="preserve">parte de </w:t>
      </w:r>
      <w:r w:rsidR="00107A4A" w:rsidRPr="00242E3C">
        <w:rPr>
          <w:lang w:eastAsia="en-US"/>
        </w:rPr>
        <w:t xml:space="preserve">ser </w:t>
      </w:r>
      <w:r w:rsidR="008C2B71" w:rsidRPr="00242E3C">
        <w:rPr>
          <w:lang w:eastAsia="en-US"/>
        </w:rPr>
        <w:t>un producto de alta tecnología</w:t>
      </w:r>
      <w:r w:rsidR="006A0154" w:rsidRPr="00242E3C">
        <w:rPr>
          <w:lang w:eastAsia="en-US"/>
        </w:rPr>
        <w:t>,</w:t>
      </w:r>
      <w:r w:rsidR="00F21E9B" w:rsidRPr="00242E3C">
        <w:rPr>
          <w:lang w:eastAsia="en-US"/>
        </w:rPr>
        <w:t xml:space="preserve"> se proporciona un servicio de calidad en todo el proceso de atención del cliente, desde la orientación hasta la posventa.</w:t>
      </w:r>
      <w:r w:rsidR="00076603" w:rsidRPr="00242E3C">
        <w:rPr>
          <w:lang w:eastAsia="en-US"/>
        </w:rPr>
        <w:t xml:space="preserve"> </w:t>
      </w:r>
      <w:r w:rsidR="00D3611D" w:rsidRPr="00242E3C">
        <w:rPr>
          <w:lang w:eastAsia="en-US"/>
        </w:rPr>
        <w:t xml:space="preserve">De acuerdo </w:t>
      </w:r>
      <w:r w:rsidR="00A21FED" w:rsidRPr="00242E3C">
        <w:rPr>
          <w:lang w:eastAsia="en-US"/>
        </w:rPr>
        <w:t>con</w:t>
      </w:r>
      <w:r w:rsidR="00D3611D" w:rsidRPr="00242E3C">
        <w:rPr>
          <w:lang w:eastAsia="en-US"/>
        </w:rPr>
        <w:t xml:space="preserve"> </w:t>
      </w:r>
      <w:r w:rsidR="00D3611D" w:rsidRPr="00242E3C">
        <w:t>Porter (1991)</w:t>
      </w:r>
      <w:r w:rsidR="00A21FED" w:rsidRPr="00242E3C">
        <w:t>,</w:t>
      </w:r>
      <w:r w:rsidR="00D3611D" w:rsidRPr="00242E3C">
        <w:t xml:space="preserve"> </w:t>
      </w:r>
      <w:r w:rsidR="00F21E9B" w:rsidRPr="00242E3C">
        <w:t>se define</w:t>
      </w:r>
      <w:r w:rsidR="00D3611D" w:rsidRPr="00242E3C">
        <w:t xml:space="preserve"> nuestra ventaja competitiva como de diferenciación enfocada</w:t>
      </w:r>
      <w:r w:rsidR="00F21E9B" w:rsidRPr="00242E3C">
        <w:t xml:space="preserve"> o de e</w:t>
      </w:r>
      <w:r w:rsidR="00081D3B" w:rsidRPr="00242E3C">
        <w:t>nfoque tipo 5 (David, 2013) con la cual se pretende aument</w:t>
      </w:r>
      <w:r w:rsidR="00915C23" w:rsidRPr="00242E3C">
        <w:t>ar el margen de contribución al proporcionar un mayor valor al cliente</w:t>
      </w:r>
      <w:r w:rsidR="00E523D1" w:rsidRPr="00242E3C">
        <w:t xml:space="preserve"> y </w:t>
      </w:r>
      <w:r w:rsidR="00107A4A" w:rsidRPr="00242E3C">
        <w:t xml:space="preserve">se </w:t>
      </w:r>
      <w:r w:rsidR="00E523D1" w:rsidRPr="00242E3C">
        <w:t>pueda obtener un mayor grado de lealtad de ellos</w:t>
      </w:r>
      <w:r w:rsidR="00A21FED" w:rsidRPr="00242E3C">
        <w:t>.</w:t>
      </w:r>
    </w:p>
    <w:p w:rsidR="00E523D1" w:rsidRPr="00242E3C" w:rsidRDefault="00E523D1" w:rsidP="004E5B15"/>
    <w:p w:rsidR="00BF3136" w:rsidRPr="00242E3C" w:rsidRDefault="002A4208" w:rsidP="002A4208">
      <w:pPr>
        <w:spacing w:line="240" w:lineRule="auto"/>
        <w:ind w:left="340" w:hanging="340"/>
      </w:pPr>
      <w:bookmarkStart w:id="392" w:name="_Toc491614572"/>
      <w:r w:rsidRPr="00242E3C">
        <w:rPr>
          <w:b/>
        </w:rPr>
        <w:t>4.</w:t>
      </w:r>
      <w:r w:rsidRPr="00242E3C">
        <w:rPr>
          <w:b/>
        </w:rPr>
        <w:tab/>
      </w:r>
      <w:r w:rsidR="00A739D8" w:rsidRPr="00242E3C">
        <w:rPr>
          <w:b/>
        </w:rPr>
        <w:t>Definición de estrategias</w:t>
      </w:r>
      <w:bookmarkEnd w:id="392"/>
    </w:p>
    <w:p w:rsidR="006D6258" w:rsidRPr="00242E3C" w:rsidRDefault="006D6258" w:rsidP="006D6258">
      <w:pPr>
        <w:rPr>
          <w:lang w:eastAsia="en-US"/>
        </w:rPr>
      </w:pPr>
    </w:p>
    <w:p w:rsidR="00844736" w:rsidRPr="00242E3C" w:rsidRDefault="00A739D8" w:rsidP="00844736">
      <w:pPr>
        <w:rPr>
          <w:lang w:eastAsia="en-US"/>
        </w:rPr>
      </w:pPr>
      <w:r w:rsidRPr="00242E3C">
        <w:rPr>
          <w:lang w:eastAsia="en-US"/>
        </w:rPr>
        <w:t xml:space="preserve">Para la definición de </w:t>
      </w:r>
      <w:r w:rsidR="00C92412" w:rsidRPr="00242E3C">
        <w:rPr>
          <w:lang w:eastAsia="en-US"/>
        </w:rPr>
        <w:t xml:space="preserve">las </w:t>
      </w:r>
      <w:r w:rsidRPr="00242E3C">
        <w:rPr>
          <w:lang w:eastAsia="en-US"/>
        </w:rPr>
        <w:t xml:space="preserve">estrategias se </w:t>
      </w:r>
      <w:r w:rsidR="00181906" w:rsidRPr="00242E3C">
        <w:rPr>
          <w:lang w:eastAsia="en-US"/>
        </w:rPr>
        <w:t>usarán</w:t>
      </w:r>
      <w:r w:rsidRPr="00242E3C">
        <w:rPr>
          <w:lang w:eastAsia="en-US"/>
        </w:rPr>
        <w:t xml:space="preserve"> las técnicas propuestas por David (2013): la matriz de fortalezas, oportunidades y amenazas (FODA)</w:t>
      </w:r>
      <w:r w:rsidR="00A21FED" w:rsidRPr="00242E3C">
        <w:rPr>
          <w:lang w:eastAsia="en-US"/>
        </w:rPr>
        <w:t>;</w:t>
      </w:r>
      <w:r w:rsidRPr="00242E3C">
        <w:rPr>
          <w:lang w:eastAsia="en-US"/>
        </w:rPr>
        <w:t xml:space="preserve"> la matriz de posición estratégica y evaluación de la acción (PEYEA)</w:t>
      </w:r>
      <w:r w:rsidR="00A21FED" w:rsidRPr="00242E3C">
        <w:rPr>
          <w:lang w:eastAsia="en-US"/>
        </w:rPr>
        <w:t>,</w:t>
      </w:r>
      <w:r w:rsidRPr="00242E3C">
        <w:rPr>
          <w:lang w:eastAsia="en-US"/>
        </w:rPr>
        <w:t xml:space="preserve"> y la matriz de la estrategia principal. Estas técnicas han sido elegidas debido a que la empresa no presenta divisiones aut</w:t>
      </w:r>
      <w:r w:rsidR="0075622D" w:rsidRPr="00242E3C">
        <w:rPr>
          <w:lang w:eastAsia="en-US"/>
        </w:rPr>
        <w:t>ónoma</w:t>
      </w:r>
      <w:r w:rsidRPr="00242E3C">
        <w:rPr>
          <w:lang w:eastAsia="en-US"/>
        </w:rPr>
        <w:t>s.</w:t>
      </w:r>
    </w:p>
    <w:p w:rsidR="00F178FB" w:rsidRPr="00242E3C" w:rsidRDefault="00F178FB" w:rsidP="00844736">
      <w:pPr>
        <w:rPr>
          <w:lang w:eastAsia="en-US"/>
        </w:rPr>
      </w:pPr>
    </w:p>
    <w:p w:rsidR="0075622D" w:rsidRPr="00242E3C" w:rsidRDefault="002A4208" w:rsidP="002A4208">
      <w:pPr>
        <w:spacing w:line="240" w:lineRule="auto"/>
        <w:ind w:left="340" w:hanging="340"/>
      </w:pPr>
      <w:bookmarkStart w:id="393" w:name="_Toc491614573"/>
      <w:r w:rsidRPr="00242E3C">
        <w:rPr>
          <w:b/>
        </w:rPr>
        <w:t>4.1</w:t>
      </w:r>
      <w:r w:rsidRPr="00242E3C">
        <w:rPr>
          <w:b/>
        </w:rPr>
        <w:tab/>
      </w:r>
      <w:r w:rsidR="00C63B81" w:rsidRPr="00242E3C">
        <w:rPr>
          <w:b/>
        </w:rPr>
        <w:t>Matriz de fortalezas, oportunidades</w:t>
      </w:r>
      <w:r w:rsidR="00E2749B" w:rsidRPr="00242E3C">
        <w:rPr>
          <w:b/>
        </w:rPr>
        <w:t>, debilidades</w:t>
      </w:r>
      <w:r w:rsidR="00C63B81" w:rsidRPr="00242E3C">
        <w:rPr>
          <w:b/>
        </w:rPr>
        <w:t xml:space="preserve"> y amenazas (FODA)</w:t>
      </w:r>
      <w:bookmarkEnd w:id="393"/>
    </w:p>
    <w:p w:rsidR="006D6258" w:rsidRPr="00242E3C" w:rsidRDefault="006D6258" w:rsidP="006D6258">
      <w:pPr>
        <w:rPr>
          <w:lang w:eastAsia="en-US"/>
        </w:rPr>
      </w:pPr>
    </w:p>
    <w:p w:rsidR="002A4208" w:rsidRPr="00242E3C" w:rsidRDefault="00963774" w:rsidP="00963774">
      <w:pPr>
        <w:rPr>
          <w:lang w:eastAsia="en-US"/>
        </w:rPr>
      </w:pPr>
      <w:r w:rsidRPr="00242E3C">
        <w:rPr>
          <w:lang w:eastAsia="en-US"/>
        </w:rPr>
        <w:t xml:space="preserve">De acuerdo </w:t>
      </w:r>
      <w:r w:rsidR="00A21FED" w:rsidRPr="00242E3C">
        <w:rPr>
          <w:lang w:eastAsia="en-US"/>
        </w:rPr>
        <w:t>con</w:t>
      </w:r>
      <w:r w:rsidRPr="00242E3C">
        <w:rPr>
          <w:lang w:eastAsia="en-US"/>
        </w:rPr>
        <w:t xml:space="preserve"> David (2013)</w:t>
      </w:r>
      <w:r w:rsidR="00EC510A" w:rsidRPr="00242E3C">
        <w:rPr>
          <w:lang w:eastAsia="en-US"/>
        </w:rPr>
        <w:t xml:space="preserve"> la matriz </w:t>
      </w:r>
      <w:r w:rsidR="00A53362" w:rsidRPr="00242E3C">
        <w:rPr>
          <w:lang w:eastAsia="en-US"/>
        </w:rPr>
        <w:t>FODA</w:t>
      </w:r>
      <w:r w:rsidR="00A21FED" w:rsidRPr="00242E3C">
        <w:rPr>
          <w:lang w:eastAsia="en-US"/>
        </w:rPr>
        <w:t>,</w:t>
      </w:r>
      <w:r w:rsidR="00A53362" w:rsidRPr="00242E3C">
        <w:rPr>
          <w:lang w:eastAsia="en-US"/>
        </w:rPr>
        <w:t xml:space="preserve"> conformada por las</w:t>
      </w:r>
      <w:r w:rsidR="00EC510A" w:rsidRPr="00242E3C">
        <w:rPr>
          <w:lang w:eastAsia="en-US"/>
        </w:rPr>
        <w:t xml:space="preserve"> fortalezas, oportunidades</w:t>
      </w:r>
      <w:r w:rsidR="00E2749B" w:rsidRPr="00242E3C">
        <w:rPr>
          <w:lang w:eastAsia="en-US"/>
        </w:rPr>
        <w:t>, debilidades</w:t>
      </w:r>
      <w:r w:rsidR="00EC510A" w:rsidRPr="00242E3C">
        <w:rPr>
          <w:lang w:eastAsia="en-US"/>
        </w:rPr>
        <w:t xml:space="preserve"> y amenazas</w:t>
      </w:r>
      <w:r w:rsidR="00A53362" w:rsidRPr="00242E3C">
        <w:rPr>
          <w:lang w:eastAsia="en-US"/>
        </w:rPr>
        <w:t xml:space="preserve"> (</w:t>
      </w:r>
      <w:r w:rsidR="002A4208" w:rsidRPr="00242E3C">
        <w:rPr>
          <w:lang w:eastAsia="en-US"/>
        </w:rPr>
        <w:t>tabla 20</w:t>
      </w:r>
      <w:r w:rsidR="00A53362" w:rsidRPr="00242E3C">
        <w:rPr>
          <w:lang w:eastAsia="en-US"/>
        </w:rPr>
        <w:t xml:space="preserve">) </w:t>
      </w:r>
      <w:r w:rsidR="00EC510A" w:rsidRPr="00242E3C">
        <w:rPr>
          <w:lang w:eastAsia="en-US"/>
        </w:rPr>
        <w:t>es una herramienta muy importante para desarrollar los cuatro tipos de estrategias: FO (</w:t>
      </w:r>
      <w:r w:rsidR="00A21FED" w:rsidRPr="00242E3C">
        <w:rPr>
          <w:lang w:eastAsia="en-US"/>
        </w:rPr>
        <w:t>f</w:t>
      </w:r>
      <w:r w:rsidR="00EC510A" w:rsidRPr="00242E3C">
        <w:rPr>
          <w:lang w:eastAsia="en-US"/>
        </w:rPr>
        <w:t>ortalezas - opo</w:t>
      </w:r>
      <w:r w:rsidR="00F43F79" w:rsidRPr="00242E3C">
        <w:rPr>
          <w:lang w:eastAsia="en-US"/>
        </w:rPr>
        <w:t>rtunidades), DO (</w:t>
      </w:r>
      <w:r w:rsidR="00A21FED" w:rsidRPr="00242E3C">
        <w:rPr>
          <w:lang w:eastAsia="en-US"/>
        </w:rPr>
        <w:t>d</w:t>
      </w:r>
      <w:r w:rsidR="00F43F79" w:rsidRPr="00242E3C">
        <w:rPr>
          <w:lang w:eastAsia="en-US"/>
        </w:rPr>
        <w:t>ebilidades – oportunidade</w:t>
      </w:r>
      <w:r w:rsidR="00EC510A" w:rsidRPr="00242E3C">
        <w:rPr>
          <w:lang w:eastAsia="en-US"/>
        </w:rPr>
        <w:t>s), FA (</w:t>
      </w:r>
      <w:r w:rsidR="00A21FED" w:rsidRPr="00242E3C">
        <w:rPr>
          <w:lang w:eastAsia="en-US"/>
        </w:rPr>
        <w:t>f</w:t>
      </w:r>
      <w:r w:rsidR="00EC510A" w:rsidRPr="00242E3C">
        <w:rPr>
          <w:lang w:eastAsia="en-US"/>
        </w:rPr>
        <w:t>ortalezas – amenazas) y DA (</w:t>
      </w:r>
      <w:r w:rsidR="00A21FED" w:rsidRPr="00242E3C">
        <w:rPr>
          <w:lang w:eastAsia="en-US"/>
        </w:rPr>
        <w:t>d</w:t>
      </w:r>
      <w:r w:rsidR="00EC510A" w:rsidRPr="00242E3C">
        <w:rPr>
          <w:lang w:eastAsia="en-US"/>
        </w:rPr>
        <w:t>ebilidades – amenazas)</w:t>
      </w:r>
      <w:r w:rsidR="00A53362" w:rsidRPr="00242E3C">
        <w:rPr>
          <w:lang w:eastAsia="en-US"/>
        </w:rPr>
        <w:t xml:space="preserve"> (</w:t>
      </w:r>
      <w:r w:rsidR="002A4208" w:rsidRPr="00242E3C">
        <w:rPr>
          <w:lang w:eastAsia="en-US"/>
        </w:rPr>
        <w:t>tabla 21</w:t>
      </w:r>
      <w:r w:rsidR="00A53362" w:rsidRPr="00242E3C">
        <w:rPr>
          <w:lang w:eastAsia="en-US"/>
        </w:rPr>
        <w:t>)</w:t>
      </w:r>
      <w:r w:rsidR="00EC510A" w:rsidRPr="00242E3C">
        <w:rPr>
          <w:lang w:eastAsia="en-US"/>
        </w:rPr>
        <w:t>.</w:t>
      </w:r>
    </w:p>
    <w:p w:rsidR="002A4208" w:rsidRPr="00242E3C" w:rsidRDefault="002A4208" w:rsidP="00963774">
      <w:pPr>
        <w:rPr>
          <w:lang w:eastAsia="en-US"/>
        </w:rPr>
      </w:pPr>
      <w:r w:rsidRPr="00242E3C">
        <w:rPr>
          <w:lang w:eastAsia="en-US"/>
        </w:rPr>
        <w:br w:type="page"/>
      </w:r>
    </w:p>
    <w:p w:rsidR="00EC510A" w:rsidRPr="00242E3C" w:rsidRDefault="00EC510A" w:rsidP="00582BAE">
      <w:pPr>
        <w:pStyle w:val="Epgrafe"/>
        <w:outlineLvl w:val="0"/>
      </w:pPr>
      <w:bookmarkStart w:id="394" w:name="_Ref478731813"/>
      <w:bookmarkStart w:id="395" w:name="_Toc491614514"/>
      <w:r w:rsidRPr="00242E3C">
        <w:lastRenderedPageBreak/>
        <w:t xml:space="preserve">Tabla </w:t>
      </w:r>
      <w:bookmarkEnd w:id="394"/>
      <w:r w:rsidR="002A4208" w:rsidRPr="00242E3C">
        <w:t>20</w:t>
      </w:r>
      <w:r w:rsidRPr="00242E3C">
        <w:t>. Matriz FODA</w:t>
      </w:r>
      <w:bookmarkEnd w:id="395"/>
    </w:p>
    <w:tbl>
      <w:tblPr>
        <w:tblStyle w:val="TablaTesisnormal"/>
        <w:tblW w:w="5000" w:type="pct"/>
        <w:jc w:val="center"/>
        <w:tblLook w:val="04A0" w:firstRow="1" w:lastRow="0" w:firstColumn="1" w:lastColumn="0" w:noHBand="0" w:noVBand="1"/>
      </w:tblPr>
      <w:tblGrid>
        <w:gridCol w:w="4645"/>
        <w:gridCol w:w="4074"/>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2664" w:type="pct"/>
            <w:hideMark/>
          </w:tcPr>
          <w:p w:rsidR="000F1275" w:rsidRPr="00242E3C" w:rsidRDefault="000F1275" w:rsidP="00C16898">
            <w:pPr>
              <w:spacing w:line="240" w:lineRule="auto"/>
              <w:jc w:val="center"/>
              <w:rPr>
                <w:bCs/>
                <w:color w:val="000000"/>
                <w:szCs w:val="16"/>
              </w:rPr>
            </w:pPr>
            <w:r w:rsidRPr="00242E3C">
              <w:rPr>
                <w:bCs/>
                <w:color w:val="000000"/>
                <w:szCs w:val="16"/>
              </w:rPr>
              <w:t>Fortalezas</w:t>
            </w:r>
          </w:p>
        </w:tc>
        <w:tc>
          <w:tcPr>
            <w:tcW w:w="2336" w:type="pct"/>
            <w:hideMark/>
          </w:tcPr>
          <w:p w:rsidR="000F1275" w:rsidRPr="00242E3C" w:rsidRDefault="000F1275" w:rsidP="00C16898">
            <w:pPr>
              <w:spacing w:line="240" w:lineRule="auto"/>
              <w:jc w:val="center"/>
              <w:rPr>
                <w:bCs/>
                <w:color w:val="000000"/>
                <w:szCs w:val="16"/>
              </w:rPr>
            </w:pPr>
            <w:r w:rsidRPr="00242E3C">
              <w:rPr>
                <w:bCs/>
                <w:color w:val="000000"/>
                <w:szCs w:val="16"/>
              </w:rPr>
              <w:t>Debilidades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F1. Relaciones sólidas, trato preferencial y tarifas diferenciadas (flete) con proveedores de servicio logístico a nivel global (UPS y FedEx) debido a negociaciones realizadas por la matriz.</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D1. Tiempos prolongados en el proceso de homologación de audífonos, debido a procedimientos internos de la matriz.</w:t>
            </w:r>
          </w:p>
        </w:tc>
      </w:tr>
      <w:tr w:rsidR="000F1275" w:rsidRPr="00242E3C" w:rsidTr="00C16898">
        <w:trPr>
          <w:trHeight w:val="20"/>
          <w:jc w:val="center"/>
        </w:trPr>
        <w:tc>
          <w:tcPr>
            <w:tcW w:w="2664" w:type="pct"/>
            <w:vAlign w:val="center"/>
            <w:hideMark/>
          </w:tcPr>
          <w:p w:rsidR="000F1275" w:rsidRPr="00242E3C" w:rsidRDefault="000F1275" w:rsidP="001075BB">
            <w:pPr>
              <w:spacing w:line="240" w:lineRule="auto"/>
              <w:jc w:val="left"/>
              <w:rPr>
                <w:color w:val="000000"/>
                <w:szCs w:val="16"/>
              </w:rPr>
            </w:pPr>
            <w:r w:rsidRPr="00242E3C">
              <w:rPr>
                <w:color w:val="000000"/>
                <w:szCs w:val="16"/>
              </w:rPr>
              <w:t>F2. Gestión de aseguramiento y control de calidad de audífonos y componentes</w:t>
            </w:r>
            <w:r w:rsidR="001075BB">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D2. Procesos sin integración ni responsables asignados en las áreas de ventas, logística, producción y posventa, impactando en tiempos, esfuerzos y recursos.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F3. Soporte de profesionales de audiología a cargo de la venta y posventa de productos a clientes.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D3. Reducido número de locales de atención (1).</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F4. Reconocimiento de la marca Tecnología Auditiva Americana (27 años en el mercado) y posicionamiento de calidad superior.</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D4. Falta de conocimiento de las características y necesidades el cliente externo y no identificación del mix de medios de comunicación.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F5. Local con infraestructura adecuada para la atención personalizada y especializada de clientes. Además de cumplimiento de normativas.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D5. Número reducido de red de recomendadores, clientes y médicos, que representan un 10 y 15% de las ventas respectivamente.</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 xml:space="preserve">F6. Precios de transferencia con </w:t>
            </w:r>
            <w:r w:rsidRPr="00242E3C">
              <w:rPr>
                <w:i/>
                <w:color w:val="000000"/>
                <w:szCs w:val="16"/>
              </w:rPr>
              <w:t>Mark Up</w:t>
            </w:r>
            <w:r w:rsidRPr="00242E3C">
              <w:rPr>
                <w:color w:val="000000"/>
                <w:szCs w:val="16"/>
              </w:rPr>
              <w:t xml:space="preserve"> reducido en audífonos y accesorios. Atención inmediata en órdenes de producción y programación bisemanal de despachos.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D6. Ausencia de un plan de gestión y desarrollo para clientes internos (colaboradores).</w:t>
            </w:r>
          </w:p>
        </w:tc>
      </w:tr>
      <w:tr w:rsidR="000F1275" w:rsidRPr="00242E3C" w:rsidTr="00C16898">
        <w:trPr>
          <w:trHeight w:val="20"/>
          <w:jc w:val="center"/>
        </w:trPr>
        <w:tc>
          <w:tcPr>
            <w:tcW w:w="2664" w:type="pct"/>
            <w:vAlign w:val="center"/>
            <w:hideMark/>
          </w:tcPr>
          <w:p w:rsidR="000F1275" w:rsidRPr="00242E3C" w:rsidRDefault="000F1275" w:rsidP="008E262B">
            <w:pPr>
              <w:spacing w:line="240" w:lineRule="auto"/>
              <w:jc w:val="left"/>
              <w:rPr>
                <w:color w:val="000000"/>
                <w:szCs w:val="16"/>
              </w:rPr>
            </w:pPr>
            <w:r w:rsidRPr="00242E3C">
              <w:rPr>
                <w:color w:val="000000"/>
                <w:szCs w:val="16"/>
              </w:rPr>
              <w:t>F7. Políticas de trasmisión de cultura y valores</w:t>
            </w:r>
            <w:r w:rsidR="00AA2D43">
              <w:rPr>
                <w:color w:val="000000"/>
                <w:szCs w:val="16"/>
              </w:rPr>
              <w:t>.</w:t>
            </w:r>
            <w:r w:rsidRPr="00242E3C">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F8. Producto final de última tecnología con altos estándares estéticos y variedad de precios.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Oportunidades</w:t>
            </w:r>
          </w:p>
        </w:tc>
        <w:tc>
          <w:tcPr>
            <w:tcW w:w="2336"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Amenazas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O1. Continuidad de la no cobertura de audífonos por parte de las EPS.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A1. Continuidad en la debilidad institucional.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O2. Aumento de personas con limitaciones auditivas moderadas.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A2. Continuidad de la rigidez laboral.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O3. Tendencia hacia el envejecimiento poblacional.</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A3. Continuidad de la no cobertura de audífonos por parte de las EPS.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O4. Mejoramiento de los niveles socioeconómicos.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A4. Lenta disminución del nivel económico C y D que son los de mayor proporción.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O5. Poca innovación tecnológica.</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A5. Posible disrupción tecnológica.</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O6. Mayor consumo de energía del audífono.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A6. Mayor consumo de energía del audífono.</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O7. Aumento de los tratados de libre comercio.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A7. Continuidad en los costos y tiempos para importar.</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O8. Homologaciones regionales de productos médicos.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A8. Volatilidad de tipo de cambio.</w:t>
            </w:r>
          </w:p>
        </w:tc>
      </w:tr>
      <w:tr w:rsidR="000F1275" w:rsidRPr="00242E3C" w:rsidTr="00C16898">
        <w:trPr>
          <w:trHeight w:val="20"/>
          <w:jc w:val="center"/>
        </w:trPr>
        <w:tc>
          <w:tcPr>
            <w:tcW w:w="2664" w:type="pct"/>
            <w:vAlign w:val="center"/>
            <w:hideMark/>
          </w:tcPr>
          <w:p w:rsidR="000F1275" w:rsidRPr="00242E3C" w:rsidRDefault="000F1275">
            <w:pPr>
              <w:spacing w:line="240" w:lineRule="auto"/>
              <w:jc w:val="left"/>
              <w:rPr>
                <w:color w:val="000000"/>
                <w:szCs w:val="16"/>
              </w:rPr>
            </w:pPr>
            <w:r w:rsidRPr="00242E3C">
              <w:rPr>
                <w:color w:val="000000"/>
                <w:szCs w:val="16"/>
              </w:rPr>
              <w:t>O9. Crecimiento del PBI</w:t>
            </w:r>
            <w:del w:id="396" w:author="Daniel Montjoy Pita" w:date="2017-10-06T15:42:00Z">
              <w:r w:rsidRPr="00242E3C" w:rsidDel="003A12F7">
                <w:rPr>
                  <w:color w:val="000000"/>
                  <w:szCs w:val="16"/>
                </w:rPr>
                <w:delText xml:space="preserve"> alrededor de 2,8%</w:delText>
              </w:r>
            </w:del>
            <w:r w:rsidRPr="00242E3C">
              <w:rPr>
                <w:color w:val="000000"/>
                <w:szCs w:val="16"/>
              </w:rPr>
              <w:t>.</w:t>
            </w:r>
          </w:p>
        </w:tc>
        <w:tc>
          <w:tcPr>
            <w:tcW w:w="2336" w:type="pct"/>
            <w:noWrap/>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bl>
    <w:p w:rsidR="004B31C0" w:rsidRPr="00242E3C" w:rsidRDefault="004B31C0" w:rsidP="00586ECB">
      <w:pPr>
        <w:pStyle w:val="Nota"/>
        <w:spacing w:line="240" w:lineRule="auto"/>
      </w:pPr>
      <w:r w:rsidRPr="00242E3C">
        <w:t>Fuente: David (2013).</w:t>
      </w:r>
      <w:r w:rsidR="003C107C" w:rsidRPr="00242E3C">
        <w:t xml:space="preserve"> Elaboración propia 2017.</w:t>
      </w:r>
    </w:p>
    <w:p w:rsidR="001F5139" w:rsidRPr="00242E3C" w:rsidRDefault="001F5139" w:rsidP="001F5139">
      <w:pPr>
        <w:rPr>
          <w:lang w:eastAsia="en-US"/>
        </w:rPr>
      </w:pPr>
    </w:p>
    <w:p w:rsidR="00495F22" w:rsidRPr="00242E3C" w:rsidRDefault="00495F22" w:rsidP="001F5139">
      <w:pPr>
        <w:rPr>
          <w:lang w:eastAsia="en-US"/>
        </w:rPr>
      </w:pPr>
      <w:r w:rsidRPr="00242E3C">
        <w:rPr>
          <w:lang w:eastAsia="en-US"/>
        </w:rPr>
        <w:br w:type="page"/>
      </w:r>
    </w:p>
    <w:p w:rsidR="00A53362" w:rsidRPr="00242E3C" w:rsidRDefault="00A53362" w:rsidP="00582BAE">
      <w:pPr>
        <w:pStyle w:val="Epgrafe"/>
        <w:outlineLvl w:val="0"/>
      </w:pPr>
      <w:bookmarkStart w:id="397" w:name="_Ref491612830"/>
      <w:bookmarkStart w:id="398" w:name="_Toc491614515"/>
      <w:r w:rsidRPr="00242E3C">
        <w:lastRenderedPageBreak/>
        <w:t xml:space="preserve">Tabla </w:t>
      </w:r>
      <w:bookmarkEnd w:id="397"/>
      <w:r w:rsidR="002A4208" w:rsidRPr="00242E3C">
        <w:t>21</w:t>
      </w:r>
      <w:r w:rsidRPr="00242E3C">
        <w:t xml:space="preserve">. </w:t>
      </w:r>
      <w:bookmarkStart w:id="399" w:name="_Ref491612824"/>
      <w:r w:rsidRPr="00242E3C">
        <w:t>Estrategias cruzadas</w:t>
      </w:r>
      <w:bookmarkEnd w:id="398"/>
      <w:bookmarkEnd w:id="399"/>
    </w:p>
    <w:tbl>
      <w:tblPr>
        <w:tblStyle w:val="TablaTesisnormal"/>
        <w:tblW w:w="5000" w:type="pct"/>
        <w:jc w:val="center"/>
        <w:tblLook w:val="04A0" w:firstRow="1" w:lastRow="0" w:firstColumn="1" w:lastColumn="0" w:noHBand="0" w:noVBand="1"/>
      </w:tblPr>
      <w:tblGrid>
        <w:gridCol w:w="6358"/>
        <w:gridCol w:w="2361"/>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5000" w:type="pct"/>
            <w:gridSpan w:val="2"/>
            <w:hideMark/>
          </w:tcPr>
          <w:p w:rsidR="000F1275" w:rsidRPr="00D3018B" w:rsidRDefault="000F1275" w:rsidP="00C16898">
            <w:pPr>
              <w:spacing w:line="240" w:lineRule="auto"/>
              <w:jc w:val="center"/>
              <w:rPr>
                <w:color w:val="000000"/>
                <w:szCs w:val="16"/>
              </w:rPr>
            </w:pPr>
            <w:r w:rsidRPr="00D3018B">
              <w:rPr>
                <w:color w:val="000000"/>
                <w:szCs w:val="16"/>
              </w:rPr>
              <w:t>Estrategias cruzadas</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FO</w:t>
            </w:r>
          </w:p>
        </w:tc>
        <w:tc>
          <w:tcPr>
            <w:tcW w:w="1354" w:type="pct"/>
            <w:vAlign w:val="center"/>
            <w:hideMark/>
          </w:tcPr>
          <w:p w:rsidR="000F1275" w:rsidRPr="00D3018B" w:rsidRDefault="000F1275" w:rsidP="00C16898">
            <w:pPr>
              <w:spacing w:line="240" w:lineRule="auto"/>
              <w:jc w:val="center"/>
              <w:rPr>
                <w:color w:val="000000"/>
                <w:szCs w:val="16"/>
              </w:rPr>
            </w:pP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Generar y reforzar la cultura Starkey.</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F7</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bookmarkStart w:id="400" w:name="RANGE!A7"/>
            <w:r w:rsidRPr="00D3018B">
              <w:rPr>
                <w:color w:val="000000"/>
                <w:szCs w:val="16"/>
              </w:rPr>
              <w:t xml:space="preserve">Elaborar un plan de comunicación </w:t>
            </w:r>
            <w:bookmarkEnd w:id="400"/>
            <w:r w:rsidRPr="00D3018B">
              <w:rPr>
                <w:color w:val="000000"/>
                <w:szCs w:val="16"/>
              </w:rPr>
              <w:t>y relaciones efectivo.</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O1, O2, O3, O4, O5, O7, O9, O10, F1, F2, F3, F5, F6, F7,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Fidelizar a los clientes actuales.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F4, F5, F6, F7, F8, O1, O2, O3, O4, O5, 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Asegurar que el producto este alienado a la necesidad de los clientes.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F1, F2, F3, F7, F6, F8, O1,</w:t>
            </w:r>
            <w:r w:rsidR="00F65FBB" w:rsidRPr="00D3018B">
              <w:rPr>
                <w:color w:val="000000"/>
                <w:szCs w:val="16"/>
              </w:rPr>
              <w:t xml:space="preserve"> </w:t>
            </w:r>
            <w:r w:rsidRPr="00D3018B">
              <w:rPr>
                <w:color w:val="000000"/>
                <w:szCs w:val="16"/>
              </w:rPr>
              <w:t>O2, O3, O4, O5,</w:t>
            </w:r>
            <w:r w:rsidR="00F65FBB" w:rsidRPr="00D3018B">
              <w:rPr>
                <w:color w:val="000000"/>
                <w:szCs w:val="16"/>
              </w:rPr>
              <w:t xml:space="preserve"> </w:t>
            </w:r>
            <w:r w:rsidRPr="00D3018B">
              <w:rPr>
                <w:color w:val="000000"/>
                <w:szCs w:val="16"/>
              </w:rPr>
              <w:t>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Incrementar la calidad del producto.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F8, O1,</w:t>
            </w:r>
            <w:r w:rsidR="00F65FBB" w:rsidRPr="00D3018B">
              <w:rPr>
                <w:color w:val="000000"/>
                <w:szCs w:val="16"/>
              </w:rPr>
              <w:t xml:space="preserve"> </w:t>
            </w:r>
            <w:r w:rsidRPr="00D3018B">
              <w:rPr>
                <w:color w:val="000000"/>
                <w:szCs w:val="16"/>
              </w:rPr>
              <w:t>O2, O3, O4, O5</w:t>
            </w:r>
          </w:p>
        </w:tc>
      </w:tr>
      <w:tr w:rsidR="00780BA5" w:rsidRPr="00242E3C" w:rsidTr="000F1275">
        <w:trPr>
          <w:trHeight w:val="20"/>
          <w:jc w:val="center"/>
          <w:ins w:id="401" w:author="Daniel Montjoy Pita" w:date="2017-10-09T11:42:00Z"/>
        </w:trPr>
        <w:tc>
          <w:tcPr>
            <w:tcW w:w="3646" w:type="pct"/>
            <w:vAlign w:val="center"/>
          </w:tcPr>
          <w:p w:rsidR="00780BA5" w:rsidRPr="00D3018B" w:rsidRDefault="00780BA5" w:rsidP="00C16898">
            <w:pPr>
              <w:spacing w:line="240" w:lineRule="auto"/>
              <w:jc w:val="left"/>
              <w:rPr>
                <w:ins w:id="402" w:author="Daniel Montjoy Pita" w:date="2017-10-09T11:42:00Z"/>
                <w:color w:val="000000"/>
                <w:szCs w:val="16"/>
              </w:rPr>
            </w:pPr>
            <w:ins w:id="403" w:author="Daniel Montjoy Pita" w:date="2017-10-09T11:42:00Z">
              <w:r>
                <w:rPr>
                  <w:color w:val="000000"/>
                  <w:szCs w:val="16"/>
                </w:rPr>
                <w:t>Cobertura de audífonos médicos por parte de las EPS</w:t>
              </w:r>
            </w:ins>
            <w:ins w:id="404" w:author="Daniel Montjoy Pita" w:date="2017-10-09T11:44:00Z">
              <w:r>
                <w:rPr>
                  <w:color w:val="000000"/>
                  <w:szCs w:val="16"/>
                </w:rPr>
                <w:t>.</w:t>
              </w:r>
            </w:ins>
          </w:p>
        </w:tc>
        <w:tc>
          <w:tcPr>
            <w:tcW w:w="1354" w:type="pct"/>
            <w:vAlign w:val="center"/>
          </w:tcPr>
          <w:p w:rsidR="00780BA5" w:rsidRPr="00D3018B" w:rsidRDefault="00780BA5" w:rsidP="00C16898">
            <w:pPr>
              <w:spacing w:line="240" w:lineRule="auto"/>
              <w:jc w:val="left"/>
              <w:rPr>
                <w:ins w:id="405" w:author="Daniel Montjoy Pita" w:date="2017-10-09T11:42:00Z"/>
                <w:color w:val="000000"/>
                <w:szCs w:val="16"/>
              </w:rPr>
            </w:pPr>
            <w:ins w:id="406" w:author="Daniel Montjoy Pita" w:date="2017-10-09T11:44:00Z">
              <w:r>
                <w:rPr>
                  <w:color w:val="000000"/>
                  <w:szCs w:val="16"/>
                </w:rPr>
                <w:t>F1,F2,F6,O1</w:t>
              </w:r>
            </w:ins>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DO</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 xml:space="preserve">Mejoramiento de </w:t>
            </w:r>
            <w:r w:rsidR="00F65FBB" w:rsidRPr="00D3018B">
              <w:rPr>
                <w:color w:val="000000"/>
                <w:szCs w:val="16"/>
              </w:rPr>
              <w:t>procesos y</w:t>
            </w:r>
            <w:r w:rsidRPr="00D3018B">
              <w:rPr>
                <w:color w:val="000000"/>
                <w:szCs w:val="16"/>
              </w:rPr>
              <w:t xml:space="preserve"> tiempos de importación.</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D1, D2, O2, O3, O4, O5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Apertura de 3 nuevos locales durante los próximos 3 años ubicados en la ciudad de Lima en los distritos de San Isidro y Miraflores (zona 7) y San Miguel (zona 6).</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D3, O1, O2, O3, O4, O9, O10</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Incrementar las ventas recomendadas por médicos otorrinolaringólogo (ORL).</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D5,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Establecer un plan de comunicación efectivo.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D4,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plan de formación y movilización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D5,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desempeño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Subir el nivel de satisfacción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proceso de selección, reclutamiento y contratación.</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D6</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diseño organizacional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D2, D6, O2, O3, O4</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Desarrollo del canal de distribución indirecta a través de alianzas estratégicas con centros auditivos en provincia</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A1, A4, F1, F2, F6,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Disminución de impactos ambientales causados por actividades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F5, F6, F7, F8, A6, A5</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Participar en forma proactiva en campañas de ayuda educativa o de despistaje en el Perú.</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A4, A3, F1, F2, F3, F4, F5.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Fortalecer el área de recursos humanos por medio del desarrollo de un plan que incluya la revisión de puestos y perfiles, procesos de gestión del desempeño y remuneración e incentivos</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A2, D6</w:t>
            </w:r>
          </w:p>
        </w:tc>
      </w:tr>
    </w:tbl>
    <w:p w:rsidR="00586ECB" w:rsidRPr="00242E3C" w:rsidRDefault="00586ECB" w:rsidP="00586ECB">
      <w:pPr>
        <w:pStyle w:val="Nota"/>
        <w:spacing w:line="240" w:lineRule="auto"/>
      </w:pPr>
      <w:r w:rsidRPr="00242E3C">
        <w:t>Fuente: David (2013). Elaboración propia 2017.</w:t>
      </w:r>
    </w:p>
    <w:p w:rsidR="001F5139" w:rsidRPr="00242E3C" w:rsidRDefault="001F5139" w:rsidP="003C107C">
      <w:pPr>
        <w:spacing w:line="240" w:lineRule="auto"/>
        <w:jc w:val="left"/>
      </w:pPr>
    </w:p>
    <w:p w:rsidR="00C63B81" w:rsidRPr="00242E3C" w:rsidRDefault="002A4208" w:rsidP="002A4208">
      <w:pPr>
        <w:spacing w:line="240" w:lineRule="auto"/>
        <w:ind w:left="340" w:hanging="340"/>
      </w:pPr>
      <w:bookmarkStart w:id="407" w:name="_Toc491614574"/>
      <w:r w:rsidRPr="00242E3C">
        <w:rPr>
          <w:b/>
        </w:rPr>
        <w:t>4.2</w:t>
      </w:r>
      <w:r w:rsidR="00495F22" w:rsidRPr="00242E3C">
        <w:rPr>
          <w:b/>
        </w:rPr>
        <w:tab/>
      </w:r>
      <w:r w:rsidR="00C63B81" w:rsidRPr="00242E3C">
        <w:rPr>
          <w:b/>
        </w:rPr>
        <w:t>Matriz de posición estratégica y evaluación de la acción (PEYEA)</w:t>
      </w:r>
      <w:bookmarkEnd w:id="407"/>
    </w:p>
    <w:p w:rsidR="006D6258" w:rsidRPr="00242E3C" w:rsidRDefault="006D6258" w:rsidP="006D6258">
      <w:pPr>
        <w:rPr>
          <w:lang w:eastAsia="en-US"/>
        </w:rPr>
      </w:pPr>
    </w:p>
    <w:p w:rsidR="00495F22" w:rsidRPr="00242E3C" w:rsidRDefault="00A92FD0" w:rsidP="00E235C2">
      <w:r w:rsidRPr="00242E3C">
        <w:t xml:space="preserve">Con el fin de determinar la </w:t>
      </w:r>
      <w:r w:rsidR="00A65A11" w:rsidRPr="00242E3C">
        <w:t xml:space="preserve">posición estratégica </w:t>
      </w:r>
      <w:r w:rsidR="006025D9" w:rsidRPr="00242E3C">
        <w:t>general de</w:t>
      </w:r>
      <w:r w:rsidR="00A65A11" w:rsidRPr="00242E3C">
        <w:t xml:space="preserve"> Starkey Perú se ha utilizado la matriz </w:t>
      </w:r>
      <w:r w:rsidR="009E3933" w:rsidRPr="00242E3C">
        <w:t>PEYEA</w:t>
      </w:r>
      <w:r w:rsidR="00A65A11" w:rsidRPr="00242E3C">
        <w:t xml:space="preserve"> </w:t>
      </w:r>
      <w:r w:rsidR="00A65A11" w:rsidRPr="00242E3C">
        <w:rPr>
          <w:rStyle w:val="Refdenotaalpie"/>
          <w:lang w:eastAsia="en-US"/>
        </w:rPr>
        <w:footnoteReference w:id="15"/>
      </w:r>
      <w:r w:rsidR="00A65A11" w:rsidRPr="00242E3C">
        <w:t xml:space="preserve">. De acuerdo al procedimiento establecido en David (2013) se ha </w:t>
      </w:r>
      <w:r w:rsidR="00DE5907" w:rsidRPr="00242E3C">
        <w:t>determinado</w:t>
      </w:r>
      <w:r w:rsidR="00A65A11" w:rsidRPr="00242E3C">
        <w:t xml:space="preserve"> que la empresa se ubica en el cuadrante agresivo (superior derecho) con una puntuación de (2,2).</w:t>
      </w:r>
    </w:p>
    <w:p w:rsidR="00E235C2" w:rsidRPr="00242E3C" w:rsidRDefault="00E235C2" w:rsidP="003C107C">
      <w:pPr>
        <w:spacing w:line="240" w:lineRule="auto"/>
      </w:pPr>
    </w:p>
    <w:p w:rsidR="009E3933" w:rsidRPr="00242E3C" w:rsidRDefault="00E235C2" w:rsidP="00E235C2">
      <w:r w:rsidRPr="00242E3C">
        <w:t xml:space="preserve">En la </w:t>
      </w:r>
      <w:r w:rsidR="00495F22" w:rsidRPr="00242E3C">
        <w:t>tabla 22</w:t>
      </w:r>
      <w:r w:rsidR="006025D9" w:rsidRPr="00242E3C">
        <w:t xml:space="preserve"> se aprecia el análisis realizado</w:t>
      </w:r>
      <w:r w:rsidR="003C107C" w:rsidRPr="00242E3C">
        <w:t>,</w:t>
      </w:r>
      <w:r w:rsidR="006025D9" w:rsidRPr="00242E3C">
        <w:t xml:space="preserve"> y en el </w:t>
      </w:r>
      <w:r w:rsidR="00495F22" w:rsidRPr="00242E3C">
        <w:t>gráfico 12</w:t>
      </w:r>
      <w:r w:rsidR="006025D9" w:rsidRPr="00242E3C">
        <w:t xml:space="preserve"> el cuadrante</w:t>
      </w:r>
      <w:r w:rsidR="00DE360A" w:rsidRPr="00242E3C">
        <w:t xml:space="preserve"> agresivo</w:t>
      </w:r>
      <w:r w:rsidR="006025D9" w:rsidRPr="00242E3C">
        <w:t xml:space="preserve"> donde se ubica Starkey Perú. </w:t>
      </w:r>
      <w:r w:rsidR="00A65A11" w:rsidRPr="00242E3C">
        <w:t>Esto significa</w:t>
      </w:r>
      <w:r w:rsidR="006025D9" w:rsidRPr="00242E3C">
        <w:t xml:space="preserve"> que la empresa</w:t>
      </w:r>
      <w:r w:rsidR="00A65A11" w:rsidRPr="00242E3C">
        <w:t xml:space="preserve"> </w:t>
      </w:r>
      <w:r w:rsidR="005E569F" w:rsidRPr="00242E3C">
        <w:t>tiene excelente</w:t>
      </w:r>
      <w:r w:rsidR="006025D9" w:rsidRPr="00242E3C">
        <w:t>s</w:t>
      </w:r>
      <w:r w:rsidR="005E569F" w:rsidRPr="00242E3C">
        <w:t xml:space="preserve"> fortalezas internas priorizadas por sus </w:t>
      </w:r>
      <w:r w:rsidR="003C107C" w:rsidRPr="00242E3C">
        <w:t xml:space="preserve">fuerzas financieras </w:t>
      </w:r>
      <w:r w:rsidR="005E569F" w:rsidRPr="00242E3C">
        <w:t xml:space="preserve">(FF) donde destacan su baja razón de endeudamiento, razón circulante y sus buenos márgenes de utilidad operativa y </w:t>
      </w:r>
      <w:r w:rsidR="006025D9" w:rsidRPr="00242E3C">
        <w:t xml:space="preserve">margen </w:t>
      </w:r>
      <w:r w:rsidR="005E569F" w:rsidRPr="00242E3C">
        <w:t>neto de utilidades que producen un destacable rendimiento sobre sobre activos (ROA) y sobre patrimonio (ROE).</w:t>
      </w:r>
    </w:p>
    <w:p w:rsidR="00495F22" w:rsidRPr="00242E3C" w:rsidRDefault="00495F22" w:rsidP="003C107C">
      <w:pPr>
        <w:spacing w:line="240" w:lineRule="auto"/>
      </w:pPr>
    </w:p>
    <w:p w:rsidR="00586ECB" w:rsidRPr="00242E3C" w:rsidRDefault="005E569F" w:rsidP="006D6258">
      <w:r w:rsidRPr="00242E3C">
        <w:rPr>
          <w:lang w:eastAsia="en-US"/>
        </w:rPr>
        <w:t>Dado el cuadrante agresivo en que se sitúa Starkey Perú</w:t>
      </w:r>
      <w:r w:rsidR="00586ECB" w:rsidRPr="00242E3C">
        <w:rPr>
          <w:lang w:eastAsia="en-US"/>
        </w:rPr>
        <w:t>,</w:t>
      </w:r>
      <w:r w:rsidRPr="00242E3C">
        <w:rPr>
          <w:lang w:eastAsia="en-US"/>
        </w:rPr>
        <w:t xml:space="preserve"> se ha determina</w:t>
      </w:r>
      <w:r w:rsidR="006025D9" w:rsidRPr="00242E3C">
        <w:rPr>
          <w:lang w:eastAsia="en-US"/>
        </w:rPr>
        <w:t>do</w:t>
      </w:r>
      <w:r w:rsidRPr="00242E3C">
        <w:rPr>
          <w:lang w:eastAsia="en-US"/>
        </w:rPr>
        <w:t xml:space="preserve"> que las estrategias alternativas</w:t>
      </w:r>
      <w:r w:rsidR="008D2B30" w:rsidRPr="00242E3C">
        <w:rPr>
          <w:lang w:eastAsia="en-US"/>
        </w:rPr>
        <w:t xml:space="preserve"> </w:t>
      </w:r>
      <w:r w:rsidR="003D5CE3" w:rsidRPr="00242E3C">
        <w:rPr>
          <w:lang w:eastAsia="en-US"/>
        </w:rPr>
        <w:t xml:space="preserve">que se </w:t>
      </w:r>
      <w:r w:rsidR="00EA642B" w:rsidRPr="00242E3C">
        <w:rPr>
          <w:lang w:eastAsia="en-US"/>
        </w:rPr>
        <w:t>consideran</w:t>
      </w:r>
      <w:r w:rsidR="008D2B30" w:rsidRPr="00242E3C">
        <w:rPr>
          <w:lang w:eastAsia="en-US"/>
        </w:rPr>
        <w:t xml:space="preserve"> son:</w:t>
      </w:r>
      <w:r w:rsidR="006D6258" w:rsidRPr="00242E3C">
        <w:rPr>
          <w:lang w:eastAsia="en-US"/>
        </w:rPr>
        <w:t xml:space="preserve"> a) </w:t>
      </w:r>
      <w:r w:rsidR="00586ECB" w:rsidRPr="00242E3C">
        <w:rPr>
          <w:lang w:eastAsia="en-US"/>
        </w:rPr>
        <w:t xml:space="preserve">estrategias intensivas: </w:t>
      </w:r>
      <w:r w:rsidR="00586ECB" w:rsidRPr="00242E3C">
        <w:t xml:space="preserve">penetración </w:t>
      </w:r>
      <w:r w:rsidRPr="00242E3C">
        <w:t xml:space="preserve">de </w:t>
      </w:r>
      <w:r w:rsidR="008D2B30" w:rsidRPr="00242E3C">
        <w:t>mercado</w:t>
      </w:r>
      <w:r w:rsidR="00615F98" w:rsidRPr="00242E3C">
        <w:rPr>
          <w:lang w:eastAsia="en-US"/>
        </w:rPr>
        <w:t xml:space="preserve">, </w:t>
      </w:r>
      <w:r w:rsidR="00615F98" w:rsidRPr="00242E3C">
        <w:t>d</w:t>
      </w:r>
      <w:r w:rsidR="008D2B30" w:rsidRPr="00242E3C">
        <w:t>esarrollo de mercado</w:t>
      </w:r>
      <w:r w:rsidRPr="00242E3C">
        <w:t xml:space="preserve"> </w:t>
      </w:r>
      <w:r w:rsidR="00615F98" w:rsidRPr="00242E3C">
        <w:rPr>
          <w:lang w:eastAsia="en-US"/>
        </w:rPr>
        <w:t xml:space="preserve">y </w:t>
      </w:r>
      <w:r w:rsidR="00615F98" w:rsidRPr="00242E3C">
        <w:t>d</w:t>
      </w:r>
      <w:r w:rsidR="00081D3B" w:rsidRPr="00242E3C">
        <w:t>esarrollo de producto</w:t>
      </w:r>
      <w:r w:rsidR="00586ECB" w:rsidRPr="00242E3C">
        <w:t>;</w:t>
      </w:r>
      <w:r w:rsidR="006D6258" w:rsidRPr="00242E3C">
        <w:t xml:space="preserve"> b) </w:t>
      </w:r>
      <w:r w:rsidR="00586ECB" w:rsidRPr="00242E3C">
        <w:rPr>
          <w:lang w:eastAsia="en-US"/>
        </w:rPr>
        <w:t xml:space="preserve">estrategias </w:t>
      </w:r>
      <w:r w:rsidRPr="00242E3C">
        <w:rPr>
          <w:lang w:eastAsia="en-US"/>
        </w:rPr>
        <w:t>de integración</w:t>
      </w:r>
      <w:r w:rsidR="00081D3B" w:rsidRPr="00242E3C">
        <w:rPr>
          <w:lang w:eastAsia="en-US"/>
        </w:rPr>
        <w:t xml:space="preserve"> o de integración vertical</w:t>
      </w:r>
      <w:r w:rsidR="00615F98" w:rsidRPr="00242E3C">
        <w:rPr>
          <w:lang w:eastAsia="en-US"/>
        </w:rPr>
        <w:t xml:space="preserve">: </w:t>
      </w:r>
      <w:r w:rsidR="00586ECB" w:rsidRPr="00242E3C">
        <w:t xml:space="preserve">integración </w:t>
      </w:r>
      <w:r w:rsidR="00081D3B" w:rsidRPr="00242E3C">
        <w:t>hacia atrás</w:t>
      </w:r>
      <w:r w:rsidR="00615F98" w:rsidRPr="00242E3C">
        <w:t>, integración hacia adelante, i</w:t>
      </w:r>
      <w:r w:rsidR="00081D3B" w:rsidRPr="00242E3C">
        <w:t xml:space="preserve">ntegración </w:t>
      </w:r>
      <w:r w:rsidR="00615F98" w:rsidRPr="00242E3C">
        <w:t>h</w:t>
      </w:r>
      <w:r w:rsidR="00081D3B" w:rsidRPr="00242E3C">
        <w:t>orizontal</w:t>
      </w:r>
      <w:bookmarkStart w:id="408" w:name="_Ref475614838"/>
      <w:r w:rsidR="00586ECB" w:rsidRPr="00242E3C">
        <w:t>,</w:t>
      </w:r>
      <w:r w:rsidR="006D6258" w:rsidRPr="00242E3C">
        <w:t xml:space="preserve"> </w:t>
      </w:r>
      <w:r w:rsidR="00586ECB" w:rsidRPr="00242E3C">
        <w:t>y</w:t>
      </w:r>
      <w:r w:rsidR="006D6258" w:rsidRPr="00242E3C">
        <w:t xml:space="preserve"> c) </w:t>
      </w:r>
      <w:r w:rsidR="00586ECB" w:rsidRPr="00242E3C">
        <w:t xml:space="preserve">estrategias </w:t>
      </w:r>
      <w:r w:rsidR="00615F98" w:rsidRPr="00242E3C">
        <w:t xml:space="preserve">de diversificación: </w:t>
      </w:r>
      <w:r w:rsidR="00586ECB" w:rsidRPr="00242E3C">
        <w:t>d</w:t>
      </w:r>
      <w:r w:rsidR="00615F98" w:rsidRPr="00242E3C">
        <w:t>iversificación relacionada y d</w:t>
      </w:r>
      <w:r w:rsidR="00081D3B" w:rsidRPr="00242E3C">
        <w:t>iversificación no relacionada.</w:t>
      </w:r>
      <w:r w:rsidR="00586ECB" w:rsidRPr="00242E3C">
        <w:br w:type="page"/>
      </w:r>
    </w:p>
    <w:p w:rsidR="000061A0" w:rsidRPr="00242E3C" w:rsidRDefault="000061A0" w:rsidP="00582BAE">
      <w:pPr>
        <w:pStyle w:val="Epgrafe"/>
        <w:outlineLvl w:val="0"/>
      </w:pPr>
      <w:bookmarkStart w:id="409" w:name="_Ref491184620"/>
      <w:bookmarkStart w:id="410" w:name="_Toc491614516"/>
      <w:r w:rsidRPr="00242E3C">
        <w:lastRenderedPageBreak/>
        <w:t xml:space="preserve">Tabla </w:t>
      </w:r>
      <w:bookmarkEnd w:id="408"/>
      <w:bookmarkEnd w:id="409"/>
      <w:r w:rsidR="002A4208" w:rsidRPr="00242E3C">
        <w:t>22</w:t>
      </w:r>
      <w:r w:rsidRPr="00242E3C">
        <w:t>. Matriz PEYEA</w:t>
      </w:r>
      <w:bookmarkEnd w:id="410"/>
    </w:p>
    <w:tbl>
      <w:tblPr>
        <w:tblStyle w:val="TablaTesisnormal"/>
        <w:tblW w:w="5000" w:type="pct"/>
        <w:jc w:val="center"/>
        <w:tblLook w:val="04A0" w:firstRow="1" w:lastRow="0" w:firstColumn="1" w:lastColumn="0" w:noHBand="0" w:noVBand="1"/>
      </w:tblPr>
      <w:tblGrid>
        <w:gridCol w:w="3794"/>
        <w:gridCol w:w="1378"/>
        <w:gridCol w:w="2734"/>
        <w:gridCol w:w="813"/>
      </w:tblGrid>
      <w:tr w:rsidR="00C16898" w:rsidRPr="00242E3C" w:rsidTr="00C16898">
        <w:trPr>
          <w:cnfStyle w:val="100000000000" w:firstRow="1" w:lastRow="0" w:firstColumn="0" w:lastColumn="0" w:oddVBand="0" w:evenVBand="0" w:oddHBand="0" w:evenHBand="0" w:firstRowFirstColumn="0" w:firstRowLastColumn="0" w:lastRowFirstColumn="0" w:lastRowLastColumn="0"/>
          <w:jc w:val="center"/>
        </w:trPr>
        <w:tc>
          <w:tcPr>
            <w:tcW w:w="2966"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interna</w:t>
            </w:r>
          </w:p>
        </w:tc>
        <w:tc>
          <w:tcPr>
            <w:tcW w:w="2034"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externa</w:t>
            </w:r>
          </w:p>
        </w:tc>
      </w:tr>
      <w:tr w:rsidR="00C16898" w:rsidRPr="00242E3C" w:rsidTr="00C16898">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financiera (FF)</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Estabilidad del entorno (EE)</w:t>
            </w:r>
          </w:p>
        </w:tc>
        <w:tc>
          <w:tcPr>
            <w:tcW w:w="466" w:type="pct"/>
            <w:vAlign w:val="center"/>
            <w:hideMark/>
          </w:tcPr>
          <w:p w:rsidR="00C16898" w:rsidRPr="00242E3C" w:rsidRDefault="00C16898" w:rsidP="00C16898">
            <w:pPr>
              <w:spacing w:line="240" w:lineRule="auto"/>
              <w:jc w:val="center"/>
              <w:rPr>
                <w:b/>
                <w:color w:val="000000"/>
                <w:szCs w:val="16"/>
              </w:rPr>
            </w:pPr>
            <w:r w:rsidRPr="00242E3C">
              <w:rPr>
                <w:b/>
                <w:color w:val="000000"/>
                <w:szCs w:val="16"/>
              </w:rPr>
              <w:t>Puntaje</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activos (ROA)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Cambios tecnológicos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el patrimonio (ROE)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Tasa inflacionaria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de utilidad operativa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Variabilidad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neto de utilidades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Barreras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Capital de trabajo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Presión competitiva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de endeudamiento (activo total / pasivo total)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para salir del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circulante (activo circulante / pasivo circulante)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Elasticidad precio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Flujo de efectivo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Riesgo del negocio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r>
      <w:tr w:rsidR="00C16898" w:rsidRPr="00242E3C" w:rsidTr="008C2B71">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Ventaja competitiva (VC)</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de la industria (FI)</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Participación del mercado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crecimiento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Calidad del producto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utilidades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Lealtad del cliente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Control sobre proveedores y distribuidores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Grado de apalancamiento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r>
      <w:tr w:rsidR="00C16898" w:rsidRPr="00242E3C" w:rsidTr="008C2B71">
        <w:trPr>
          <w:jc w:val="center"/>
        </w:trPr>
        <w:tc>
          <w:tcPr>
            <w:tcW w:w="2176" w:type="pct"/>
            <w:noWrap/>
            <w:vAlign w:val="center"/>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noWrap/>
            <w:vAlign w:val="center"/>
            <w:hideMark/>
          </w:tcPr>
          <w:p w:rsidR="00C16898" w:rsidRPr="00242E3C" w:rsidRDefault="00C16898" w:rsidP="00C16898">
            <w:pPr>
              <w:spacing w:line="240" w:lineRule="auto"/>
              <w:jc w:val="center"/>
              <w:rPr>
                <w:color w:val="000000"/>
                <w:szCs w:val="16"/>
              </w:rPr>
            </w:pPr>
          </w:p>
        </w:tc>
        <w:tc>
          <w:tcPr>
            <w:tcW w:w="1568"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466" w:type="pct"/>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Coordenadas del vector direccional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x (FF + EE)</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y (VC + FI)</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bl>
    <w:p w:rsidR="00586ECB" w:rsidRPr="00242E3C" w:rsidRDefault="00586ECB" w:rsidP="00586ECB">
      <w:pPr>
        <w:pStyle w:val="Nota"/>
        <w:spacing w:line="240" w:lineRule="auto"/>
      </w:pPr>
      <w:r w:rsidRPr="00242E3C">
        <w:t>Fuente: David (2013). Elaboración propia 2017.</w:t>
      </w:r>
    </w:p>
    <w:p w:rsidR="00C7360B" w:rsidRPr="00242E3C" w:rsidRDefault="00C7360B" w:rsidP="00C7360B">
      <w:pPr>
        <w:rPr>
          <w:lang w:eastAsia="en-US"/>
        </w:rPr>
      </w:pPr>
    </w:p>
    <w:p w:rsidR="00A92FD0" w:rsidRPr="00242E3C" w:rsidRDefault="00A92FD0" w:rsidP="00582BAE">
      <w:pPr>
        <w:pStyle w:val="Epgrafe"/>
        <w:outlineLvl w:val="0"/>
      </w:pPr>
      <w:bookmarkStart w:id="411" w:name="_Ref475615049"/>
      <w:bookmarkStart w:id="412" w:name="_Toc491549935"/>
      <w:r w:rsidRPr="00242E3C">
        <w:t xml:space="preserve">Gráfico </w:t>
      </w:r>
      <w:bookmarkEnd w:id="411"/>
      <w:r w:rsidR="002A4208" w:rsidRPr="00242E3C">
        <w:t>12</w:t>
      </w:r>
      <w:r w:rsidRPr="00242E3C">
        <w:t>. Coordenadas Matriz PEYEA</w:t>
      </w:r>
      <w:bookmarkEnd w:id="412"/>
    </w:p>
    <w:p w:rsidR="00441A82" w:rsidRPr="00242E3C" w:rsidRDefault="00A92FD0" w:rsidP="00495F22">
      <w:pPr>
        <w:jc w:val="center"/>
      </w:pPr>
      <w:r w:rsidRPr="00242E3C">
        <w:rPr>
          <w:noProof/>
        </w:rPr>
        <w:drawing>
          <wp:inline distT="0" distB="0" distL="0" distR="0" wp14:anchorId="3BA2541E" wp14:editId="01D37FCE">
            <wp:extent cx="2623931" cy="2360910"/>
            <wp:effectExtent l="0" t="0" r="508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2684660" cy="2415551"/>
                    </a:xfrm>
                    <a:prstGeom prst="rect">
                      <a:avLst/>
                    </a:prstGeom>
                  </pic:spPr>
                </pic:pic>
              </a:graphicData>
            </a:graphic>
          </wp:inline>
        </w:drawing>
      </w:r>
    </w:p>
    <w:p w:rsidR="00586ECB" w:rsidRPr="00242E3C" w:rsidRDefault="00586ECB" w:rsidP="00582BAE">
      <w:pPr>
        <w:pStyle w:val="Nota"/>
        <w:spacing w:line="240" w:lineRule="auto"/>
        <w:ind w:left="2268"/>
        <w:outlineLvl w:val="0"/>
      </w:pPr>
      <w:r w:rsidRPr="00242E3C">
        <w:t>Fuente: David (2013). Elaboración propia 2017.</w:t>
      </w:r>
    </w:p>
    <w:p w:rsidR="003662BE" w:rsidRPr="00242E3C" w:rsidRDefault="003662BE" w:rsidP="00285AE5">
      <w:pPr>
        <w:pStyle w:val="Nota"/>
        <w:jc w:val="center"/>
        <w:rPr>
          <w:sz w:val="22"/>
        </w:rPr>
      </w:pPr>
    </w:p>
    <w:p w:rsidR="00C63B81" w:rsidRPr="00242E3C" w:rsidRDefault="002A4208" w:rsidP="00495F22">
      <w:pPr>
        <w:spacing w:line="240" w:lineRule="auto"/>
        <w:ind w:left="340" w:hanging="340"/>
      </w:pPr>
      <w:bookmarkStart w:id="413" w:name="_Toc491614575"/>
      <w:r w:rsidRPr="00242E3C">
        <w:rPr>
          <w:b/>
        </w:rPr>
        <w:t>4.3</w:t>
      </w:r>
      <w:r w:rsidR="008F263C" w:rsidRPr="00242E3C">
        <w:rPr>
          <w:b/>
        </w:rPr>
        <w:tab/>
      </w:r>
      <w:r w:rsidR="00C63B81" w:rsidRPr="00242E3C">
        <w:rPr>
          <w:b/>
        </w:rPr>
        <w:t>Matriz de la estrategia principal</w:t>
      </w:r>
      <w:bookmarkEnd w:id="413"/>
    </w:p>
    <w:p w:rsidR="006D6258" w:rsidRPr="00242E3C" w:rsidRDefault="006D6258" w:rsidP="006D6258">
      <w:pPr>
        <w:rPr>
          <w:lang w:eastAsia="en-US"/>
        </w:rPr>
      </w:pPr>
    </w:p>
    <w:p w:rsidR="00BD51D3" w:rsidRPr="00242E3C" w:rsidRDefault="00197CF9" w:rsidP="00495F22">
      <w:pPr>
        <w:pStyle w:val="Epgrafe"/>
        <w:rPr>
          <w:b w:val="0"/>
        </w:rPr>
      </w:pPr>
      <w:r w:rsidRPr="00242E3C">
        <w:rPr>
          <w:b w:val="0"/>
        </w:rPr>
        <w:t xml:space="preserve">Al utilizar la matriz de la estrategia principal </w:t>
      </w:r>
      <w:r w:rsidR="00327132" w:rsidRPr="00242E3C">
        <w:rPr>
          <w:b w:val="0"/>
        </w:rPr>
        <w:t xml:space="preserve">(David, 2013) </w:t>
      </w:r>
      <w:r w:rsidRPr="00242E3C">
        <w:rPr>
          <w:b w:val="0"/>
        </w:rPr>
        <w:t xml:space="preserve">se observa que Starkey Perú se </w:t>
      </w:r>
      <w:r w:rsidR="008734B6" w:rsidRPr="00242E3C">
        <w:rPr>
          <w:b w:val="0"/>
        </w:rPr>
        <w:t>ubica</w:t>
      </w:r>
      <w:r w:rsidRPr="00242E3C">
        <w:rPr>
          <w:b w:val="0"/>
        </w:rPr>
        <w:t xml:space="preserve"> </w:t>
      </w:r>
      <w:r w:rsidR="003D5CE3" w:rsidRPr="00242E3C">
        <w:rPr>
          <w:b w:val="0"/>
        </w:rPr>
        <w:t>en el cuadrante II</w:t>
      </w:r>
      <w:r w:rsidR="008734B6" w:rsidRPr="00242E3C">
        <w:rPr>
          <w:b w:val="0"/>
        </w:rPr>
        <w:t>,</w:t>
      </w:r>
      <w:r w:rsidR="007C5077" w:rsidRPr="00242E3C">
        <w:rPr>
          <w:b w:val="0"/>
        </w:rPr>
        <w:t xml:space="preserve"> por lo que pueden elegirse hasta seis estrategias distintas</w:t>
      </w:r>
      <w:r w:rsidR="00BD51D3" w:rsidRPr="00242E3C">
        <w:rPr>
          <w:b w:val="0"/>
        </w:rPr>
        <w:t xml:space="preserve"> </w:t>
      </w:r>
      <w:r w:rsidR="007C5077" w:rsidRPr="00242E3C">
        <w:rPr>
          <w:b w:val="0"/>
        </w:rPr>
        <w:t>(</w:t>
      </w:r>
      <w:r w:rsidR="00495F22" w:rsidRPr="00242E3C">
        <w:rPr>
          <w:b w:val="0"/>
        </w:rPr>
        <w:t>gráfico 13</w:t>
      </w:r>
      <w:r w:rsidR="007C5077" w:rsidRPr="00242E3C">
        <w:rPr>
          <w:b w:val="0"/>
        </w:rPr>
        <w:t>)</w:t>
      </w:r>
      <w:r w:rsidR="002B6BC2" w:rsidRPr="00242E3C">
        <w:rPr>
          <w:b w:val="0"/>
          <w:noProof/>
        </w:rPr>
        <w:t>.</w:t>
      </w:r>
      <w:r w:rsidR="008C2B71" w:rsidRPr="00242E3C">
        <w:rPr>
          <w:b w:val="0"/>
          <w:noProof/>
        </w:rPr>
        <w:t xml:space="preserve"> Esto se origina</w:t>
      </w:r>
      <w:r w:rsidR="002B6BC2" w:rsidRPr="00242E3C">
        <w:rPr>
          <w:b w:val="0"/>
        </w:rPr>
        <w:t xml:space="preserve"> </w:t>
      </w:r>
      <w:r w:rsidR="007C5077" w:rsidRPr="00242E3C">
        <w:rPr>
          <w:b w:val="0"/>
        </w:rPr>
        <w:t>t</w:t>
      </w:r>
      <w:r w:rsidR="008734B6" w:rsidRPr="00242E3C">
        <w:rPr>
          <w:b w:val="0"/>
        </w:rPr>
        <w:t>omando en consideración el</w:t>
      </w:r>
      <w:r w:rsidR="00221DE7" w:rsidRPr="00242E3C">
        <w:rPr>
          <w:b w:val="0"/>
        </w:rPr>
        <w:t xml:space="preserve"> crecimiento del mercado</w:t>
      </w:r>
      <w:r w:rsidR="00076603" w:rsidRPr="00242E3C">
        <w:rPr>
          <w:b w:val="0"/>
        </w:rPr>
        <w:t xml:space="preserve"> (</w:t>
      </w:r>
      <w:r w:rsidR="00495F22" w:rsidRPr="00242E3C">
        <w:rPr>
          <w:b w:val="0"/>
        </w:rPr>
        <w:t>anexo 3</w:t>
      </w:r>
      <w:r w:rsidR="00076603" w:rsidRPr="00242E3C">
        <w:rPr>
          <w:b w:val="0"/>
        </w:rPr>
        <w:t>)</w:t>
      </w:r>
      <w:r w:rsidR="008734B6" w:rsidRPr="00242E3C">
        <w:rPr>
          <w:b w:val="0"/>
        </w:rPr>
        <w:t xml:space="preserve"> y las variables analizadas en </w:t>
      </w:r>
      <w:r w:rsidR="00327132" w:rsidRPr="00242E3C">
        <w:rPr>
          <w:b w:val="0"/>
        </w:rPr>
        <w:t>la</w:t>
      </w:r>
      <w:r w:rsidR="00495F22" w:rsidRPr="00242E3C">
        <w:rPr>
          <w:b w:val="0"/>
        </w:rPr>
        <w:t xml:space="preserve"> tabla 23</w:t>
      </w:r>
      <w:r w:rsidR="007C5077" w:rsidRPr="00242E3C">
        <w:rPr>
          <w:b w:val="0"/>
        </w:rPr>
        <w:t>, donde</w:t>
      </w:r>
      <w:r w:rsidR="00645E78" w:rsidRPr="00242E3C">
        <w:rPr>
          <w:b w:val="0"/>
        </w:rPr>
        <w:t xml:space="preserve"> </w:t>
      </w:r>
      <w:r w:rsidR="008734B6" w:rsidRPr="00242E3C">
        <w:rPr>
          <w:b w:val="0"/>
        </w:rPr>
        <w:t>se tiene que</w:t>
      </w:r>
      <w:r w:rsidR="00645E78" w:rsidRPr="00242E3C">
        <w:rPr>
          <w:b w:val="0"/>
        </w:rPr>
        <w:t xml:space="preserve"> </w:t>
      </w:r>
      <w:r w:rsidR="008734B6" w:rsidRPr="00242E3C">
        <w:rPr>
          <w:b w:val="0"/>
        </w:rPr>
        <w:t xml:space="preserve">la posición competitiva de Starkey Perú </w:t>
      </w:r>
      <w:r w:rsidR="007C5077" w:rsidRPr="00242E3C">
        <w:rPr>
          <w:b w:val="0"/>
        </w:rPr>
        <w:t>es</w:t>
      </w:r>
      <w:r w:rsidR="008734B6" w:rsidRPr="00242E3C">
        <w:rPr>
          <w:b w:val="0"/>
        </w:rPr>
        <w:t xml:space="preserve"> de nivel medio.</w:t>
      </w:r>
    </w:p>
    <w:p w:rsidR="00495F22" w:rsidRPr="00242E3C" w:rsidRDefault="00495F22" w:rsidP="006D6258">
      <w:pPr>
        <w:rPr>
          <w:lang w:eastAsia="en-US"/>
        </w:rPr>
      </w:pPr>
      <w:r w:rsidRPr="00242E3C">
        <w:rPr>
          <w:lang w:eastAsia="en-US"/>
        </w:rPr>
        <w:br w:type="page"/>
      </w:r>
    </w:p>
    <w:p w:rsidR="003D5CE3" w:rsidRPr="00242E3C" w:rsidRDefault="003D5CE3" w:rsidP="00582BAE">
      <w:pPr>
        <w:pStyle w:val="Epgrafe"/>
        <w:spacing w:line="240" w:lineRule="auto"/>
        <w:outlineLvl w:val="0"/>
      </w:pPr>
      <w:bookmarkStart w:id="414" w:name="_Ref475626785"/>
      <w:bookmarkStart w:id="415" w:name="_Toc491549936"/>
      <w:r w:rsidRPr="00242E3C">
        <w:lastRenderedPageBreak/>
        <w:t xml:space="preserve">Gráfico </w:t>
      </w:r>
      <w:bookmarkEnd w:id="414"/>
      <w:r w:rsidR="002A4208" w:rsidRPr="00242E3C">
        <w:t>13</w:t>
      </w:r>
      <w:r w:rsidRPr="00242E3C">
        <w:t>. Matriz de la estrategia principal</w:t>
      </w:r>
      <w:bookmarkEnd w:id="415"/>
    </w:p>
    <w:p w:rsidR="003D5CE3" w:rsidRPr="00242E3C" w:rsidRDefault="00F52F93" w:rsidP="001A740F">
      <w:pPr>
        <w:spacing w:line="240" w:lineRule="auto"/>
        <w:jc w:val="center"/>
        <w:rPr>
          <w:lang w:eastAsia="en-US"/>
        </w:rPr>
      </w:pPr>
      <w:r w:rsidRPr="00242E3C">
        <w:rPr>
          <w:noProof/>
        </w:rPr>
        <w:drawing>
          <wp:inline distT="0" distB="0" distL="0" distR="0" wp14:anchorId="598DF560" wp14:editId="291D32A6">
            <wp:extent cx="3681454" cy="2355887"/>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25000"/>
                              </a14:imgEffect>
                              <a14:imgEffect>
                                <a14:saturation sat="200000"/>
                              </a14:imgEffect>
                              <a14:imgEffect>
                                <a14:brightnessContrast contrast="-20000"/>
                              </a14:imgEffect>
                            </a14:imgLayer>
                          </a14:imgProps>
                        </a:ext>
                      </a:extLst>
                    </a:blip>
                    <a:stretch>
                      <a:fillRect/>
                    </a:stretch>
                  </pic:blipFill>
                  <pic:spPr>
                    <a:xfrm>
                      <a:off x="0" y="0"/>
                      <a:ext cx="3724190" cy="2383235"/>
                    </a:xfrm>
                    <a:prstGeom prst="rect">
                      <a:avLst/>
                    </a:prstGeom>
                  </pic:spPr>
                </pic:pic>
              </a:graphicData>
            </a:graphic>
          </wp:inline>
        </w:drawing>
      </w:r>
    </w:p>
    <w:p w:rsidR="001A740F" w:rsidRPr="00242E3C" w:rsidRDefault="001A740F" w:rsidP="00582BAE">
      <w:pPr>
        <w:pStyle w:val="Nota"/>
        <w:spacing w:line="240" w:lineRule="auto"/>
        <w:ind w:left="1276"/>
        <w:outlineLvl w:val="0"/>
      </w:pPr>
      <w:r w:rsidRPr="00242E3C">
        <w:t>Fuente: David (2013). Elaboración propia 2017.</w:t>
      </w:r>
    </w:p>
    <w:p w:rsidR="00495F22" w:rsidRPr="00242E3C" w:rsidRDefault="00495F22" w:rsidP="00285AE5">
      <w:pPr>
        <w:pStyle w:val="Nota"/>
        <w:rPr>
          <w:sz w:val="22"/>
        </w:rPr>
      </w:pPr>
    </w:p>
    <w:p w:rsidR="00327132" w:rsidRPr="00242E3C" w:rsidRDefault="00327132" w:rsidP="00582BAE">
      <w:pPr>
        <w:pStyle w:val="Epgrafe"/>
        <w:outlineLvl w:val="0"/>
      </w:pPr>
      <w:bookmarkStart w:id="416" w:name="_Ref475630465"/>
      <w:bookmarkStart w:id="417" w:name="_Toc491614517"/>
      <w:r w:rsidRPr="00242E3C">
        <w:t xml:space="preserve">Tabla </w:t>
      </w:r>
      <w:bookmarkEnd w:id="416"/>
      <w:r w:rsidR="002A4208" w:rsidRPr="00242E3C">
        <w:t>23</w:t>
      </w:r>
      <w:r w:rsidRPr="00242E3C">
        <w:t>. Anál</w:t>
      </w:r>
      <w:r w:rsidR="00A36AE9" w:rsidRPr="00242E3C">
        <w:t>isis de la posición competitiva</w:t>
      </w:r>
      <w:bookmarkEnd w:id="417"/>
    </w:p>
    <w:tbl>
      <w:tblPr>
        <w:tblStyle w:val="TablaTesisnormal"/>
        <w:tblW w:w="3964" w:type="dxa"/>
        <w:jc w:val="center"/>
        <w:tblLook w:val="04A0" w:firstRow="1" w:lastRow="0" w:firstColumn="1" w:lastColumn="0" w:noHBand="0" w:noVBand="1"/>
      </w:tblPr>
      <w:tblGrid>
        <w:gridCol w:w="3050"/>
        <w:gridCol w:w="914"/>
      </w:tblGrid>
      <w:tr w:rsidR="0049427A" w:rsidRPr="00242E3C" w:rsidTr="00395B5C">
        <w:trPr>
          <w:cnfStyle w:val="100000000000" w:firstRow="1" w:lastRow="0" w:firstColumn="0" w:lastColumn="0" w:oddVBand="0" w:evenVBand="0" w:oddHBand="0" w:evenHBand="0" w:firstRowFirstColumn="0" w:firstRowLastColumn="0" w:lastRowFirstColumn="0" w:lastRowLastColumn="0"/>
          <w:trHeight w:val="28"/>
          <w:jc w:val="center"/>
        </w:trPr>
        <w:tc>
          <w:tcPr>
            <w:tcW w:w="0" w:type="auto"/>
            <w:hideMark/>
          </w:tcPr>
          <w:p w:rsidR="0049427A" w:rsidRPr="00242E3C" w:rsidRDefault="0049427A" w:rsidP="00395B5C">
            <w:pPr>
              <w:spacing w:line="240" w:lineRule="auto"/>
              <w:jc w:val="center"/>
              <w:rPr>
                <w:bCs/>
                <w:color w:val="000000"/>
                <w:szCs w:val="16"/>
              </w:rPr>
            </w:pPr>
            <w:r w:rsidRPr="00242E3C">
              <w:rPr>
                <w:bCs/>
                <w:color w:val="000000"/>
                <w:szCs w:val="16"/>
              </w:rPr>
              <w:t>Posición competitiva</w:t>
            </w:r>
          </w:p>
        </w:tc>
        <w:tc>
          <w:tcPr>
            <w:tcW w:w="914" w:type="dxa"/>
            <w:hideMark/>
          </w:tcPr>
          <w:p w:rsidR="0049427A" w:rsidRPr="00242E3C" w:rsidRDefault="0049427A" w:rsidP="00395B5C">
            <w:pPr>
              <w:spacing w:line="240" w:lineRule="auto"/>
              <w:jc w:val="center"/>
              <w:rPr>
                <w:bCs/>
                <w:color w:val="000000"/>
                <w:szCs w:val="16"/>
              </w:rPr>
            </w:pP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Participación de mercado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Calidad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Alta</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Ciclo de reemplazo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Lealtad del cliente</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Capacidad competitiva</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Resultado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bl>
    <w:p w:rsidR="001A740F" w:rsidRPr="00242E3C" w:rsidRDefault="001A740F" w:rsidP="001A740F">
      <w:pPr>
        <w:pStyle w:val="Nota"/>
        <w:spacing w:line="240" w:lineRule="auto"/>
        <w:ind w:left="2268"/>
      </w:pPr>
      <w:r w:rsidRPr="00242E3C">
        <w:t>Fuente: David (2013). Elaboración propia 2017.</w:t>
      </w:r>
    </w:p>
    <w:p w:rsidR="00495F22" w:rsidRPr="00242E3C" w:rsidRDefault="00495F22" w:rsidP="0049427A">
      <w:pPr>
        <w:pStyle w:val="Nota"/>
        <w:rPr>
          <w:sz w:val="22"/>
        </w:rPr>
      </w:pPr>
    </w:p>
    <w:p w:rsidR="00B7700E" w:rsidRPr="00242E3C" w:rsidRDefault="002A4208" w:rsidP="008F263C">
      <w:pPr>
        <w:ind w:left="340" w:hanging="340"/>
        <w:rPr>
          <w:b/>
        </w:rPr>
      </w:pPr>
      <w:bookmarkStart w:id="418" w:name="_Toc491614576"/>
      <w:r w:rsidRPr="00242E3C">
        <w:rPr>
          <w:b/>
        </w:rPr>
        <w:t>5.</w:t>
      </w:r>
      <w:r w:rsidRPr="00242E3C">
        <w:rPr>
          <w:b/>
        </w:rPr>
        <w:tab/>
      </w:r>
      <w:r w:rsidR="00B7700E" w:rsidRPr="00242E3C">
        <w:rPr>
          <w:b/>
        </w:rPr>
        <w:t>Selección de la estrategia</w:t>
      </w:r>
      <w:bookmarkEnd w:id="418"/>
    </w:p>
    <w:p w:rsidR="0084510F" w:rsidRPr="00242E3C" w:rsidRDefault="002A4208" w:rsidP="008F263C">
      <w:pPr>
        <w:spacing w:line="240" w:lineRule="auto"/>
        <w:ind w:left="340" w:hanging="340"/>
      </w:pPr>
      <w:bookmarkStart w:id="419" w:name="_Toc491614577"/>
      <w:r w:rsidRPr="00242E3C">
        <w:rPr>
          <w:b/>
        </w:rPr>
        <w:t>5.1</w:t>
      </w:r>
      <w:r w:rsidR="008F263C" w:rsidRPr="00242E3C">
        <w:rPr>
          <w:b/>
        </w:rPr>
        <w:tab/>
      </w:r>
      <w:r w:rsidR="0084510F" w:rsidRPr="00242E3C">
        <w:rPr>
          <w:b/>
        </w:rPr>
        <w:t>Priorización de las estrategias</w:t>
      </w:r>
      <w:bookmarkEnd w:id="419"/>
    </w:p>
    <w:p w:rsidR="006D6258" w:rsidRPr="00242E3C" w:rsidRDefault="006D6258" w:rsidP="006D6258">
      <w:pPr>
        <w:rPr>
          <w:lang w:eastAsia="en-US"/>
        </w:rPr>
      </w:pPr>
    </w:p>
    <w:p w:rsidR="001334AE" w:rsidRPr="00242E3C" w:rsidRDefault="0043698D" w:rsidP="0084510F">
      <w:pPr>
        <w:rPr>
          <w:lang w:eastAsia="en-US"/>
        </w:rPr>
      </w:pPr>
      <w:r w:rsidRPr="00242E3C">
        <w:rPr>
          <w:lang w:eastAsia="en-US"/>
        </w:rPr>
        <w:t>De acuerdo al análisis realizado se ha</w:t>
      </w:r>
      <w:r w:rsidR="003662BE" w:rsidRPr="00242E3C">
        <w:rPr>
          <w:lang w:eastAsia="en-US"/>
        </w:rPr>
        <w:t>n</w:t>
      </w:r>
      <w:r w:rsidRPr="00242E3C">
        <w:rPr>
          <w:lang w:eastAsia="en-US"/>
        </w:rPr>
        <w:t xml:space="preserve"> </w:t>
      </w:r>
      <w:r w:rsidR="0073134F" w:rsidRPr="00242E3C">
        <w:rPr>
          <w:lang w:eastAsia="en-US"/>
        </w:rPr>
        <w:t>priorizado</w:t>
      </w:r>
      <w:r w:rsidRPr="00242E3C">
        <w:rPr>
          <w:lang w:eastAsia="en-US"/>
        </w:rPr>
        <w:t xml:space="preserve"> las</w:t>
      </w:r>
      <w:r w:rsidR="0073134F" w:rsidRPr="00242E3C">
        <w:rPr>
          <w:lang w:eastAsia="en-US"/>
        </w:rPr>
        <w:t xml:space="preserve"> siguientes</w:t>
      </w:r>
      <w:r w:rsidRPr="00242E3C">
        <w:rPr>
          <w:lang w:eastAsia="en-US"/>
        </w:rPr>
        <w:t xml:space="preserve"> e</w:t>
      </w:r>
      <w:r w:rsidR="003662BE" w:rsidRPr="00242E3C">
        <w:rPr>
          <w:lang w:eastAsia="en-US"/>
        </w:rPr>
        <w:t>strategias para Starkey Perú</w:t>
      </w:r>
      <w:r w:rsidRPr="00242E3C">
        <w:rPr>
          <w:lang w:eastAsia="en-US"/>
        </w:rPr>
        <w:t xml:space="preserve">: penetración de mercado, desarrollo de mercado, desarrollo de producto e integración horizontal. En la </w:t>
      </w:r>
      <w:r w:rsidR="008F263C" w:rsidRPr="00242E3C">
        <w:rPr>
          <w:lang w:eastAsia="en-US"/>
        </w:rPr>
        <w:t>tabla 24</w:t>
      </w:r>
      <w:r w:rsidRPr="00242E3C">
        <w:rPr>
          <w:lang w:eastAsia="en-US"/>
        </w:rPr>
        <w:t xml:space="preserve"> se</w:t>
      </w:r>
      <w:r w:rsidR="003662BE" w:rsidRPr="00242E3C">
        <w:rPr>
          <w:lang w:eastAsia="en-US"/>
        </w:rPr>
        <w:t xml:space="preserve"> detalla el análisis</w:t>
      </w:r>
      <w:r w:rsidR="00DB5086" w:rsidRPr="00242E3C">
        <w:rPr>
          <w:lang w:eastAsia="en-US"/>
        </w:rPr>
        <w:t>.</w:t>
      </w:r>
    </w:p>
    <w:p w:rsidR="004C345A" w:rsidRPr="00242E3C" w:rsidRDefault="004C345A" w:rsidP="004C345A">
      <w:pPr>
        <w:spacing w:line="240" w:lineRule="auto"/>
        <w:rPr>
          <w:lang w:eastAsia="en-US"/>
        </w:rPr>
      </w:pPr>
    </w:p>
    <w:p w:rsidR="0043698D" w:rsidRPr="00242E3C" w:rsidRDefault="0043698D" w:rsidP="00582BAE">
      <w:pPr>
        <w:pStyle w:val="Epgrafe"/>
        <w:outlineLvl w:val="0"/>
      </w:pPr>
      <w:bookmarkStart w:id="420" w:name="_Ref475957311"/>
      <w:bookmarkStart w:id="421" w:name="_Toc491614518"/>
      <w:r w:rsidRPr="00242E3C">
        <w:t xml:space="preserve">Tabla </w:t>
      </w:r>
      <w:bookmarkEnd w:id="420"/>
      <w:r w:rsidR="002A4208" w:rsidRPr="00242E3C">
        <w:t>24</w:t>
      </w:r>
      <w:r w:rsidRPr="00242E3C">
        <w:t>. Priorización de estrategias</w:t>
      </w:r>
      <w:bookmarkEnd w:id="421"/>
    </w:p>
    <w:tbl>
      <w:tblPr>
        <w:tblW w:w="5000" w:type="pct"/>
        <w:jc w:val="center"/>
        <w:tblCellMar>
          <w:left w:w="70" w:type="dxa"/>
          <w:right w:w="70" w:type="dxa"/>
        </w:tblCellMar>
        <w:tblLook w:val="04A0" w:firstRow="1" w:lastRow="0" w:firstColumn="1" w:lastColumn="0" w:noHBand="0" w:noVBand="1"/>
      </w:tblPr>
      <w:tblGrid>
        <w:gridCol w:w="3671"/>
        <w:gridCol w:w="1927"/>
        <w:gridCol w:w="736"/>
        <w:gridCol w:w="1583"/>
        <w:gridCol w:w="726"/>
      </w:tblGrid>
      <w:tr w:rsidR="0049427A" w:rsidRPr="00242E3C" w:rsidTr="00395B5C">
        <w:trPr>
          <w:trHeight w:val="20"/>
          <w:jc w:val="center"/>
        </w:trPr>
        <w:tc>
          <w:tcPr>
            <w:tcW w:w="2123" w:type="pct"/>
            <w:vMerge w:val="restart"/>
            <w:tcBorders>
              <w:top w:val="nil"/>
              <w:left w:val="nil"/>
              <w:bottom w:val="single" w:sz="8" w:space="0" w:color="000000"/>
              <w:right w:val="single" w:sz="8" w:space="0" w:color="auto"/>
            </w:tcBorders>
            <w:shd w:val="clear" w:color="auto" w:fill="auto"/>
            <w:noWrap/>
            <w:vAlign w:val="center"/>
            <w:hideMark/>
          </w:tcPr>
          <w:p w:rsidR="0049427A" w:rsidRPr="00242E3C" w:rsidRDefault="0049427A" w:rsidP="00395B5C">
            <w:pPr>
              <w:spacing w:line="240" w:lineRule="auto"/>
              <w:jc w:val="left"/>
              <w:rPr>
                <w:rFonts w:ascii="Calibri" w:hAnsi="Calibri"/>
                <w:color w:val="000000"/>
                <w:szCs w:val="22"/>
              </w:rPr>
            </w:pPr>
            <w:r w:rsidRPr="00242E3C">
              <w:rPr>
                <w:rFonts w:ascii="Calibri" w:hAnsi="Calibri"/>
                <w:color w:val="000000"/>
                <w:szCs w:val="22"/>
              </w:rPr>
              <w:t> </w:t>
            </w:r>
          </w:p>
        </w:tc>
        <w:tc>
          <w:tcPr>
            <w:tcW w:w="1115"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Diferenciación enfocada</w:t>
            </w:r>
          </w:p>
        </w:tc>
        <w:tc>
          <w:tcPr>
            <w:tcW w:w="42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w:t>
            </w:r>
          </w:p>
        </w:tc>
        <w:tc>
          <w:tcPr>
            <w:tcW w:w="91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 de la</w:t>
            </w:r>
          </w:p>
        </w:tc>
        <w:tc>
          <w:tcPr>
            <w:tcW w:w="420"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Puntaje</w:t>
            </w:r>
          </w:p>
        </w:tc>
      </w:tr>
      <w:tr w:rsidR="0049427A" w:rsidRPr="00242E3C" w:rsidTr="00395B5C">
        <w:trPr>
          <w:trHeight w:val="20"/>
          <w:jc w:val="center"/>
        </w:trPr>
        <w:tc>
          <w:tcPr>
            <w:tcW w:w="2123" w:type="pct"/>
            <w:vMerge/>
            <w:tcBorders>
              <w:top w:val="nil"/>
              <w:left w:val="nil"/>
              <w:bottom w:val="single" w:sz="8" w:space="0" w:color="000000"/>
              <w:right w:val="single" w:sz="8" w:space="0" w:color="auto"/>
            </w:tcBorders>
            <w:vAlign w:val="center"/>
            <w:hideMark/>
          </w:tcPr>
          <w:p w:rsidR="0049427A" w:rsidRPr="00242E3C" w:rsidRDefault="0049427A" w:rsidP="00395B5C">
            <w:pPr>
              <w:spacing w:line="240" w:lineRule="auto"/>
              <w:jc w:val="left"/>
              <w:rPr>
                <w:rFonts w:ascii="Calibri" w:hAnsi="Calibri"/>
                <w:color w:val="000000"/>
                <w:szCs w:val="22"/>
              </w:rPr>
            </w:pPr>
          </w:p>
        </w:tc>
        <w:tc>
          <w:tcPr>
            <w:tcW w:w="1115"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c>
          <w:tcPr>
            <w:tcW w:w="42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PEYEA</w:t>
            </w:r>
          </w:p>
        </w:tc>
        <w:tc>
          <w:tcPr>
            <w:tcW w:w="91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estrategia principal</w:t>
            </w:r>
          </w:p>
        </w:tc>
        <w:tc>
          <w:tcPr>
            <w:tcW w:w="420"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intensivas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Penetración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producto.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de integración o integración vertical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adelante</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atrás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horizontal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Diversificación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no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Estratégicas defensivas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Desinversión.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Liquidación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bl>
    <w:p w:rsidR="001334AE" w:rsidRPr="00242E3C" w:rsidRDefault="00285AE5" w:rsidP="00395B5C">
      <w:pPr>
        <w:pStyle w:val="Nota"/>
        <w:spacing w:line="240" w:lineRule="auto"/>
      </w:pPr>
      <w:r w:rsidRPr="00242E3C">
        <w:t>Fuente: Elaboración propia 2017.</w:t>
      </w:r>
    </w:p>
    <w:p w:rsidR="004C345A" w:rsidRPr="00242E3C" w:rsidRDefault="004C345A" w:rsidP="00285AE5">
      <w:pPr>
        <w:pStyle w:val="Nota"/>
      </w:pPr>
      <w:r w:rsidRPr="00242E3C">
        <w:br w:type="page"/>
      </w:r>
    </w:p>
    <w:p w:rsidR="00022080" w:rsidRPr="00242E3C" w:rsidRDefault="002A4208" w:rsidP="008F263C">
      <w:pPr>
        <w:spacing w:line="240" w:lineRule="auto"/>
        <w:ind w:left="340" w:hanging="340"/>
      </w:pPr>
      <w:bookmarkStart w:id="422" w:name="_Toc491614578"/>
      <w:r w:rsidRPr="00242E3C">
        <w:rPr>
          <w:b/>
        </w:rPr>
        <w:lastRenderedPageBreak/>
        <w:t>5.2</w:t>
      </w:r>
      <w:r w:rsidRPr="00242E3C">
        <w:rPr>
          <w:b/>
        </w:rPr>
        <w:tab/>
      </w:r>
      <w:r w:rsidR="00022080" w:rsidRPr="00242E3C">
        <w:rPr>
          <w:b/>
        </w:rPr>
        <w:t>Matriz cuantitativa de la planificación estratégica (MCPE)</w:t>
      </w:r>
      <w:bookmarkEnd w:id="422"/>
    </w:p>
    <w:p w:rsidR="006D6258" w:rsidDel="00031566" w:rsidRDefault="006D6258" w:rsidP="00D27C40">
      <w:pPr>
        <w:rPr>
          <w:del w:id="423" w:author="Daniel Montjoy Pita" w:date="2017-10-09T11:56:00Z"/>
          <w:lang w:eastAsia="en-US"/>
        </w:rPr>
      </w:pPr>
    </w:p>
    <w:p w:rsidR="00031566" w:rsidRPr="00242E3C" w:rsidRDefault="00031566" w:rsidP="006D6258">
      <w:pPr>
        <w:rPr>
          <w:ins w:id="424" w:author="Daniel Montjoy Pita" w:date="2017-10-09T11:56:00Z"/>
          <w:lang w:eastAsia="en-US"/>
        </w:rPr>
      </w:pPr>
    </w:p>
    <w:p w:rsidR="00D02171" w:rsidRDefault="00497826" w:rsidP="00D27C40">
      <w:pPr>
        <w:rPr>
          <w:ins w:id="425" w:author="Daniel Montjoy Pita" w:date="2017-10-09T11:46:00Z"/>
          <w:lang w:eastAsia="en-US"/>
        </w:rPr>
      </w:pPr>
      <w:del w:id="426" w:author="Daniel Montjoy Pita" w:date="2017-10-09T11:56:00Z">
        <w:r w:rsidRPr="00242E3C" w:rsidDel="00031566">
          <w:rPr>
            <w:lang w:eastAsia="en-US"/>
          </w:rPr>
          <w:delText xml:space="preserve">De acuerdo </w:delText>
        </w:r>
        <w:r w:rsidR="004C345A" w:rsidRPr="00242E3C" w:rsidDel="00031566">
          <w:rPr>
            <w:lang w:eastAsia="en-US"/>
          </w:rPr>
          <w:delText>con</w:delText>
        </w:r>
        <w:r w:rsidRPr="00242E3C" w:rsidDel="00031566">
          <w:rPr>
            <w:lang w:eastAsia="en-US"/>
          </w:rPr>
          <w:delText xml:space="preserve"> David (2013) aparte de la jerarquización de las estrategias, la única técnica analítica para determinar el atractivo relativo de las posibles estrategias </w:delText>
        </w:r>
        <w:r w:rsidR="008734B6" w:rsidRPr="00242E3C" w:rsidDel="00031566">
          <w:rPr>
            <w:lang w:eastAsia="en-US"/>
          </w:rPr>
          <w:delText xml:space="preserve">es </w:delText>
        </w:r>
        <w:r w:rsidRPr="00242E3C" w:rsidDel="00031566">
          <w:rPr>
            <w:lang w:eastAsia="en-US"/>
          </w:rPr>
          <w:delText xml:space="preserve">la matriz cuantitativa </w:delText>
        </w:r>
        <w:r w:rsidR="008734B6" w:rsidRPr="00242E3C" w:rsidDel="00031566">
          <w:rPr>
            <w:lang w:eastAsia="en-US"/>
          </w:rPr>
          <w:delText>de la planificación estratégica</w:delText>
        </w:r>
        <w:r w:rsidRPr="00242E3C" w:rsidDel="00031566">
          <w:rPr>
            <w:lang w:eastAsia="en-US"/>
          </w:rPr>
          <w:delText xml:space="preserve">. </w:delText>
        </w:r>
      </w:del>
      <w:r w:rsidRPr="00242E3C">
        <w:rPr>
          <w:lang w:eastAsia="en-US"/>
        </w:rPr>
        <w:t xml:space="preserve">Del análisis realizado en la </w:t>
      </w:r>
      <w:r w:rsidR="008F263C" w:rsidRPr="00242E3C">
        <w:rPr>
          <w:lang w:eastAsia="en-US"/>
        </w:rPr>
        <w:t>tabla 25</w:t>
      </w:r>
      <w:r w:rsidRPr="00242E3C">
        <w:rPr>
          <w:lang w:eastAsia="en-US"/>
        </w:rPr>
        <w:t xml:space="preserve"> se ha determinado que las principales estrategias deben estar orientadas a la penetración </w:t>
      </w:r>
      <w:r w:rsidR="008734B6" w:rsidRPr="00242E3C">
        <w:rPr>
          <w:lang w:eastAsia="en-US"/>
        </w:rPr>
        <w:t xml:space="preserve">y desarrollo </w:t>
      </w:r>
      <w:r w:rsidRPr="00242E3C">
        <w:rPr>
          <w:lang w:eastAsia="en-US"/>
        </w:rPr>
        <w:t>de mer</w:t>
      </w:r>
      <w:r w:rsidR="008734B6" w:rsidRPr="00242E3C">
        <w:rPr>
          <w:lang w:eastAsia="en-US"/>
        </w:rPr>
        <w:t>cado.</w:t>
      </w:r>
    </w:p>
    <w:p w:rsidR="00780BA5" w:rsidRDefault="00780BA5" w:rsidP="00D27C40">
      <w:pPr>
        <w:rPr>
          <w:ins w:id="427" w:author="Daniel Montjoy Pita" w:date="2017-10-09T11:46:00Z"/>
          <w:lang w:eastAsia="en-US"/>
        </w:rPr>
      </w:pPr>
    </w:p>
    <w:p w:rsidR="00DD27A5" w:rsidRPr="00242E3C" w:rsidRDefault="00780BA5" w:rsidP="00D27C40">
      <w:ins w:id="428" w:author="Daniel Montjoy Pita" w:date="2017-10-09T11:46:00Z">
        <w:r>
          <w:rPr>
            <w:lang w:eastAsia="en-US"/>
          </w:rPr>
          <w:t>Un punto a profundizar e</w:t>
        </w:r>
        <w:r w:rsidR="00DD27A5">
          <w:rPr>
            <w:lang w:eastAsia="en-US"/>
          </w:rPr>
          <w:t xml:space="preserve">s cómo proponer la </w:t>
        </w:r>
      </w:ins>
      <w:ins w:id="429" w:author="Daniel Montjoy Pita" w:date="2017-10-09T11:47:00Z">
        <w:r w:rsidR="00DD27A5">
          <w:rPr>
            <w:color w:val="000000"/>
            <w:szCs w:val="16"/>
          </w:rPr>
          <w:t>cobertura de audífonos médicos por parte de las EPS</w:t>
        </w:r>
      </w:ins>
      <w:ins w:id="430" w:author="Daniel Montjoy Pita" w:date="2017-10-09T11:48:00Z">
        <w:r w:rsidR="00DD27A5">
          <w:rPr>
            <w:color w:val="000000"/>
            <w:szCs w:val="16"/>
          </w:rPr>
          <w:t>. Así pues</w:t>
        </w:r>
      </w:ins>
      <w:ins w:id="431" w:author="Daniel Montjoy Pita" w:date="2017-10-09T11:49:00Z">
        <w:r w:rsidR="00DD27A5">
          <w:rPr>
            <w:color w:val="000000"/>
            <w:szCs w:val="16"/>
          </w:rPr>
          <w:t>,</w:t>
        </w:r>
      </w:ins>
      <w:ins w:id="432" w:author="Daniel Montjoy Pita" w:date="2017-10-09T11:48:00Z">
        <w:r w:rsidR="00DD27A5">
          <w:rPr>
            <w:color w:val="000000"/>
            <w:szCs w:val="16"/>
          </w:rPr>
          <w:t xml:space="preserve"> tenemos que </w:t>
        </w:r>
        <w:r w:rsidR="00DD27A5">
          <w:t xml:space="preserve">Ley N° 26790 reglamentada por </w:t>
        </w:r>
      </w:ins>
      <w:ins w:id="433" w:author="Daniel Montjoy Pita" w:date="2017-10-09T11:49:00Z">
        <w:r w:rsidR="00DD27A5">
          <w:t>su</w:t>
        </w:r>
      </w:ins>
      <w:ins w:id="434" w:author="Daniel Montjoy Pita" w:date="2017-10-09T11:48:00Z">
        <w:r w:rsidR="006447F7">
          <w:t xml:space="preserve"> decreto </w:t>
        </w:r>
      </w:ins>
      <w:ins w:id="435" w:author="Daniel Montjoy Pita" w:date="2017-10-10T08:50:00Z">
        <w:r w:rsidR="006447F7">
          <w:t>supre</w:t>
        </w:r>
      </w:ins>
      <w:ins w:id="436" w:author="Daniel Montjoy Pita" w:date="2017-10-09T11:48:00Z">
        <w:r w:rsidR="00DD27A5">
          <w:t xml:space="preserve">mo N°009-97-SA </w:t>
        </w:r>
        <w:bookmarkStart w:id="437" w:name="_GoBack"/>
        <w:bookmarkEnd w:id="437"/>
        <w:r w:rsidR="00E41066">
          <w:t xml:space="preserve">indica en su </w:t>
        </w:r>
      </w:ins>
      <w:ins w:id="438" w:author="Daniel Montjoy Pita" w:date="2017-10-09T12:00:00Z">
        <w:r w:rsidR="00E41066">
          <w:t>A</w:t>
        </w:r>
      </w:ins>
      <w:ins w:id="439" w:author="Daniel Montjoy Pita" w:date="2017-10-09T11:48:00Z">
        <w:r w:rsidR="00DD27A5">
          <w:t xml:space="preserve">rtículo </w:t>
        </w:r>
      </w:ins>
      <w:ins w:id="440" w:author="Daniel Montjoy Pita" w:date="2017-10-09T11:49:00Z">
        <w:r w:rsidR="00DD27A5">
          <w:t>12</w:t>
        </w:r>
      </w:ins>
      <w:ins w:id="441" w:author="Daniel Montjoy Pita" w:date="2017-10-09T11:48:00Z">
        <w:r w:rsidR="00DD27A5">
          <w:t xml:space="preserve"> que las prestaciones de salud incluyen los servicios de prótesis y aparatos ortopédico. Pero en su Anexo </w:t>
        </w:r>
      </w:ins>
      <w:ins w:id="442" w:author="Daniel Montjoy Pita" w:date="2017-10-09T12:00:00Z">
        <w:r w:rsidR="00650479">
          <w:t>3</w:t>
        </w:r>
      </w:ins>
      <w:ins w:id="443" w:author="Daniel Montjoy Pita" w:date="2017-10-09T11:48:00Z">
        <w:r w:rsidR="00DD27A5">
          <w:t>, Exclusiones y limitaciones, menciona la racionalización de dichas próstesis</w:t>
        </w:r>
      </w:ins>
      <w:ins w:id="444" w:author="Daniel Montjoy Pita" w:date="2017-10-09T11:50:00Z">
        <w:r w:rsidR="00DD27A5">
          <w:t xml:space="preserve"> lo que </w:t>
        </w:r>
      </w:ins>
      <w:ins w:id="445" w:author="Daniel Montjoy Pita" w:date="2017-10-09T11:48:00Z">
        <w:r w:rsidR="00DD27A5">
          <w:t xml:space="preserve">genera que las EPS no </w:t>
        </w:r>
      </w:ins>
      <w:ins w:id="446" w:author="Daniel Montjoy Pita" w:date="2017-10-09T11:50:00Z">
        <w:r w:rsidR="00DD27A5">
          <w:t xml:space="preserve">las </w:t>
        </w:r>
      </w:ins>
      <w:ins w:id="447" w:author="Daniel Montjoy Pita" w:date="2017-10-09T11:48:00Z">
        <w:r w:rsidR="00DD27A5">
          <w:t>cubran.</w:t>
        </w:r>
      </w:ins>
      <w:ins w:id="448" w:author="Daniel Montjoy Pita" w:date="2017-10-09T11:52:00Z">
        <w:r w:rsidR="00DD27A5">
          <w:t xml:space="preserve"> </w:t>
        </w:r>
      </w:ins>
      <w:ins w:id="449" w:author="Daniel Montjoy Pita" w:date="2017-10-09T11:51:00Z">
        <w:r w:rsidR="00DD27A5">
          <w:t>La propuesta</w:t>
        </w:r>
      </w:ins>
      <w:ins w:id="450" w:author="Daniel Montjoy Pita" w:date="2017-10-09T11:52:00Z">
        <w:r w:rsidR="00DD27A5">
          <w:t xml:space="preserve"> se base en</w:t>
        </w:r>
      </w:ins>
      <w:ins w:id="451" w:author="Daniel Montjoy Pita" w:date="2017-10-09T11:51:00Z">
        <w:r w:rsidR="00DD27A5">
          <w:t xml:space="preserve"> modificar dicho </w:t>
        </w:r>
      </w:ins>
      <w:ins w:id="452" w:author="Daniel Montjoy Pita" w:date="2017-10-09T11:53:00Z">
        <w:r w:rsidR="00DD27A5">
          <w:t>anexo</w:t>
        </w:r>
      </w:ins>
      <w:ins w:id="453" w:author="Daniel Montjoy Pita" w:date="2017-10-09T11:51:00Z">
        <w:r w:rsidR="00DD27A5">
          <w:t xml:space="preserve"> </w:t>
        </w:r>
      </w:ins>
      <w:ins w:id="454" w:author="Daniel Montjoy Pita" w:date="2017-10-09T11:53:00Z">
        <w:r w:rsidR="00DD27A5">
          <w:t xml:space="preserve">al utilizar </w:t>
        </w:r>
      </w:ins>
      <w:ins w:id="455" w:author="Daniel Montjoy Pita" w:date="2017-10-10T08:50:00Z">
        <w:r w:rsidR="006447F7">
          <w:t>cabildeo</w:t>
        </w:r>
      </w:ins>
      <w:ins w:id="456" w:author="Daniel Montjoy Pita" w:date="2017-10-09T11:51:00Z">
        <w:r w:rsidR="00DD27A5">
          <w:t xml:space="preserve">, que es reglamentado en el Perú por la Ley N°28024, </w:t>
        </w:r>
      </w:ins>
      <w:ins w:id="457" w:author="Daniel Montjoy Pita" w:date="2017-10-09T12:01:00Z">
        <w:r w:rsidR="005A7220">
          <w:t>para implementar</w:t>
        </w:r>
      </w:ins>
      <w:ins w:id="458" w:author="Daniel Montjoy Pita" w:date="2017-10-09T11:51:00Z">
        <w:r w:rsidR="00DD27A5">
          <w:t xml:space="preserve"> un mecanismo de licitaciones periódicas de audífonos y servicios de adaptación </w:t>
        </w:r>
      </w:ins>
      <w:ins w:id="459" w:author="Daniel Montjoy Pita" w:date="2017-10-09T11:54:00Z">
        <w:r w:rsidR="006447F7">
          <w:t xml:space="preserve">por parte </w:t>
        </w:r>
        <w:r w:rsidR="00DD27A5">
          <w:t xml:space="preserve">de las EPS </w:t>
        </w:r>
      </w:ins>
      <w:ins w:id="460" w:author="Daniel Montjoy Pita" w:date="2017-10-09T12:04:00Z">
        <w:r w:rsidR="00256850">
          <w:t>por medio del cual se</w:t>
        </w:r>
      </w:ins>
      <w:ins w:id="461" w:author="Daniel Montjoy Pita" w:date="2017-10-09T11:54:00Z">
        <w:r w:rsidR="00DD27A5">
          <w:t xml:space="preserve"> obte</w:t>
        </w:r>
        <w:r w:rsidR="00256850">
          <w:t>n</w:t>
        </w:r>
      </w:ins>
      <w:ins w:id="462" w:author="Daniel Montjoy Pita" w:date="2017-10-09T12:04:00Z">
        <w:r w:rsidR="00256850">
          <w:t>drá</w:t>
        </w:r>
      </w:ins>
      <w:ins w:id="463" w:author="Daniel Montjoy Pita" w:date="2017-10-10T09:19:00Z">
        <w:r w:rsidR="00D70034">
          <w:t xml:space="preserve"> </w:t>
        </w:r>
        <w:r w:rsidR="00D70034" w:rsidRPr="00400A1A">
          <w:rPr>
            <w:color w:val="000000"/>
          </w:rPr>
          <w:t>la cobertura</w:t>
        </w:r>
        <w:r w:rsidR="00D70034">
          <w:rPr>
            <w:color w:val="000000"/>
          </w:rPr>
          <w:t xml:space="preserve"> y</w:t>
        </w:r>
      </w:ins>
      <w:ins w:id="464" w:author="Daniel Montjoy Pita" w:date="2017-10-09T11:54:00Z">
        <w:r w:rsidR="00DD27A5">
          <w:t xml:space="preserve"> un menor precio</w:t>
        </w:r>
      </w:ins>
      <w:ins w:id="465" w:author="Daniel Montjoy Pita" w:date="2017-10-09T12:04:00Z">
        <w:r w:rsidR="00256850">
          <w:t xml:space="preserve"> del aud</w:t>
        </w:r>
      </w:ins>
      <w:ins w:id="466" w:author="Daniel Montjoy Pita" w:date="2017-10-09T12:05:00Z">
        <w:r w:rsidR="00256850">
          <w:t>ífono y los servicios relacionados</w:t>
        </w:r>
      </w:ins>
      <w:ins w:id="467" w:author="Daniel Montjoy Pita" w:date="2017-10-09T11:51:00Z">
        <w:r w:rsidR="00DD27A5">
          <w:t>.</w:t>
        </w:r>
      </w:ins>
      <w:ins w:id="468" w:author="Daniel Montjoy Pita" w:date="2017-10-09T11:55:00Z">
        <w:r w:rsidR="00DD27A5">
          <w:t xml:space="preserve"> Dada la complejidad de las acciones es necesario recurrir a estrategias de cooperación </w:t>
        </w:r>
      </w:ins>
      <w:ins w:id="469" w:author="Daniel Montjoy Pita" w:date="2017-10-10T08:51:00Z">
        <w:r w:rsidR="006447F7">
          <w:t>(</w:t>
        </w:r>
      </w:ins>
      <w:ins w:id="470" w:author="Daniel Montjoy Pita" w:date="2017-10-09T11:55:00Z">
        <w:r w:rsidR="006447F7">
          <w:t xml:space="preserve">David </w:t>
        </w:r>
        <w:r w:rsidR="00DD27A5">
          <w:t>2013)</w:t>
        </w:r>
      </w:ins>
      <w:ins w:id="471" w:author="Daniel Montjoy Pita" w:date="2017-10-09T11:56:00Z">
        <w:r w:rsidR="00DD27A5">
          <w:t xml:space="preserve"> en donde se cree</w:t>
        </w:r>
      </w:ins>
      <w:ins w:id="472" w:author="Daniel Montjoy Pita" w:date="2017-10-10T08:51:00Z">
        <w:r w:rsidR="006447F7">
          <w:t xml:space="preserve"> una</w:t>
        </w:r>
      </w:ins>
      <w:ins w:id="473" w:author="Daniel Montjoy Pita" w:date="2017-10-09T11:56:00Z">
        <w:r w:rsidR="00DD27A5">
          <w:t xml:space="preserve"> alianza entre la Asociación  de Sordos del Perú, Asociación de Personas con discapacidad, </w:t>
        </w:r>
      </w:ins>
      <w:ins w:id="474" w:author="Daniel Montjoy Pita" w:date="2017-10-09T12:03:00Z">
        <w:r w:rsidR="00256850">
          <w:t>Organizaciones no gubernamentales (ONG)</w:t>
        </w:r>
      </w:ins>
      <w:ins w:id="475" w:author="Daniel Montjoy Pita" w:date="2017-10-09T12:06:00Z">
        <w:r w:rsidR="00256850">
          <w:t xml:space="preserve"> como Señales</w:t>
        </w:r>
      </w:ins>
      <w:ins w:id="476" w:author="Daniel Montjoy Pita" w:date="2017-10-09T12:03:00Z">
        <w:r w:rsidR="00256850">
          <w:t xml:space="preserve">, </w:t>
        </w:r>
      </w:ins>
      <w:ins w:id="477" w:author="Daniel Montjoy Pita" w:date="2017-10-09T11:56:00Z">
        <w:r w:rsidR="00DD27A5">
          <w:t>la Sociedad Peruana de Otorrinolaringología,  los principales prod</w:t>
        </w:r>
        <w:r w:rsidR="006447F7">
          <w:t xml:space="preserve">uctores </w:t>
        </w:r>
      </w:ins>
      <w:ins w:id="478" w:author="Daniel Montjoy Pita" w:date="2017-10-10T08:54:00Z">
        <w:r w:rsidR="00B86BD0">
          <w:t>,</w:t>
        </w:r>
      </w:ins>
      <w:ins w:id="479" w:author="Daniel Montjoy Pita" w:date="2017-10-09T11:56:00Z">
        <w:r w:rsidR="006447F7">
          <w:t xml:space="preserve"> </w:t>
        </w:r>
      </w:ins>
      <w:ins w:id="480" w:author="Daniel Montjoy Pita" w:date="2017-10-10T08:54:00Z">
        <w:r w:rsidR="00B86BD0">
          <w:t xml:space="preserve">los </w:t>
        </w:r>
      </w:ins>
      <w:ins w:id="481" w:author="Daniel Montjoy Pita" w:date="2017-10-09T11:56:00Z">
        <w:r w:rsidR="006447F7">
          <w:t>centros audiológicos</w:t>
        </w:r>
      </w:ins>
      <w:ins w:id="482" w:author="Daniel Montjoy Pita" w:date="2017-10-10T08:51:00Z">
        <w:r w:rsidR="006447F7">
          <w:t>,</w:t>
        </w:r>
      </w:ins>
      <w:ins w:id="483" w:author="Daniel Montjoy Pita" w:date="2017-10-09T11:56:00Z">
        <w:r w:rsidR="00DD27A5">
          <w:t xml:space="preserve"> el </w:t>
        </w:r>
        <w:r w:rsidR="006447F7">
          <w:t xml:space="preserve">Consejo </w:t>
        </w:r>
      </w:ins>
      <w:ins w:id="484" w:author="Daniel Montjoy Pita" w:date="2017-10-10T08:51:00Z">
        <w:r w:rsidR="006447F7">
          <w:t>N</w:t>
        </w:r>
      </w:ins>
      <w:ins w:id="485" w:author="Daniel Montjoy Pita" w:date="2017-10-09T11:56:00Z">
        <w:r w:rsidR="006447F7">
          <w:t xml:space="preserve">acional para la </w:t>
        </w:r>
      </w:ins>
      <w:ins w:id="486" w:author="Daniel Montjoy Pita" w:date="2017-10-10T08:51:00Z">
        <w:r w:rsidR="006447F7">
          <w:t>I</w:t>
        </w:r>
      </w:ins>
      <w:ins w:id="487" w:author="Daniel Montjoy Pita" w:date="2017-10-09T11:56:00Z">
        <w:r w:rsidR="006447F7">
          <w:t xml:space="preserve">ntegración de la </w:t>
        </w:r>
      </w:ins>
      <w:ins w:id="488" w:author="Daniel Montjoy Pita" w:date="2017-10-10T08:51:00Z">
        <w:r w:rsidR="006447F7">
          <w:t>P</w:t>
        </w:r>
      </w:ins>
      <w:ins w:id="489" w:author="Daniel Montjoy Pita" w:date="2017-10-09T11:56:00Z">
        <w:r w:rsidR="006447F7">
          <w:t xml:space="preserve">ersona con </w:t>
        </w:r>
      </w:ins>
      <w:ins w:id="490" w:author="Daniel Montjoy Pita" w:date="2017-10-10T08:51:00Z">
        <w:r w:rsidR="006447F7">
          <w:t>D</w:t>
        </w:r>
      </w:ins>
      <w:ins w:id="491" w:author="Daniel Montjoy Pita" w:date="2017-10-09T11:56:00Z">
        <w:r w:rsidR="00DD27A5">
          <w:t>iscapacidad (CONADIS)</w:t>
        </w:r>
      </w:ins>
      <w:ins w:id="492" w:author="Daniel Montjoy Pita" w:date="2017-10-09T12:07:00Z">
        <w:r w:rsidR="000C3ACC">
          <w:t xml:space="preserve"> y el Ministerio de Salud</w:t>
        </w:r>
      </w:ins>
      <w:ins w:id="493" w:author="Daniel Montjoy Pita" w:date="2017-10-09T11:56:00Z">
        <w:r w:rsidR="00DD27A5">
          <w:t xml:space="preserve"> con el fin de </w:t>
        </w:r>
      </w:ins>
      <w:proofErr w:type="spellStart"/>
      <w:ins w:id="494" w:author="Daniel Montjoy Pita" w:date="2017-10-10T08:52:00Z">
        <w:r w:rsidR="00C228AB">
          <w:t>modifcar</w:t>
        </w:r>
      </w:ins>
      <w:proofErr w:type="spellEnd"/>
      <w:ins w:id="495" w:author="Daniel Montjoy Pita" w:date="2017-10-09T11:56:00Z">
        <w:r w:rsidR="00DD27A5">
          <w:t xml:space="preserve"> la Ley N°28024 y su reglamento ante el Congreso de la R</w:t>
        </w:r>
        <w:r w:rsidR="005A7220">
          <w:t>ep</w:t>
        </w:r>
      </w:ins>
      <w:ins w:id="496" w:author="Daniel Montjoy Pita" w:date="2017-10-09T12:02:00Z">
        <w:r w:rsidR="005A7220">
          <w:t>ú</w:t>
        </w:r>
      </w:ins>
      <w:ins w:id="497" w:author="Daniel Montjoy Pita" w:date="2017-10-09T11:56:00Z">
        <w:r w:rsidR="00DD27A5">
          <w:t>blica</w:t>
        </w:r>
      </w:ins>
      <w:ins w:id="498" w:author="Daniel Montjoy Pita" w:date="2017-10-10T08:52:00Z">
        <w:r w:rsidR="00C228AB">
          <w:t xml:space="preserve"> </w:t>
        </w:r>
      </w:ins>
      <w:ins w:id="499" w:author="Daniel Montjoy Pita" w:date="2017-10-10T09:20:00Z">
        <w:r w:rsidR="00D70034">
          <w:t>para la respectiva cobertura</w:t>
        </w:r>
      </w:ins>
      <w:ins w:id="500" w:author="Daniel Montjoy Pita" w:date="2017-10-09T11:56:00Z">
        <w:r w:rsidR="00DD27A5">
          <w:t>.</w:t>
        </w:r>
      </w:ins>
    </w:p>
    <w:p w:rsidR="00497826" w:rsidRPr="00242E3C" w:rsidRDefault="00497826" w:rsidP="00D27C40">
      <w:pPr>
        <w:rPr>
          <w:lang w:eastAsia="en-US"/>
        </w:rPr>
      </w:pPr>
    </w:p>
    <w:p w:rsidR="0010347F" w:rsidRPr="00242E3C" w:rsidRDefault="0010347F" w:rsidP="00582BAE">
      <w:pPr>
        <w:pStyle w:val="Epgrafe"/>
        <w:outlineLvl w:val="0"/>
      </w:pPr>
      <w:bookmarkStart w:id="501" w:name="_Ref475972356"/>
      <w:bookmarkStart w:id="502" w:name="_Toc491614519"/>
      <w:r w:rsidRPr="00242E3C">
        <w:t xml:space="preserve">Tabla </w:t>
      </w:r>
      <w:bookmarkEnd w:id="501"/>
      <w:r w:rsidR="002A4208" w:rsidRPr="00242E3C">
        <w:t>25</w:t>
      </w:r>
      <w:r w:rsidRPr="00242E3C">
        <w:t>. Matriz MPCE</w:t>
      </w:r>
      <w:bookmarkEnd w:id="502"/>
    </w:p>
    <w:tbl>
      <w:tblPr>
        <w:tblW w:w="5000" w:type="pct"/>
        <w:tblLayout w:type="fixed"/>
        <w:tblLook w:val="04A0" w:firstRow="1" w:lastRow="0" w:firstColumn="1" w:lastColumn="0" w:noHBand="0" w:noVBand="1"/>
        <w:tblPrChange w:id="503" w:author="Daniel Montjoy Pita" w:date="2017-10-09T11:58:00Z">
          <w:tblPr>
            <w:tblW w:w="5000" w:type="pct"/>
            <w:tblLayout w:type="fixed"/>
            <w:tblLook w:val="04A0" w:firstRow="1" w:lastRow="0" w:firstColumn="1" w:lastColumn="0" w:noHBand="0" w:noVBand="1"/>
          </w:tblPr>
        </w:tblPrChange>
      </w:tblPr>
      <w:tblGrid>
        <w:gridCol w:w="3229"/>
        <w:gridCol w:w="568"/>
        <w:gridCol w:w="425"/>
        <w:gridCol w:w="713"/>
        <w:gridCol w:w="589"/>
        <w:gridCol w:w="687"/>
        <w:gridCol w:w="582"/>
        <w:gridCol w:w="666"/>
        <w:gridCol w:w="582"/>
        <w:gridCol w:w="678"/>
        <w:tblGridChange w:id="504">
          <w:tblGrid>
            <w:gridCol w:w="2803"/>
            <w:gridCol w:w="707"/>
            <w:gridCol w:w="529"/>
            <w:gridCol w:w="890"/>
            <w:gridCol w:w="589"/>
            <w:gridCol w:w="687"/>
            <w:gridCol w:w="582"/>
            <w:gridCol w:w="666"/>
            <w:gridCol w:w="582"/>
            <w:gridCol w:w="684"/>
          </w:tblGrid>
        </w:tblGridChange>
      </w:tblGrid>
      <w:tr w:rsidR="00031566" w:rsidRPr="00242E3C" w:rsidTr="00031566">
        <w:trPr>
          <w:cantSplit/>
          <w:trHeight w:val="206"/>
          <w:trPrChange w:id="505" w:author="Daniel Montjoy Pita" w:date="2017-10-09T11:58:00Z">
            <w:trPr>
              <w:cantSplit/>
              <w:trHeight w:val="206"/>
            </w:trPr>
          </w:trPrChange>
        </w:trPr>
        <w:tc>
          <w:tcPr>
            <w:tcW w:w="1851" w:type="pct"/>
            <w:tcBorders>
              <w:top w:val="single" w:sz="4" w:space="0" w:color="auto"/>
              <w:left w:val="single" w:sz="4" w:space="0" w:color="auto"/>
              <w:bottom w:val="nil"/>
              <w:right w:val="single" w:sz="4" w:space="0" w:color="auto"/>
            </w:tcBorders>
            <w:shd w:val="clear" w:color="000000" w:fill="E2EFDA"/>
            <w:vAlign w:val="center"/>
            <w:hideMark/>
            <w:tcPrChange w:id="506" w:author="Daniel Montjoy Pita" w:date="2017-10-09T11:58:00Z">
              <w:tcPr>
                <w:tcW w:w="1607" w:type="pct"/>
                <w:tcBorders>
                  <w:top w:val="single" w:sz="4" w:space="0" w:color="auto"/>
                  <w:left w:val="single" w:sz="4" w:space="0" w:color="auto"/>
                  <w:bottom w:val="nil"/>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Factores claves</w:t>
            </w:r>
          </w:p>
        </w:tc>
        <w:tc>
          <w:tcPr>
            <w:tcW w:w="325" w:type="pct"/>
            <w:tcBorders>
              <w:top w:val="single" w:sz="4" w:space="0" w:color="auto"/>
              <w:left w:val="nil"/>
              <w:bottom w:val="single" w:sz="4" w:space="0" w:color="auto"/>
              <w:right w:val="single" w:sz="4" w:space="0" w:color="auto"/>
            </w:tcBorders>
            <w:shd w:val="clear" w:color="000000" w:fill="E2EFDA"/>
            <w:noWrap/>
            <w:vAlign w:val="center"/>
            <w:hideMark/>
            <w:tcPrChange w:id="507" w:author="Daniel Montjoy Pita" w:date="2017-10-09T11:58:00Z">
              <w:tcPr>
                <w:tcW w:w="405" w:type="pct"/>
                <w:tcBorders>
                  <w:top w:val="single" w:sz="4" w:space="0" w:color="auto"/>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p>
        </w:tc>
        <w:tc>
          <w:tcPr>
            <w:tcW w:w="653" w:type="pct"/>
            <w:gridSpan w:val="2"/>
            <w:tcBorders>
              <w:top w:val="single" w:sz="4" w:space="0" w:color="auto"/>
              <w:left w:val="nil"/>
              <w:bottom w:val="single" w:sz="4" w:space="0" w:color="auto"/>
              <w:right w:val="single" w:sz="4" w:space="0" w:color="auto"/>
            </w:tcBorders>
            <w:shd w:val="clear" w:color="000000" w:fill="E2EFDA"/>
            <w:vAlign w:val="center"/>
            <w:hideMark/>
            <w:tcPrChange w:id="508" w:author="Daniel Montjoy Pita" w:date="2017-10-09T11:58:00Z">
              <w:tcPr>
                <w:tcW w:w="813"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Penetración </w:t>
            </w:r>
            <w:r w:rsidRPr="00242E3C">
              <w:rPr>
                <w:b/>
                <w:bCs/>
                <w:sz w:val="14"/>
                <w:szCs w:val="16"/>
                <w:lang w:val="en-US" w:eastAsia="zh-CN"/>
              </w:rPr>
              <w:br/>
              <w:t>de mercado</w:t>
            </w:r>
          </w:p>
        </w:tc>
        <w:tc>
          <w:tcPr>
            <w:tcW w:w="732" w:type="pct"/>
            <w:gridSpan w:val="2"/>
            <w:tcBorders>
              <w:top w:val="single" w:sz="4" w:space="0" w:color="auto"/>
              <w:left w:val="nil"/>
              <w:bottom w:val="single" w:sz="4" w:space="0" w:color="auto"/>
              <w:right w:val="single" w:sz="4" w:space="0" w:color="auto"/>
            </w:tcBorders>
            <w:shd w:val="clear" w:color="000000" w:fill="E2EFDA"/>
            <w:vAlign w:val="center"/>
            <w:hideMark/>
            <w:tcPrChange w:id="509" w:author="Daniel Montjoy Pita" w:date="2017-10-09T11:58:00Z">
              <w:tcPr>
                <w:tcW w:w="732"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mercado</w:t>
            </w:r>
          </w:p>
        </w:tc>
        <w:tc>
          <w:tcPr>
            <w:tcW w:w="716" w:type="pct"/>
            <w:gridSpan w:val="2"/>
            <w:tcBorders>
              <w:top w:val="single" w:sz="4" w:space="0" w:color="auto"/>
              <w:left w:val="nil"/>
              <w:bottom w:val="single" w:sz="4" w:space="0" w:color="auto"/>
              <w:right w:val="single" w:sz="4" w:space="0" w:color="auto"/>
            </w:tcBorders>
            <w:shd w:val="clear" w:color="000000" w:fill="E2EFDA"/>
            <w:vAlign w:val="center"/>
            <w:hideMark/>
            <w:tcPrChange w:id="510" w:author="Daniel Montjoy Pita" w:date="2017-10-09T11:58:00Z">
              <w:tcPr>
                <w:tcW w:w="716"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producto</w:t>
            </w:r>
          </w:p>
        </w:tc>
        <w:tc>
          <w:tcPr>
            <w:tcW w:w="724" w:type="pct"/>
            <w:gridSpan w:val="2"/>
            <w:tcBorders>
              <w:top w:val="single" w:sz="4" w:space="0" w:color="auto"/>
              <w:left w:val="nil"/>
              <w:bottom w:val="single" w:sz="4" w:space="0" w:color="auto"/>
              <w:right w:val="single" w:sz="4" w:space="0" w:color="auto"/>
            </w:tcBorders>
            <w:shd w:val="clear" w:color="000000" w:fill="E2EFDA"/>
            <w:vAlign w:val="center"/>
            <w:hideMark/>
            <w:tcPrChange w:id="511" w:author="Daniel Montjoy Pita" w:date="2017-10-09T11:58:00Z">
              <w:tcPr>
                <w:tcW w:w="726"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Integración </w:t>
            </w:r>
            <w:r w:rsidRPr="00242E3C">
              <w:rPr>
                <w:b/>
                <w:bCs/>
                <w:sz w:val="14"/>
                <w:szCs w:val="16"/>
                <w:lang w:val="en-US" w:eastAsia="zh-CN"/>
              </w:rPr>
              <w:br/>
              <w:t>horizontal</w:t>
            </w:r>
          </w:p>
        </w:tc>
      </w:tr>
      <w:tr w:rsidR="00031566" w:rsidRPr="00242E3C" w:rsidTr="00031566">
        <w:trPr>
          <w:cantSplit/>
          <w:trHeight w:val="450"/>
          <w:trPrChange w:id="512" w:author="Daniel Montjoy Pita" w:date="2017-10-09T11:58:00Z">
            <w:trPr>
              <w:cantSplit/>
              <w:trHeight w:val="450"/>
            </w:trPr>
          </w:trPrChange>
        </w:trPr>
        <w:tc>
          <w:tcPr>
            <w:tcW w:w="1851" w:type="pct"/>
            <w:tcBorders>
              <w:top w:val="single" w:sz="4" w:space="0" w:color="auto"/>
              <w:left w:val="single" w:sz="4" w:space="0" w:color="auto"/>
              <w:bottom w:val="single" w:sz="4" w:space="0" w:color="auto"/>
              <w:right w:val="nil"/>
            </w:tcBorders>
            <w:shd w:val="clear" w:color="000000" w:fill="E2EFDA"/>
            <w:vAlign w:val="center"/>
            <w:hideMark/>
            <w:tcPrChange w:id="513" w:author="Daniel Montjoy Pita" w:date="2017-10-09T11:58:00Z">
              <w:tcPr>
                <w:tcW w:w="1607" w:type="pct"/>
                <w:tcBorders>
                  <w:top w:val="single" w:sz="4" w:space="0" w:color="auto"/>
                  <w:left w:val="single" w:sz="4" w:space="0" w:color="auto"/>
                  <w:bottom w:val="single" w:sz="4" w:space="0" w:color="auto"/>
                  <w:right w:val="nil"/>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proofErr w:type="spellStart"/>
            <w:r w:rsidRPr="00242E3C">
              <w:rPr>
                <w:b/>
                <w:bCs/>
                <w:sz w:val="14"/>
                <w:szCs w:val="16"/>
                <w:lang w:val="en-US" w:eastAsia="zh-CN"/>
              </w:rPr>
              <w:t>Fortalezas</w:t>
            </w:r>
            <w:proofErr w:type="spellEnd"/>
          </w:p>
        </w:tc>
        <w:tc>
          <w:tcPr>
            <w:tcW w:w="325" w:type="pct"/>
            <w:tcBorders>
              <w:top w:val="nil"/>
              <w:left w:val="single" w:sz="4" w:space="0" w:color="auto"/>
              <w:bottom w:val="single" w:sz="4" w:space="0" w:color="auto"/>
              <w:right w:val="nil"/>
            </w:tcBorders>
            <w:shd w:val="clear" w:color="000000" w:fill="E2EFDA"/>
            <w:noWrap/>
            <w:vAlign w:val="center"/>
            <w:hideMark/>
            <w:tcPrChange w:id="514" w:author="Daniel Montjoy Pita" w:date="2017-10-09T11:58:00Z">
              <w:tcPr>
                <w:tcW w:w="405" w:type="pct"/>
                <w:tcBorders>
                  <w:top w:val="nil"/>
                  <w:left w:val="single" w:sz="4" w:space="0" w:color="auto"/>
                  <w:bottom w:val="single" w:sz="4" w:space="0" w:color="auto"/>
                  <w:right w:val="nil"/>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del w:id="515" w:author="Daniel Montjoy Pita" w:date="2017-10-09T12:05:00Z">
              <w:r w:rsidRPr="00242E3C" w:rsidDel="00256850">
                <w:rPr>
                  <w:b/>
                  <w:bCs/>
                  <w:sz w:val="14"/>
                  <w:szCs w:val="16"/>
                  <w:lang w:val="en-US" w:eastAsia="zh-CN"/>
                </w:rPr>
                <w:delText>Ponderación</w:delText>
              </w:r>
            </w:del>
            <w:ins w:id="516" w:author="Daniel Montjoy Pita" w:date="2017-10-09T12:05:00Z">
              <w:r w:rsidR="00256850">
                <w:rPr>
                  <w:b/>
                  <w:bCs/>
                  <w:sz w:val="14"/>
                  <w:szCs w:val="16"/>
                  <w:lang w:val="en-US" w:eastAsia="zh-CN"/>
                </w:rPr>
                <w:t>Pond.</w:t>
              </w:r>
            </w:ins>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17" w:author="Daniel Montjoy Pita" w:date="2017-10-09T11:58: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409" w:type="pct"/>
            <w:tcBorders>
              <w:top w:val="nil"/>
              <w:left w:val="nil"/>
              <w:bottom w:val="single" w:sz="4" w:space="0" w:color="auto"/>
              <w:right w:val="single" w:sz="4" w:space="0" w:color="auto"/>
            </w:tcBorders>
            <w:shd w:val="clear" w:color="000000" w:fill="E2EFDA"/>
            <w:noWrap/>
            <w:vAlign w:val="center"/>
            <w:hideMark/>
            <w:tcPrChange w:id="518" w:author="Daniel Montjoy Pita" w:date="2017-10-09T11:58:00Z">
              <w:tcPr>
                <w:tcW w:w="510"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8" w:type="pct"/>
            <w:tcBorders>
              <w:top w:val="nil"/>
              <w:left w:val="nil"/>
              <w:bottom w:val="single" w:sz="4" w:space="0" w:color="auto"/>
              <w:right w:val="single" w:sz="4" w:space="0" w:color="auto"/>
            </w:tcBorders>
            <w:shd w:val="clear" w:color="000000" w:fill="E2EFDA"/>
            <w:noWrap/>
            <w:vAlign w:val="center"/>
            <w:hideMark/>
            <w:tcPrChange w:id="519" w:author="Daniel Montjoy Pita" w:date="2017-10-09T11:58: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94" w:type="pct"/>
            <w:tcBorders>
              <w:top w:val="nil"/>
              <w:left w:val="nil"/>
              <w:bottom w:val="single" w:sz="4" w:space="0" w:color="auto"/>
              <w:right w:val="single" w:sz="4" w:space="0" w:color="auto"/>
            </w:tcBorders>
            <w:shd w:val="clear" w:color="000000" w:fill="E2EFDA"/>
            <w:noWrap/>
            <w:vAlign w:val="center"/>
            <w:hideMark/>
            <w:tcPrChange w:id="520" w:author="Daniel Montjoy Pita" w:date="2017-10-09T11:58:00Z">
              <w:tcPr>
                <w:tcW w:w="39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4" w:type="pct"/>
            <w:tcBorders>
              <w:top w:val="nil"/>
              <w:left w:val="nil"/>
              <w:bottom w:val="single" w:sz="4" w:space="0" w:color="auto"/>
              <w:right w:val="single" w:sz="4" w:space="0" w:color="auto"/>
            </w:tcBorders>
            <w:shd w:val="clear" w:color="000000" w:fill="E2EFDA"/>
            <w:noWrap/>
            <w:vAlign w:val="center"/>
            <w:hideMark/>
            <w:tcPrChange w:id="521"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82" w:type="pct"/>
            <w:tcBorders>
              <w:top w:val="nil"/>
              <w:left w:val="nil"/>
              <w:bottom w:val="single" w:sz="4" w:space="0" w:color="auto"/>
              <w:right w:val="single" w:sz="4" w:space="0" w:color="auto"/>
            </w:tcBorders>
            <w:shd w:val="clear" w:color="000000" w:fill="E2EFDA"/>
            <w:noWrap/>
            <w:vAlign w:val="center"/>
            <w:hideMark/>
            <w:tcPrChange w:id="522" w:author="Daniel Montjoy Pita" w:date="2017-10-09T11:58:00Z">
              <w:tcPr>
                <w:tcW w:w="382"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4" w:type="pct"/>
            <w:tcBorders>
              <w:top w:val="nil"/>
              <w:left w:val="nil"/>
              <w:bottom w:val="single" w:sz="4" w:space="0" w:color="auto"/>
              <w:right w:val="single" w:sz="4" w:space="0" w:color="auto"/>
            </w:tcBorders>
            <w:shd w:val="clear" w:color="000000" w:fill="E2EFDA"/>
            <w:noWrap/>
            <w:vAlign w:val="center"/>
            <w:hideMark/>
            <w:tcPrChange w:id="523"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90" w:type="pct"/>
            <w:tcBorders>
              <w:top w:val="nil"/>
              <w:left w:val="nil"/>
              <w:bottom w:val="single" w:sz="4" w:space="0" w:color="auto"/>
              <w:right w:val="single" w:sz="4" w:space="0" w:color="auto"/>
            </w:tcBorders>
            <w:shd w:val="clear" w:color="000000" w:fill="E2EFDA"/>
            <w:noWrap/>
            <w:vAlign w:val="center"/>
            <w:hideMark/>
            <w:tcPrChange w:id="524" w:author="Daniel Montjoy Pita" w:date="2017-10-09T11:58:00Z">
              <w:tcPr>
                <w:tcW w:w="392"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r>
      <w:tr w:rsidR="00031566" w:rsidRPr="00242E3C" w:rsidTr="00256850">
        <w:trPr>
          <w:cantSplit/>
          <w:trHeight w:val="619"/>
          <w:trPrChange w:id="525" w:author="Daniel Montjoy Pita" w:date="2017-10-09T12:05:00Z">
            <w:trPr>
              <w:cantSplit/>
              <w:trHeight w:val="96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26" w:author="Daniel Montjoy Pita" w:date="2017-10-09T12:05: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Relaciones sólidas, trato preferencial y tarifas diferenciadas (flete) con proveedores de servicio logístico a nivel global (UPS y Fedex) debido a negociaciones realizadas por la matriz.</w:t>
            </w:r>
          </w:p>
        </w:tc>
        <w:tc>
          <w:tcPr>
            <w:tcW w:w="325" w:type="pct"/>
            <w:tcBorders>
              <w:top w:val="nil"/>
              <w:left w:val="nil"/>
              <w:bottom w:val="single" w:sz="4" w:space="0" w:color="auto"/>
              <w:right w:val="nil"/>
            </w:tcBorders>
            <w:shd w:val="clear" w:color="auto" w:fill="auto"/>
            <w:noWrap/>
            <w:vAlign w:val="center"/>
            <w:hideMark/>
            <w:tcPrChange w:id="527" w:author="Daniel Montjoy Pita" w:date="2017-10-09T12:05: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28" w:author="Daniel Montjoy Pita" w:date="2017-10-09T12:05: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29" w:author="Daniel Montjoy Pita" w:date="2017-10-09T12:05: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8" w:type="pct"/>
            <w:tcBorders>
              <w:top w:val="nil"/>
              <w:left w:val="nil"/>
              <w:bottom w:val="single" w:sz="4" w:space="0" w:color="auto"/>
              <w:right w:val="single" w:sz="4" w:space="0" w:color="auto"/>
            </w:tcBorders>
            <w:shd w:val="clear" w:color="000000" w:fill="E2EFDA"/>
            <w:noWrap/>
            <w:vAlign w:val="center"/>
            <w:hideMark/>
            <w:tcPrChange w:id="530" w:author="Daniel Montjoy Pita" w:date="2017-10-09T12:05: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4" w:type="pct"/>
            <w:tcBorders>
              <w:top w:val="nil"/>
              <w:left w:val="nil"/>
              <w:bottom w:val="single" w:sz="4" w:space="0" w:color="auto"/>
              <w:right w:val="single" w:sz="4" w:space="0" w:color="auto"/>
            </w:tcBorders>
            <w:shd w:val="clear" w:color="auto" w:fill="auto"/>
            <w:noWrap/>
            <w:vAlign w:val="center"/>
            <w:hideMark/>
            <w:tcPrChange w:id="531" w:author="Daniel Montjoy Pita" w:date="2017-10-09T12:05: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334" w:type="pct"/>
            <w:tcBorders>
              <w:top w:val="nil"/>
              <w:left w:val="nil"/>
              <w:bottom w:val="single" w:sz="4" w:space="0" w:color="auto"/>
              <w:right w:val="single" w:sz="4" w:space="0" w:color="auto"/>
            </w:tcBorders>
            <w:shd w:val="clear" w:color="000000" w:fill="E2EFDA"/>
            <w:noWrap/>
            <w:vAlign w:val="center"/>
            <w:hideMark/>
            <w:tcPrChange w:id="532"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33" w:author="Daniel Montjoy Pita" w:date="2017-10-09T12:05: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534"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0" w:type="pct"/>
            <w:tcBorders>
              <w:top w:val="nil"/>
              <w:left w:val="nil"/>
              <w:bottom w:val="single" w:sz="4" w:space="0" w:color="auto"/>
              <w:right w:val="single" w:sz="4" w:space="0" w:color="auto"/>
            </w:tcBorders>
            <w:shd w:val="clear" w:color="auto" w:fill="auto"/>
            <w:noWrap/>
            <w:vAlign w:val="center"/>
            <w:hideMark/>
            <w:tcPrChange w:id="535" w:author="Daniel Montjoy Pita" w:date="2017-10-09T12:05: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r>
      <w:tr w:rsidR="00031566" w:rsidRPr="00242E3C" w:rsidTr="00031566">
        <w:trPr>
          <w:cantSplit/>
          <w:trHeight w:val="427"/>
          <w:trPrChange w:id="536"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37"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1075BB">
            <w:pPr>
              <w:pStyle w:val="Letratabla"/>
              <w:spacing w:line="240" w:lineRule="auto"/>
              <w:rPr>
                <w:sz w:val="14"/>
                <w:szCs w:val="16"/>
                <w:lang w:eastAsia="zh-CN"/>
              </w:rPr>
            </w:pPr>
            <w:r w:rsidRPr="00242E3C">
              <w:rPr>
                <w:sz w:val="14"/>
                <w:szCs w:val="16"/>
                <w:lang w:eastAsia="zh-CN"/>
              </w:rPr>
              <w:t>Gestión de aseguramiento y control de calidad de audífonos y componentes</w:t>
            </w:r>
            <w:r w:rsidR="001075BB">
              <w:rPr>
                <w:sz w:val="14"/>
                <w:szCs w:val="16"/>
                <w:lang w:eastAsia="zh-CN"/>
              </w:rPr>
              <w:t>.</w:t>
            </w:r>
          </w:p>
        </w:tc>
        <w:tc>
          <w:tcPr>
            <w:tcW w:w="325" w:type="pct"/>
            <w:tcBorders>
              <w:top w:val="nil"/>
              <w:left w:val="nil"/>
              <w:bottom w:val="single" w:sz="4" w:space="0" w:color="auto"/>
              <w:right w:val="nil"/>
            </w:tcBorders>
            <w:shd w:val="clear" w:color="auto" w:fill="auto"/>
            <w:noWrap/>
            <w:vAlign w:val="center"/>
            <w:hideMark/>
            <w:tcPrChange w:id="538"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39"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40"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541"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542"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334" w:type="pct"/>
            <w:tcBorders>
              <w:top w:val="nil"/>
              <w:left w:val="nil"/>
              <w:bottom w:val="single" w:sz="4" w:space="0" w:color="auto"/>
              <w:right w:val="single" w:sz="4" w:space="0" w:color="auto"/>
            </w:tcBorders>
            <w:shd w:val="clear" w:color="000000" w:fill="E2EFDA"/>
            <w:noWrap/>
            <w:vAlign w:val="center"/>
            <w:hideMark/>
            <w:tcPrChange w:id="543"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44"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334" w:type="pct"/>
            <w:tcBorders>
              <w:top w:val="nil"/>
              <w:left w:val="nil"/>
              <w:bottom w:val="single" w:sz="4" w:space="0" w:color="auto"/>
              <w:right w:val="single" w:sz="4" w:space="0" w:color="auto"/>
            </w:tcBorders>
            <w:shd w:val="clear" w:color="000000" w:fill="E2EFDA"/>
            <w:noWrap/>
            <w:vAlign w:val="center"/>
            <w:hideMark/>
            <w:tcPrChange w:id="545"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46"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031566" w:rsidRPr="00242E3C" w:rsidTr="00031566">
        <w:trPr>
          <w:cantSplit/>
          <w:trHeight w:val="263"/>
          <w:trPrChange w:id="547" w:author="Daniel Montjoy Pita" w:date="2017-10-09T11:59: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48"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Soporte de profesionales de audiología a cargo de la venta y posventa de productos a clientes.</w:t>
            </w:r>
          </w:p>
        </w:tc>
        <w:tc>
          <w:tcPr>
            <w:tcW w:w="325" w:type="pct"/>
            <w:tcBorders>
              <w:top w:val="nil"/>
              <w:left w:val="nil"/>
              <w:bottom w:val="single" w:sz="4" w:space="0" w:color="auto"/>
              <w:right w:val="nil"/>
            </w:tcBorders>
            <w:shd w:val="clear" w:color="auto" w:fill="auto"/>
            <w:noWrap/>
            <w:vAlign w:val="center"/>
            <w:hideMark/>
            <w:tcPrChange w:id="549"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50"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551"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8" w:type="pct"/>
            <w:tcBorders>
              <w:top w:val="nil"/>
              <w:left w:val="nil"/>
              <w:bottom w:val="single" w:sz="4" w:space="0" w:color="auto"/>
              <w:right w:val="single" w:sz="4" w:space="0" w:color="auto"/>
            </w:tcBorders>
            <w:shd w:val="clear" w:color="000000" w:fill="E2EFDA"/>
            <w:noWrap/>
            <w:vAlign w:val="center"/>
            <w:hideMark/>
            <w:tcPrChange w:id="552"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94" w:type="pct"/>
            <w:tcBorders>
              <w:top w:val="nil"/>
              <w:left w:val="nil"/>
              <w:bottom w:val="single" w:sz="4" w:space="0" w:color="auto"/>
              <w:right w:val="single" w:sz="4" w:space="0" w:color="auto"/>
            </w:tcBorders>
            <w:shd w:val="clear" w:color="auto" w:fill="auto"/>
            <w:noWrap/>
            <w:vAlign w:val="center"/>
            <w:hideMark/>
            <w:tcPrChange w:id="553"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4" w:type="pct"/>
            <w:tcBorders>
              <w:top w:val="nil"/>
              <w:left w:val="nil"/>
              <w:bottom w:val="single" w:sz="4" w:space="0" w:color="auto"/>
              <w:right w:val="single" w:sz="4" w:space="0" w:color="auto"/>
            </w:tcBorders>
            <w:shd w:val="clear" w:color="000000" w:fill="E2EFDA"/>
            <w:noWrap/>
            <w:vAlign w:val="center"/>
            <w:hideMark/>
            <w:tcPrChange w:id="554"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55"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556"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57"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031566" w:rsidRPr="00242E3C" w:rsidTr="00031566">
        <w:trPr>
          <w:cantSplit/>
          <w:trHeight w:val="627"/>
          <w:trPrChange w:id="558"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59"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Reconocimiento de la marca Tecnología Auditiva Americana (27 años en el mercado) y posicionamiento de calidad superior.</w:t>
            </w:r>
          </w:p>
        </w:tc>
        <w:tc>
          <w:tcPr>
            <w:tcW w:w="325" w:type="pct"/>
            <w:tcBorders>
              <w:top w:val="nil"/>
              <w:left w:val="nil"/>
              <w:bottom w:val="single" w:sz="4" w:space="0" w:color="auto"/>
              <w:right w:val="nil"/>
            </w:tcBorders>
            <w:shd w:val="clear" w:color="000000" w:fill="FFFFFF"/>
            <w:noWrap/>
            <w:vAlign w:val="center"/>
            <w:hideMark/>
            <w:tcPrChange w:id="560" w:author="Daniel Montjoy Pita" w:date="2017-10-09T11:59:00Z">
              <w:tcPr>
                <w:tcW w:w="405" w:type="pct"/>
                <w:tcBorders>
                  <w:top w:val="nil"/>
                  <w:left w:val="nil"/>
                  <w:bottom w:val="single" w:sz="4" w:space="0" w:color="auto"/>
                  <w:right w:val="nil"/>
                </w:tcBorders>
                <w:shd w:val="clear" w:color="000000" w:fill="FFFFFF"/>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61"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62"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563"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564"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334" w:type="pct"/>
            <w:tcBorders>
              <w:top w:val="nil"/>
              <w:left w:val="nil"/>
              <w:bottom w:val="single" w:sz="4" w:space="0" w:color="auto"/>
              <w:right w:val="single" w:sz="4" w:space="0" w:color="auto"/>
            </w:tcBorders>
            <w:shd w:val="clear" w:color="000000" w:fill="E2EFDA"/>
            <w:noWrap/>
            <w:vAlign w:val="center"/>
            <w:hideMark/>
            <w:tcPrChange w:id="565"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66"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334" w:type="pct"/>
            <w:tcBorders>
              <w:top w:val="nil"/>
              <w:left w:val="nil"/>
              <w:bottom w:val="single" w:sz="4" w:space="0" w:color="auto"/>
              <w:right w:val="single" w:sz="4" w:space="0" w:color="auto"/>
            </w:tcBorders>
            <w:shd w:val="clear" w:color="000000" w:fill="E2EFDA"/>
            <w:noWrap/>
            <w:vAlign w:val="center"/>
            <w:hideMark/>
            <w:tcPrChange w:id="567"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68"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031566" w:rsidRPr="00242E3C" w:rsidTr="00031566">
        <w:trPr>
          <w:cantSplit/>
          <w:trHeight w:val="565"/>
          <w:trPrChange w:id="569"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70"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val="en-US" w:eastAsia="zh-CN"/>
              </w:rPr>
            </w:pPr>
            <w:r w:rsidRPr="00242E3C">
              <w:rPr>
                <w:sz w:val="14"/>
                <w:szCs w:val="16"/>
                <w:lang w:eastAsia="zh-CN"/>
              </w:rPr>
              <w:t xml:space="preserve">Locales con infraestructura adecuada para la atención personalizada y especializada de clientes. </w:t>
            </w:r>
            <w:r w:rsidRPr="00242E3C">
              <w:rPr>
                <w:sz w:val="14"/>
                <w:szCs w:val="16"/>
                <w:lang w:val="en-US" w:eastAsia="zh-CN"/>
              </w:rPr>
              <w:t>Ademas de cumplimiento de normativas</w:t>
            </w:r>
          </w:p>
        </w:tc>
        <w:tc>
          <w:tcPr>
            <w:tcW w:w="325" w:type="pct"/>
            <w:tcBorders>
              <w:top w:val="nil"/>
              <w:left w:val="nil"/>
              <w:bottom w:val="single" w:sz="4" w:space="0" w:color="auto"/>
              <w:right w:val="nil"/>
            </w:tcBorders>
            <w:shd w:val="clear" w:color="auto" w:fill="auto"/>
            <w:noWrap/>
            <w:vAlign w:val="center"/>
            <w:hideMark/>
            <w:tcPrChange w:id="571"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72"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73"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338" w:type="pct"/>
            <w:tcBorders>
              <w:top w:val="nil"/>
              <w:left w:val="nil"/>
              <w:bottom w:val="single" w:sz="4" w:space="0" w:color="auto"/>
              <w:right w:val="single" w:sz="4" w:space="0" w:color="auto"/>
            </w:tcBorders>
            <w:shd w:val="clear" w:color="000000" w:fill="E2EFDA"/>
            <w:noWrap/>
            <w:vAlign w:val="center"/>
            <w:hideMark/>
            <w:tcPrChange w:id="574"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575"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4" w:type="pct"/>
            <w:tcBorders>
              <w:top w:val="nil"/>
              <w:left w:val="nil"/>
              <w:bottom w:val="single" w:sz="4" w:space="0" w:color="auto"/>
              <w:right w:val="single" w:sz="4" w:space="0" w:color="auto"/>
            </w:tcBorders>
            <w:shd w:val="clear" w:color="000000" w:fill="E2EFDA"/>
            <w:noWrap/>
            <w:vAlign w:val="center"/>
            <w:hideMark/>
            <w:tcPrChange w:id="576"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77"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334" w:type="pct"/>
            <w:tcBorders>
              <w:top w:val="nil"/>
              <w:left w:val="nil"/>
              <w:bottom w:val="single" w:sz="4" w:space="0" w:color="auto"/>
              <w:right w:val="single" w:sz="4" w:space="0" w:color="auto"/>
            </w:tcBorders>
            <w:shd w:val="clear" w:color="000000" w:fill="E2EFDA"/>
            <w:noWrap/>
            <w:vAlign w:val="center"/>
            <w:hideMark/>
            <w:tcPrChange w:id="578"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79"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031566" w:rsidRPr="00242E3C" w:rsidTr="00031566">
        <w:trPr>
          <w:cantSplit/>
          <w:trHeight w:val="689"/>
          <w:trPrChange w:id="580" w:author="Daniel Montjoy Pita" w:date="2017-10-09T11:59:00Z">
            <w:trPr>
              <w:cantSplit/>
              <w:trHeight w:val="96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81"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 xml:space="preserve">Precios de transferencia con </w:t>
            </w:r>
            <w:r w:rsidRPr="00242E3C">
              <w:rPr>
                <w:i/>
                <w:iCs/>
                <w:sz w:val="14"/>
                <w:szCs w:val="16"/>
                <w:lang w:eastAsia="zh-CN"/>
              </w:rPr>
              <w:t xml:space="preserve">Mark Up </w:t>
            </w:r>
            <w:r w:rsidRPr="00242E3C">
              <w:rPr>
                <w:sz w:val="14"/>
                <w:szCs w:val="16"/>
                <w:lang w:eastAsia="zh-CN"/>
              </w:rPr>
              <w:t>reducido en audífonos y accesorios. Atención inmediata en órdenes de producción y programación bisemanal de despachos.</w:t>
            </w:r>
          </w:p>
        </w:tc>
        <w:tc>
          <w:tcPr>
            <w:tcW w:w="325" w:type="pct"/>
            <w:tcBorders>
              <w:top w:val="nil"/>
              <w:left w:val="nil"/>
              <w:bottom w:val="single" w:sz="4" w:space="0" w:color="auto"/>
              <w:right w:val="nil"/>
            </w:tcBorders>
            <w:shd w:val="clear" w:color="auto" w:fill="auto"/>
            <w:noWrap/>
            <w:vAlign w:val="center"/>
            <w:hideMark/>
            <w:tcPrChange w:id="582"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83"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84"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8" w:type="pct"/>
            <w:tcBorders>
              <w:top w:val="nil"/>
              <w:left w:val="nil"/>
              <w:bottom w:val="single" w:sz="4" w:space="0" w:color="auto"/>
              <w:right w:val="single" w:sz="4" w:space="0" w:color="auto"/>
            </w:tcBorders>
            <w:shd w:val="clear" w:color="000000" w:fill="E2EFDA"/>
            <w:noWrap/>
            <w:vAlign w:val="center"/>
            <w:hideMark/>
            <w:tcPrChange w:id="585"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586"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4" w:type="pct"/>
            <w:tcBorders>
              <w:top w:val="nil"/>
              <w:left w:val="nil"/>
              <w:bottom w:val="single" w:sz="4" w:space="0" w:color="auto"/>
              <w:right w:val="single" w:sz="4" w:space="0" w:color="auto"/>
            </w:tcBorders>
            <w:shd w:val="clear" w:color="000000" w:fill="E2EFDA"/>
            <w:noWrap/>
            <w:vAlign w:val="center"/>
            <w:hideMark/>
            <w:tcPrChange w:id="587"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88"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589"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90"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031566" w:rsidRPr="00242E3C" w:rsidTr="00256850">
        <w:trPr>
          <w:cantSplit/>
          <w:trHeight w:val="255"/>
          <w:trPrChange w:id="591" w:author="Daniel Montjoy Pita" w:date="2017-10-09T12:05: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92" w:author="Daniel Montjoy Pita" w:date="2017-10-09T12:05: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8E262B">
            <w:pPr>
              <w:pStyle w:val="Letratabla"/>
              <w:spacing w:line="240" w:lineRule="auto"/>
              <w:rPr>
                <w:sz w:val="14"/>
                <w:szCs w:val="16"/>
                <w:lang w:eastAsia="zh-CN"/>
              </w:rPr>
            </w:pPr>
            <w:r w:rsidRPr="00242E3C">
              <w:rPr>
                <w:sz w:val="14"/>
                <w:szCs w:val="16"/>
                <w:lang w:eastAsia="zh-CN"/>
              </w:rPr>
              <w:t xml:space="preserve">Políticas de </w:t>
            </w:r>
            <w:r w:rsidR="00F65FBB" w:rsidRPr="00242E3C">
              <w:rPr>
                <w:sz w:val="14"/>
                <w:szCs w:val="16"/>
                <w:lang w:eastAsia="zh-CN"/>
              </w:rPr>
              <w:t>transmisión</w:t>
            </w:r>
            <w:r w:rsidR="00AA2D43">
              <w:rPr>
                <w:sz w:val="14"/>
                <w:szCs w:val="16"/>
                <w:lang w:eastAsia="zh-CN"/>
              </w:rPr>
              <w:t xml:space="preserve"> de cultura y valores.</w:t>
            </w:r>
          </w:p>
        </w:tc>
        <w:tc>
          <w:tcPr>
            <w:tcW w:w="325" w:type="pct"/>
            <w:tcBorders>
              <w:top w:val="nil"/>
              <w:left w:val="nil"/>
              <w:bottom w:val="single" w:sz="4" w:space="0" w:color="auto"/>
              <w:right w:val="nil"/>
            </w:tcBorders>
            <w:shd w:val="clear" w:color="auto" w:fill="auto"/>
            <w:noWrap/>
            <w:vAlign w:val="center"/>
            <w:hideMark/>
            <w:tcPrChange w:id="593" w:author="Daniel Montjoy Pita" w:date="2017-10-09T12:05: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94" w:author="Daniel Montjoy Pita" w:date="2017-10-09T12:05: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595" w:author="Daniel Montjoy Pita" w:date="2017-10-09T12:05: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596" w:author="Daniel Montjoy Pita" w:date="2017-10-09T12:05: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94" w:type="pct"/>
            <w:tcBorders>
              <w:top w:val="nil"/>
              <w:left w:val="nil"/>
              <w:bottom w:val="single" w:sz="4" w:space="0" w:color="auto"/>
              <w:right w:val="single" w:sz="4" w:space="0" w:color="auto"/>
            </w:tcBorders>
            <w:shd w:val="clear" w:color="auto" w:fill="auto"/>
            <w:noWrap/>
            <w:vAlign w:val="center"/>
            <w:hideMark/>
            <w:tcPrChange w:id="597" w:author="Daniel Montjoy Pita" w:date="2017-10-09T12:05: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334" w:type="pct"/>
            <w:tcBorders>
              <w:top w:val="nil"/>
              <w:left w:val="nil"/>
              <w:bottom w:val="single" w:sz="4" w:space="0" w:color="auto"/>
              <w:right w:val="single" w:sz="4" w:space="0" w:color="auto"/>
            </w:tcBorders>
            <w:shd w:val="clear" w:color="000000" w:fill="E2EFDA"/>
            <w:noWrap/>
            <w:vAlign w:val="center"/>
            <w:hideMark/>
            <w:tcPrChange w:id="598"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99" w:author="Daniel Montjoy Pita" w:date="2017-10-09T12:05: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334" w:type="pct"/>
            <w:tcBorders>
              <w:top w:val="nil"/>
              <w:left w:val="nil"/>
              <w:bottom w:val="single" w:sz="4" w:space="0" w:color="auto"/>
              <w:right w:val="single" w:sz="4" w:space="0" w:color="auto"/>
            </w:tcBorders>
            <w:shd w:val="clear" w:color="000000" w:fill="E2EFDA"/>
            <w:noWrap/>
            <w:vAlign w:val="center"/>
            <w:hideMark/>
            <w:tcPrChange w:id="600"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601" w:author="Daniel Montjoy Pita" w:date="2017-10-09T12:05: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031566" w:rsidRPr="00242E3C" w:rsidTr="00031566">
        <w:trPr>
          <w:cantSplit/>
          <w:trHeight w:val="480"/>
          <w:trPrChange w:id="602" w:author="Daniel Montjoy Pita" w:date="2017-10-09T11:58: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603" w:author="Daniel Montjoy Pita" w:date="2017-10-09T11:58: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Producto final de última tecnología con altos estándares estéticos y variedad de precios</w:t>
            </w:r>
          </w:p>
        </w:tc>
        <w:tc>
          <w:tcPr>
            <w:tcW w:w="325" w:type="pct"/>
            <w:tcBorders>
              <w:top w:val="nil"/>
              <w:left w:val="nil"/>
              <w:bottom w:val="single" w:sz="4" w:space="0" w:color="auto"/>
              <w:right w:val="nil"/>
            </w:tcBorders>
            <w:shd w:val="clear" w:color="auto" w:fill="auto"/>
            <w:noWrap/>
            <w:vAlign w:val="center"/>
            <w:hideMark/>
            <w:tcPrChange w:id="604" w:author="Daniel Montjoy Pita" w:date="2017-10-09T11:58: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605" w:author="Daniel Montjoy Pita" w:date="2017-10-09T11:58: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606" w:author="Daniel Montjoy Pita" w:date="2017-10-09T11:58: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8" w:type="pct"/>
            <w:tcBorders>
              <w:top w:val="nil"/>
              <w:left w:val="nil"/>
              <w:bottom w:val="single" w:sz="4" w:space="0" w:color="auto"/>
              <w:right w:val="single" w:sz="4" w:space="0" w:color="auto"/>
            </w:tcBorders>
            <w:shd w:val="clear" w:color="000000" w:fill="E2EFDA"/>
            <w:noWrap/>
            <w:vAlign w:val="center"/>
            <w:hideMark/>
            <w:tcPrChange w:id="607" w:author="Daniel Montjoy Pita" w:date="2017-10-09T11:58: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4" w:type="pct"/>
            <w:tcBorders>
              <w:top w:val="nil"/>
              <w:left w:val="nil"/>
              <w:bottom w:val="single" w:sz="4" w:space="0" w:color="auto"/>
              <w:right w:val="single" w:sz="4" w:space="0" w:color="auto"/>
            </w:tcBorders>
            <w:shd w:val="clear" w:color="auto" w:fill="auto"/>
            <w:noWrap/>
            <w:vAlign w:val="center"/>
            <w:hideMark/>
            <w:tcPrChange w:id="608" w:author="Daniel Montjoy Pita" w:date="2017-10-09T11:58: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334" w:type="pct"/>
            <w:tcBorders>
              <w:top w:val="nil"/>
              <w:left w:val="nil"/>
              <w:bottom w:val="single" w:sz="4" w:space="0" w:color="auto"/>
              <w:right w:val="single" w:sz="4" w:space="0" w:color="auto"/>
            </w:tcBorders>
            <w:shd w:val="clear" w:color="000000" w:fill="E2EFDA"/>
            <w:noWrap/>
            <w:vAlign w:val="center"/>
            <w:hideMark/>
            <w:tcPrChange w:id="609"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82" w:type="pct"/>
            <w:tcBorders>
              <w:top w:val="nil"/>
              <w:left w:val="nil"/>
              <w:bottom w:val="single" w:sz="4" w:space="0" w:color="auto"/>
              <w:right w:val="single" w:sz="4" w:space="0" w:color="auto"/>
            </w:tcBorders>
            <w:shd w:val="clear" w:color="auto" w:fill="auto"/>
            <w:noWrap/>
            <w:vAlign w:val="center"/>
            <w:hideMark/>
            <w:tcPrChange w:id="610" w:author="Daniel Montjoy Pita" w:date="2017-10-09T11:58: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4" w:type="pct"/>
            <w:tcBorders>
              <w:top w:val="nil"/>
              <w:left w:val="nil"/>
              <w:bottom w:val="single" w:sz="4" w:space="0" w:color="auto"/>
              <w:right w:val="single" w:sz="4" w:space="0" w:color="auto"/>
            </w:tcBorders>
            <w:shd w:val="clear" w:color="000000" w:fill="E2EFDA"/>
            <w:noWrap/>
            <w:vAlign w:val="center"/>
            <w:hideMark/>
            <w:tcPrChange w:id="611"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90" w:type="pct"/>
            <w:tcBorders>
              <w:top w:val="nil"/>
              <w:left w:val="nil"/>
              <w:bottom w:val="single" w:sz="4" w:space="0" w:color="auto"/>
              <w:right w:val="single" w:sz="4" w:space="0" w:color="auto"/>
            </w:tcBorders>
            <w:shd w:val="clear" w:color="auto" w:fill="auto"/>
            <w:noWrap/>
            <w:vAlign w:val="center"/>
            <w:hideMark/>
            <w:tcPrChange w:id="612" w:author="Daniel Montjoy Pita" w:date="2017-10-09T11:58: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r>
    </w:tbl>
    <w:p w:rsidR="00D3018B" w:rsidDel="00031566" w:rsidRDefault="00D3018B" w:rsidP="00C16898">
      <w:pPr>
        <w:rPr>
          <w:del w:id="613" w:author="Daniel Montjoy Pita" w:date="2017-10-09T11:59:00Z"/>
          <w:lang w:eastAsia="en-US"/>
        </w:rPr>
      </w:pPr>
    </w:p>
    <w:p w:rsidR="00C16898" w:rsidRPr="00242E3C" w:rsidRDefault="00D3018B" w:rsidP="00D3018B">
      <w:pPr>
        <w:spacing w:after="160" w:line="259" w:lineRule="auto"/>
        <w:jc w:val="left"/>
        <w:rPr>
          <w:lang w:eastAsia="en-US"/>
        </w:rPr>
      </w:pPr>
      <w:r>
        <w:rPr>
          <w:lang w:eastAsia="en-US"/>
        </w:rPr>
        <w:br w:type="page"/>
      </w:r>
    </w:p>
    <w:tbl>
      <w:tblPr>
        <w:tblW w:w="0" w:type="auto"/>
        <w:tblInd w:w="113" w:type="dxa"/>
        <w:tblLook w:val="04A0" w:firstRow="1" w:lastRow="0" w:firstColumn="1" w:lastColumn="0" w:noHBand="0" w:noVBand="1"/>
      </w:tblPr>
      <w:tblGrid>
        <w:gridCol w:w="2206"/>
        <w:gridCol w:w="1220"/>
        <w:gridCol w:w="680"/>
        <w:gridCol w:w="680"/>
        <w:gridCol w:w="740"/>
        <w:gridCol w:w="660"/>
        <w:gridCol w:w="560"/>
        <w:gridCol w:w="640"/>
        <w:gridCol w:w="560"/>
        <w:gridCol w:w="660"/>
      </w:tblGrid>
      <w:tr w:rsidR="00C16898" w:rsidRPr="00242E3C" w:rsidTr="00D3018B">
        <w:trPr>
          <w:cantSplit/>
          <w:trHeight w:val="300"/>
        </w:trPr>
        <w:tc>
          <w:tcPr>
            <w:tcW w:w="2206"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lastRenderedPageBreak/>
              <w:t>Debilidades</w:t>
            </w:r>
          </w:p>
        </w:tc>
        <w:tc>
          <w:tcPr>
            <w:tcW w:w="122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Tiempos </w:t>
            </w:r>
            <w:r w:rsidR="00F65FBB" w:rsidRPr="00242E3C">
              <w:rPr>
                <w:sz w:val="14"/>
                <w:szCs w:val="16"/>
                <w:lang w:val="es-ES_tradnl" w:eastAsia="zh-CN"/>
              </w:rPr>
              <w:t>prolongados</w:t>
            </w:r>
            <w:r w:rsidRPr="00242E3C">
              <w:rPr>
                <w:sz w:val="14"/>
                <w:szCs w:val="16"/>
                <w:lang w:val="es-ES_tradnl" w:eastAsia="zh-CN"/>
              </w:rPr>
              <w:t xml:space="preserve"> en el proceso de homologación de audífonos, debido a procedimientos internos de la matriz.</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96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Procesos sin integración ni responsables asignados en las áreas de ventas, logística, producción y posventa, impactando en tiempos, esfuerzos y recursos.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Reducido n</w:t>
            </w:r>
            <w:r w:rsidR="004151BA">
              <w:rPr>
                <w:sz w:val="14"/>
                <w:szCs w:val="16"/>
                <w:lang w:val="es-ES_tradnl" w:eastAsia="zh-CN"/>
              </w:rPr>
              <w:t>úmero de locales de atención</w:t>
            </w:r>
            <w:r w:rsidRPr="00242E3C">
              <w:rPr>
                <w:sz w:val="14"/>
                <w:szCs w:val="16"/>
                <w:lang w:val="es-ES_tradnl" w:eastAsia="zh-CN"/>
              </w:rPr>
              <w:t>.</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Falta de conocimiento de las características y necesidades el cliente externo y no </w:t>
            </w:r>
            <w:r w:rsidR="00F65FBB" w:rsidRPr="00242E3C">
              <w:rPr>
                <w:sz w:val="14"/>
                <w:szCs w:val="16"/>
                <w:lang w:val="es-ES_tradnl" w:eastAsia="zh-CN"/>
              </w:rPr>
              <w:t>identificación</w:t>
            </w:r>
            <w:r w:rsidRPr="00242E3C">
              <w:rPr>
                <w:sz w:val="14"/>
                <w:szCs w:val="16"/>
                <w:lang w:val="es-ES_tradnl" w:eastAsia="zh-CN"/>
              </w:rPr>
              <w:t xml:space="preserve"> del mix de medios de comunicación.</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Número reducido de red de recomendadores, pacientes y médicos, que representan un 10% y 15% de las ventas </w:t>
            </w:r>
            <w:r w:rsidR="00F65FBB" w:rsidRPr="00242E3C">
              <w:rPr>
                <w:sz w:val="14"/>
                <w:szCs w:val="16"/>
                <w:lang w:val="es-ES_tradnl" w:eastAsia="zh-CN"/>
              </w:rPr>
              <w:t>respectivamente.</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Ausencia de un plan de gestión y </w:t>
            </w:r>
            <w:r w:rsidR="00F65FBB" w:rsidRPr="00242E3C">
              <w:rPr>
                <w:sz w:val="14"/>
                <w:szCs w:val="16"/>
                <w:lang w:val="es-ES_tradnl" w:eastAsia="zh-CN"/>
              </w:rPr>
              <w:t>desarrollo</w:t>
            </w:r>
            <w:r w:rsidRPr="00242E3C">
              <w:rPr>
                <w:sz w:val="14"/>
                <w:szCs w:val="16"/>
                <w:lang w:val="es-ES_tradnl" w:eastAsia="zh-CN"/>
              </w:rPr>
              <w:t xml:space="preserve"> para clientes internos (colaboradores).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2,56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2,38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1,91</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Oportunidad</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las personas con limitaciones auditivas moderadas.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Tendencia hacia el envejecimiento poblacional.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Mejoramiento de los niveles socio económicos.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Poca innovación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los tratados de libre comercio.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Homologaciones regionales de productos médicos.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pPr>
              <w:pStyle w:val="Letratabla"/>
              <w:spacing w:line="240" w:lineRule="auto"/>
              <w:rPr>
                <w:sz w:val="14"/>
                <w:szCs w:val="16"/>
                <w:lang w:val="es-ES_tradnl" w:eastAsia="zh-CN"/>
              </w:rPr>
            </w:pPr>
            <w:r w:rsidRPr="00242E3C">
              <w:rPr>
                <w:sz w:val="14"/>
                <w:szCs w:val="16"/>
                <w:lang w:val="es-ES_tradnl" w:eastAsia="zh-CN"/>
              </w:rPr>
              <w:t>Crecimiento del PBI</w:t>
            </w:r>
            <w:ins w:id="614" w:author="Daniel Montjoy Pita" w:date="2017-10-06T15:43:00Z">
              <w:r w:rsidR="003A12F7">
                <w:rPr>
                  <w:sz w:val="14"/>
                  <w:szCs w:val="16"/>
                  <w:lang w:val="es-ES_tradnl" w:eastAsia="zh-CN"/>
                </w:rPr>
                <w:t>.</w:t>
              </w:r>
            </w:ins>
            <w:del w:id="615" w:author="Daniel Montjoy Pita" w:date="2017-10-06T15:43:00Z">
              <w:r w:rsidRPr="00242E3C" w:rsidDel="003A12F7">
                <w:rPr>
                  <w:sz w:val="14"/>
                  <w:szCs w:val="16"/>
                  <w:lang w:val="es-ES_tradnl" w:eastAsia="zh-CN"/>
                </w:rPr>
                <w:delText xml:space="preserve"> </w:delText>
              </w:r>
            </w:del>
            <w:del w:id="616" w:author="Daniel Montjoy Pita" w:date="2017-10-06T15:42:00Z">
              <w:r w:rsidRPr="00242E3C" w:rsidDel="003A12F7">
                <w:rPr>
                  <w:sz w:val="14"/>
                  <w:szCs w:val="16"/>
                  <w:lang w:val="es-ES_tradnl" w:eastAsia="zh-CN"/>
                </w:rPr>
                <w:delText>alrededor de 3.4%.</w:delText>
              </w:r>
            </w:del>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Convergencia de la inflación entre 2 y 2.8%.</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Amenaza</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la debilidad institucional.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rigidez laboral.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Lenta disminución del nivel económico C y D que son los de mayor proporción.</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Posible disrupción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0,27</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los costos y tiempos para importar.</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Volatilidad del tipo de cambio.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2,93</w:t>
            </w:r>
          </w:p>
        </w:tc>
        <w:tc>
          <w:tcPr>
            <w:tcW w:w="74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2,14</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1,48</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1,35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Gran total</w:t>
            </w:r>
          </w:p>
        </w:tc>
        <w:tc>
          <w:tcPr>
            <w:tcW w:w="122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5,49</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4,52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2,58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3,26</w:t>
            </w:r>
          </w:p>
        </w:tc>
      </w:tr>
    </w:tbl>
    <w:p w:rsidR="0010347F" w:rsidRPr="00242E3C" w:rsidRDefault="00285AE5" w:rsidP="00285AE5">
      <w:pPr>
        <w:pStyle w:val="Nota"/>
      </w:pPr>
      <w:r w:rsidRPr="00242E3C">
        <w:t>Fuente: Elaboración propia 2017 basado en David (2013).</w:t>
      </w:r>
    </w:p>
    <w:p w:rsidR="003971E7" w:rsidRPr="00242E3C" w:rsidRDefault="005B1819" w:rsidP="00DB5086">
      <w:pPr>
        <w:rPr>
          <w:rFonts w:eastAsiaTheme="majorEastAsia" w:cstheme="majorBidi"/>
          <w:b/>
          <w:color w:val="000000" w:themeColor="text1"/>
          <w:szCs w:val="32"/>
        </w:rPr>
      </w:pPr>
      <w:r w:rsidRPr="00242E3C">
        <w:rPr>
          <w:rFonts w:eastAsiaTheme="majorEastAsia" w:cstheme="majorBidi"/>
          <w:b/>
          <w:color w:val="000000" w:themeColor="text1"/>
          <w:szCs w:val="32"/>
        </w:rPr>
        <w:br w:type="page"/>
      </w:r>
    </w:p>
    <w:p w:rsidR="003971E7" w:rsidRPr="00242E3C" w:rsidRDefault="003971E7" w:rsidP="00582BAE">
      <w:pPr>
        <w:spacing w:line="240" w:lineRule="auto"/>
        <w:outlineLvl w:val="0"/>
      </w:pPr>
      <w:bookmarkStart w:id="617" w:name="_Toc491614579"/>
      <w:r w:rsidRPr="00242E3C">
        <w:rPr>
          <w:b/>
        </w:rPr>
        <w:lastRenderedPageBreak/>
        <w:t>Capítulo VI. Plan de marketing</w:t>
      </w:r>
      <w:bookmarkEnd w:id="617"/>
    </w:p>
    <w:p w:rsidR="006D6258" w:rsidRPr="00242E3C" w:rsidRDefault="006D6258" w:rsidP="006D6258"/>
    <w:p w:rsidR="00812D79" w:rsidRPr="00242E3C" w:rsidRDefault="008F263C" w:rsidP="00602A7A">
      <w:pPr>
        <w:spacing w:line="240" w:lineRule="auto"/>
        <w:ind w:left="340" w:hanging="340"/>
      </w:pPr>
      <w:bookmarkStart w:id="618" w:name="_Toc491614580"/>
      <w:r w:rsidRPr="00242E3C">
        <w:rPr>
          <w:b/>
        </w:rPr>
        <w:t>1.</w:t>
      </w:r>
      <w:r w:rsidRPr="00242E3C">
        <w:rPr>
          <w:b/>
        </w:rPr>
        <w:tab/>
      </w:r>
      <w:r w:rsidR="00812D79" w:rsidRPr="00242E3C">
        <w:rPr>
          <w:b/>
        </w:rPr>
        <w:t>Descripción del producto</w:t>
      </w:r>
      <w:bookmarkEnd w:id="618"/>
      <w:r w:rsidR="00812D79" w:rsidRPr="00242E3C">
        <w:t xml:space="preserve"> </w:t>
      </w:r>
    </w:p>
    <w:p w:rsidR="006D6258" w:rsidRPr="00242E3C" w:rsidRDefault="006D6258" w:rsidP="006D6258">
      <w:pPr>
        <w:rPr>
          <w:lang w:eastAsia="en-US"/>
        </w:rPr>
      </w:pPr>
    </w:p>
    <w:p w:rsidR="00891153" w:rsidRPr="00242E3C" w:rsidRDefault="00891153" w:rsidP="00891153">
      <w:r w:rsidRPr="00242E3C">
        <w:t>Starkey Perú ofrece</w:t>
      </w:r>
      <w:r w:rsidR="002005E1" w:rsidRPr="00242E3C">
        <w:t>,</w:t>
      </w:r>
      <w:r w:rsidRPr="00242E3C">
        <w:t xml:space="preserve"> bajo la marca Tecnología Auditiva Americana</w:t>
      </w:r>
      <w:r w:rsidR="002005E1" w:rsidRPr="00242E3C">
        <w:t>,</w:t>
      </w:r>
      <w:r w:rsidRPr="00242E3C">
        <w:t xml:space="preserve"> un portafolio de</w:t>
      </w:r>
      <w:r w:rsidR="00BE2ED9" w:rsidRPr="00242E3C">
        <w:t xml:space="preserve"> modelos de</w:t>
      </w:r>
      <w:r w:rsidRPr="00242E3C">
        <w:t xml:space="preserve"> audífonos para personas con discapacidad auditiva, así como el servicio de adaptación.</w:t>
      </w:r>
    </w:p>
    <w:p w:rsidR="00891153" w:rsidRPr="00242E3C" w:rsidRDefault="00891153" w:rsidP="00891153">
      <w:pPr>
        <w:rPr>
          <w:lang w:eastAsia="en-US"/>
        </w:rPr>
      </w:pPr>
    </w:p>
    <w:p w:rsidR="00066DFC" w:rsidRPr="00242E3C" w:rsidRDefault="008F263C" w:rsidP="00602A7A">
      <w:pPr>
        <w:spacing w:line="240" w:lineRule="auto"/>
        <w:ind w:left="340" w:hanging="340"/>
      </w:pPr>
      <w:bookmarkStart w:id="619" w:name="_Toc491614581"/>
      <w:r w:rsidRPr="00242E3C">
        <w:rPr>
          <w:b/>
        </w:rPr>
        <w:t>2.</w:t>
      </w:r>
      <w:r w:rsidRPr="00242E3C">
        <w:rPr>
          <w:b/>
        </w:rPr>
        <w:tab/>
      </w:r>
      <w:r w:rsidR="00066DFC" w:rsidRPr="00242E3C">
        <w:rPr>
          <w:b/>
        </w:rPr>
        <w:t>Objetivos generales</w:t>
      </w:r>
      <w:bookmarkEnd w:id="619"/>
    </w:p>
    <w:p w:rsidR="006D6258" w:rsidRPr="00242E3C" w:rsidRDefault="006D6258" w:rsidP="006D6258">
      <w:pPr>
        <w:rPr>
          <w:lang w:eastAsia="en-US"/>
        </w:rPr>
      </w:pPr>
    </w:p>
    <w:p w:rsidR="00681AA7" w:rsidRPr="00242E3C" w:rsidRDefault="00681AA7" w:rsidP="00681AA7">
      <w:r w:rsidRPr="00242E3C">
        <w:rPr>
          <w:lang w:eastAsia="en-US"/>
        </w:rPr>
        <w:t xml:space="preserve">El objetivo general del plan de marketing es </w:t>
      </w:r>
      <w:r w:rsidRPr="00242E3C">
        <w:t>fortalecer el posicionamiento de la marca Tecnología Auditiva Americana por medio de comunicación de los atributos de audífonos de alta tecnología</w:t>
      </w:r>
      <w:r w:rsidR="00BE1C3A" w:rsidRPr="00242E3C">
        <w:t>,</w:t>
      </w:r>
      <w:r w:rsidRPr="00242E3C">
        <w:t xml:space="preserve"> y un servicio a car</w:t>
      </w:r>
      <w:r w:rsidR="00BE1C3A" w:rsidRPr="00242E3C">
        <w:t>go de personal altamente calificado.</w:t>
      </w:r>
    </w:p>
    <w:p w:rsidR="006D6258" w:rsidRPr="00242E3C" w:rsidRDefault="006D6258" w:rsidP="00681AA7">
      <w:pPr>
        <w:rPr>
          <w:lang w:eastAsia="en-US"/>
        </w:rPr>
      </w:pPr>
    </w:p>
    <w:p w:rsidR="00706965" w:rsidRPr="00242E3C" w:rsidRDefault="008F263C" w:rsidP="00602A7A">
      <w:pPr>
        <w:spacing w:line="240" w:lineRule="auto"/>
        <w:ind w:left="340" w:hanging="340"/>
      </w:pPr>
      <w:bookmarkStart w:id="620" w:name="_Toc491614582"/>
      <w:r w:rsidRPr="00242E3C">
        <w:rPr>
          <w:b/>
        </w:rPr>
        <w:t>3.</w:t>
      </w:r>
      <w:r w:rsidRPr="00242E3C">
        <w:rPr>
          <w:b/>
        </w:rPr>
        <w:tab/>
      </w:r>
      <w:r w:rsidR="00812D79" w:rsidRPr="00242E3C">
        <w:rPr>
          <w:b/>
        </w:rPr>
        <w:t xml:space="preserve">Estrategias de </w:t>
      </w:r>
      <w:r w:rsidR="00602A7A" w:rsidRPr="00242E3C">
        <w:rPr>
          <w:b/>
        </w:rPr>
        <w:t>m</w:t>
      </w:r>
      <w:r w:rsidR="00812D79" w:rsidRPr="00242E3C">
        <w:rPr>
          <w:b/>
        </w:rPr>
        <w:t>arketing</w:t>
      </w:r>
      <w:bookmarkEnd w:id="620"/>
    </w:p>
    <w:p w:rsidR="006D6258" w:rsidRPr="00242E3C" w:rsidRDefault="006D6258" w:rsidP="006D6258">
      <w:pPr>
        <w:rPr>
          <w:lang w:eastAsia="en-US"/>
        </w:rPr>
      </w:pPr>
    </w:p>
    <w:p w:rsidR="00891153" w:rsidRPr="00242E3C" w:rsidRDefault="00891153" w:rsidP="00582BAE">
      <w:pPr>
        <w:spacing w:line="240" w:lineRule="auto"/>
        <w:outlineLvl w:val="0"/>
      </w:pPr>
      <w:r w:rsidRPr="00242E3C">
        <w:t>Los objetivos se detallan en la</w:t>
      </w:r>
      <w:r w:rsidR="002A4921" w:rsidRPr="00242E3C">
        <w:t xml:space="preserve"> </w:t>
      </w:r>
      <w:r w:rsidR="00602A7A" w:rsidRPr="00242E3C">
        <w:t>tabla 26</w:t>
      </w:r>
      <w:r w:rsidR="002A4921" w:rsidRPr="00242E3C">
        <w:t>.</w:t>
      </w:r>
    </w:p>
    <w:p w:rsidR="00891153" w:rsidRPr="00242E3C" w:rsidRDefault="00891153" w:rsidP="00891153"/>
    <w:p w:rsidR="00891153" w:rsidRPr="00242E3C" w:rsidRDefault="00891153" w:rsidP="00582BAE">
      <w:pPr>
        <w:pStyle w:val="Epgrafe"/>
        <w:outlineLvl w:val="0"/>
        <w:rPr>
          <w:i/>
        </w:rPr>
      </w:pPr>
      <w:bookmarkStart w:id="621" w:name="_Ref478372118"/>
      <w:bookmarkStart w:id="622" w:name="_Toc491614520"/>
      <w:r w:rsidRPr="00242E3C">
        <w:t xml:space="preserve">Tabla </w:t>
      </w:r>
      <w:bookmarkEnd w:id="621"/>
      <w:r w:rsidR="008F263C" w:rsidRPr="00242E3C">
        <w:t>26</w:t>
      </w:r>
      <w:r w:rsidRPr="00242E3C">
        <w:t xml:space="preserve">. Objetivos específicos de </w:t>
      </w:r>
      <w:r w:rsidR="00602A7A" w:rsidRPr="00242E3C">
        <w:t>m</w:t>
      </w:r>
      <w:r w:rsidRPr="00242E3C">
        <w:t>arketing</w:t>
      </w:r>
      <w:bookmarkEnd w:id="622"/>
    </w:p>
    <w:tbl>
      <w:tblPr>
        <w:tblStyle w:val="TablaTesisnormal"/>
        <w:tblW w:w="8448" w:type="dxa"/>
        <w:jc w:val="center"/>
        <w:tblLook w:val="04A0" w:firstRow="1" w:lastRow="0" w:firstColumn="1" w:lastColumn="0" w:noHBand="0" w:noVBand="1"/>
      </w:tblPr>
      <w:tblGrid>
        <w:gridCol w:w="1277"/>
        <w:gridCol w:w="1922"/>
        <w:gridCol w:w="2007"/>
        <w:gridCol w:w="1472"/>
        <w:gridCol w:w="590"/>
        <w:gridCol w:w="590"/>
        <w:gridCol w:w="590"/>
      </w:tblGrid>
      <w:tr w:rsidR="00F412B1"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764" w:type="pct"/>
            <w:hideMark/>
          </w:tcPr>
          <w:p w:rsidR="00F412B1" w:rsidRPr="00242E3C" w:rsidRDefault="00F412B1" w:rsidP="00590F86">
            <w:pPr>
              <w:spacing w:line="240" w:lineRule="auto"/>
              <w:jc w:val="center"/>
              <w:rPr>
                <w:bCs/>
                <w:color w:val="000000"/>
                <w:szCs w:val="16"/>
              </w:rPr>
            </w:pPr>
            <w:r w:rsidRPr="00242E3C">
              <w:rPr>
                <w:bCs/>
                <w:color w:val="000000"/>
                <w:szCs w:val="16"/>
              </w:rPr>
              <w:t>Objetivo estratégico</w:t>
            </w:r>
          </w:p>
        </w:tc>
        <w:tc>
          <w:tcPr>
            <w:tcW w:w="1146" w:type="pct"/>
            <w:hideMark/>
          </w:tcPr>
          <w:p w:rsidR="00F412B1" w:rsidRPr="00242E3C" w:rsidRDefault="00F412B1" w:rsidP="00590F86">
            <w:pPr>
              <w:spacing w:line="240" w:lineRule="auto"/>
              <w:jc w:val="center"/>
              <w:rPr>
                <w:bCs/>
                <w:color w:val="000000"/>
                <w:szCs w:val="16"/>
              </w:rPr>
            </w:pPr>
            <w:r w:rsidRPr="00242E3C">
              <w:rPr>
                <w:bCs/>
                <w:color w:val="000000"/>
                <w:szCs w:val="16"/>
              </w:rPr>
              <w:t>Objetivos específicos</w:t>
            </w:r>
          </w:p>
        </w:tc>
        <w:tc>
          <w:tcPr>
            <w:tcW w:w="1196" w:type="pct"/>
            <w:hideMark/>
          </w:tcPr>
          <w:p w:rsidR="00F412B1" w:rsidRPr="00242E3C" w:rsidRDefault="00F412B1" w:rsidP="00590F86">
            <w:pPr>
              <w:spacing w:line="240" w:lineRule="auto"/>
              <w:jc w:val="center"/>
              <w:rPr>
                <w:bCs/>
                <w:color w:val="000000"/>
                <w:szCs w:val="16"/>
              </w:rPr>
            </w:pPr>
            <w:r w:rsidRPr="00242E3C">
              <w:rPr>
                <w:bCs/>
                <w:color w:val="000000"/>
                <w:szCs w:val="16"/>
              </w:rPr>
              <w:t>Iniciativa</w:t>
            </w:r>
          </w:p>
        </w:tc>
        <w:tc>
          <w:tcPr>
            <w:tcW w:w="879" w:type="pct"/>
            <w:hideMark/>
          </w:tcPr>
          <w:p w:rsidR="00F412B1" w:rsidRPr="00242E3C" w:rsidRDefault="00F412B1" w:rsidP="00590F86">
            <w:pPr>
              <w:spacing w:line="240" w:lineRule="auto"/>
              <w:jc w:val="center"/>
              <w:rPr>
                <w:bCs/>
                <w:color w:val="000000"/>
                <w:szCs w:val="16"/>
              </w:rPr>
            </w:pPr>
            <w:r w:rsidRPr="00242E3C">
              <w:rPr>
                <w:bCs/>
                <w:color w:val="000000"/>
                <w:szCs w:val="16"/>
              </w:rPr>
              <w:t>Unidad de medición</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2017</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2018</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2019</w:t>
            </w:r>
          </w:p>
        </w:tc>
      </w:tr>
      <w:tr w:rsidR="00F412B1" w:rsidRPr="00242E3C" w:rsidTr="00590F86">
        <w:trPr>
          <w:trHeight w:val="184"/>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Fidelizar a los clientes actuales.</w:t>
            </w:r>
          </w:p>
        </w:tc>
        <w:tc>
          <w:tcPr>
            <w:tcW w:w="119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Manager </w:t>
            </w:r>
            <w:r w:rsidRPr="00242E3C">
              <w:rPr>
                <w:color w:val="000000"/>
                <w:szCs w:val="16"/>
              </w:rPr>
              <w:t>(CRM).</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la tasa de recompra.</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r>
      <w:tr w:rsidR="00F412B1" w:rsidRPr="00242E3C" w:rsidTr="00590F86">
        <w:trPr>
          <w:trHeight w:val="433"/>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Merge/>
            <w:vAlign w:val="center"/>
            <w:hideMark/>
          </w:tcPr>
          <w:p w:rsidR="00F412B1" w:rsidRPr="00242E3C" w:rsidRDefault="00F412B1" w:rsidP="00590F86">
            <w:pPr>
              <w:spacing w:line="240" w:lineRule="auto"/>
              <w:jc w:val="left"/>
              <w:rPr>
                <w:color w:val="000000"/>
                <w:szCs w:val="16"/>
              </w:rPr>
            </w:pP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OF1, OF2</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22"/>
              </w:rPr>
              <w:t>Asegurar que el producto este alineado a la necesidad de los clientes</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Garantía de producto.</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unidades vendidas.</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20%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Financiamiento directo.</w:t>
            </w: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Ampliar los canales de ventas.</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los puntos del canal directo.</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Desarrollar el canal de venta indirecta por medio de socios estratégicos.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indirecta.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plan de comunicación y </w:t>
            </w:r>
            <w:r w:rsidR="00F65FBB" w:rsidRPr="00242E3C">
              <w:rPr>
                <w:color w:val="000000"/>
                <w:szCs w:val="16"/>
              </w:rPr>
              <w:t>relaciones efectivo</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ROI por medio.</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300%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330%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365%</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Alianzas estratégicas con municipalidades.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Unidades vendidas.</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50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70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100</w:t>
            </w:r>
          </w:p>
        </w:tc>
      </w:tr>
      <w:tr w:rsidR="00F412B1" w:rsidRPr="00242E3C" w:rsidTr="00590F86">
        <w:trPr>
          <w:trHeight w:val="20"/>
          <w:jc w:val="center"/>
        </w:trPr>
        <w:tc>
          <w:tcPr>
            <w:tcW w:w="764" w:type="pc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las ventas recomendadas por médicos ORL.</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Programa de fidelización de médicos ORL.</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Incremento de ventas por recomendación.</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bl>
    <w:p w:rsidR="002A4921" w:rsidRPr="00242E3C" w:rsidRDefault="00891153" w:rsidP="00BE1C3A">
      <w:pPr>
        <w:pStyle w:val="Nota"/>
        <w:spacing w:line="240" w:lineRule="auto"/>
      </w:pPr>
      <w:r w:rsidRPr="00242E3C">
        <w:t>Fuente: Elaboración propia</w:t>
      </w:r>
      <w:r w:rsidR="002A4921" w:rsidRPr="00242E3C">
        <w:t xml:space="preserve"> 2017</w:t>
      </w:r>
      <w:r w:rsidRPr="00242E3C">
        <w:t>.</w:t>
      </w:r>
    </w:p>
    <w:p w:rsidR="00CF6708" w:rsidRPr="00242E3C" w:rsidRDefault="00CF6708" w:rsidP="002A4921">
      <w:pPr>
        <w:pStyle w:val="Nota"/>
      </w:pPr>
    </w:p>
    <w:p w:rsidR="00D07606" w:rsidRPr="00242E3C" w:rsidRDefault="008F263C" w:rsidP="00602A7A">
      <w:pPr>
        <w:spacing w:line="240" w:lineRule="auto"/>
        <w:ind w:left="340" w:hanging="340"/>
      </w:pPr>
      <w:bookmarkStart w:id="623" w:name="_Toc478731698"/>
      <w:bookmarkStart w:id="624" w:name="_Toc491614583"/>
      <w:r w:rsidRPr="00242E3C">
        <w:rPr>
          <w:b/>
        </w:rPr>
        <w:t>3.1</w:t>
      </w:r>
      <w:r w:rsidRPr="00242E3C">
        <w:rPr>
          <w:b/>
        </w:rPr>
        <w:tab/>
      </w:r>
      <w:r w:rsidR="00D07606" w:rsidRPr="00242E3C">
        <w:rPr>
          <w:b/>
        </w:rPr>
        <w:t>Estrategia de segmentación y mercado meta</w:t>
      </w:r>
      <w:bookmarkEnd w:id="623"/>
      <w:bookmarkEnd w:id="624"/>
    </w:p>
    <w:p w:rsidR="006D6258" w:rsidRPr="00242E3C" w:rsidRDefault="006D6258" w:rsidP="006D6258">
      <w:pPr>
        <w:rPr>
          <w:lang w:eastAsia="en-US"/>
        </w:rPr>
      </w:pPr>
    </w:p>
    <w:p w:rsidR="008822A2" w:rsidRPr="00242E3C" w:rsidRDefault="00F412B1" w:rsidP="008822A2">
      <w:r w:rsidRPr="00242E3C">
        <w:t xml:space="preserve">Utilizando como base las variables de segmentación y los requisitos definidos por Kotler y Keller (2012) la segmentación debe ser: medible, sustancial, accesible, diferenciable y accionable, la estrategia para definir el mercado meta es el marketing concentrado o de nicho. </w:t>
      </w:r>
      <w:r w:rsidRPr="00F27E1D">
        <w:rPr>
          <w:rPrChange w:id="625" w:author="Daniel Montjoy Pita" w:date="2017-10-09T13:07:00Z">
            <w:rPr>
              <w:highlight w:val="yellow"/>
            </w:rPr>
          </w:rPrChange>
        </w:rPr>
        <w:t>Por tanto, el merc</w:t>
      </w:r>
      <w:r w:rsidR="00E201ED" w:rsidRPr="00F27E1D">
        <w:rPr>
          <w:rPrChange w:id="626" w:author="Daniel Montjoy Pita" w:date="2017-10-09T13:07:00Z">
            <w:rPr>
              <w:highlight w:val="yellow"/>
            </w:rPr>
          </w:rPrChange>
        </w:rPr>
        <w:t>ado meta está conformado por</w:t>
      </w:r>
      <w:r w:rsidRPr="00F27E1D">
        <w:rPr>
          <w:rPrChange w:id="627" w:author="Daniel Montjoy Pita" w:date="2017-10-09T13:07:00Z">
            <w:rPr>
              <w:highlight w:val="yellow"/>
            </w:rPr>
          </w:rPrChange>
        </w:rPr>
        <w:t xml:space="preserve"> personas</w:t>
      </w:r>
      <w:r w:rsidR="00E201ED" w:rsidRPr="00F27E1D">
        <w:rPr>
          <w:rPrChange w:id="628" w:author="Daniel Montjoy Pita" w:date="2017-10-09T13:07:00Z">
            <w:rPr>
              <w:highlight w:val="yellow"/>
            </w:rPr>
          </w:rPrChange>
        </w:rPr>
        <w:t xml:space="preserve"> </w:t>
      </w:r>
      <w:r w:rsidR="00B5496D" w:rsidRPr="00F27E1D">
        <w:rPr>
          <w:rPrChange w:id="629" w:author="Daniel Montjoy Pita" w:date="2017-10-09T13:07:00Z">
            <w:rPr>
              <w:highlight w:val="yellow"/>
            </w:rPr>
          </w:rPrChange>
        </w:rPr>
        <w:t>con pérdida auditiva originada por la edad</w:t>
      </w:r>
      <w:r w:rsidRPr="00F27E1D">
        <w:rPr>
          <w:rPrChange w:id="630" w:author="Daniel Montjoy Pita" w:date="2017-10-09T13:07:00Z">
            <w:rPr>
              <w:highlight w:val="yellow"/>
            </w:rPr>
          </w:rPrChange>
        </w:rPr>
        <w:t xml:space="preserve"> </w:t>
      </w:r>
      <w:r w:rsidR="00B5496D" w:rsidRPr="00F27E1D">
        <w:rPr>
          <w:rPrChange w:id="631" w:author="Daniel Montjoy Pita" w:date="2017-10-09T13:07:00Z">
            <w:rPr>
              <w:highlight w:val="yellow"/>
            </w:rPr>
          </w:rPrChange>
        </w:rPr>
        <w:t>en las ciudades de</w:t>
      </w:r>
      <w:r w:rsidRPr="00F27E1D">
        <w:rPr>
          <w:rPrChange w:id="632" w:author="Daniel Montjoy Pita" w:date="2017-10-09T13:07:00Z">
            <w:rPr>
              <w:highlight w:val="yellow"/>
            </w:rPr>
          </w:rPrChange>
        </w:rPr>
        <w:t xml:space="preserve"> Lima, Arequipa, La Libertad y Piura de los NSE A y B (tabla 27).</w:t>
      </w:r>
    </w:p>
    <w:p w:rsidR="00BE1C3A" w:rsidRPr="00242E3C" w:rsidRDefault="00BE1C3A" w:rsidP="008822A2">
      <w:r w:rsidRPr="00242E3C">
        <w:br w:type="page"/>
      </w:r>
    </w:p>
    <w:p w:rsidR="00D07606" w:rsidRPr="00242E3C" w:rsidRDefault="00D07606" w:rsidP="00582BAE">
      <w:pPr>
        <w:pStyle w:val="Epgrafe"/>
        <w:outlineLvl w:val="0"/>
      </w:pPr>
      <w:bookmarkStart w:id="633" w:name="_Ref491179897"/>
      <w:bookmarkStart w:id="634" w:name="_Toc478731772"/>
      <w:bookmarkStart w:id="635" w:name="_Toc491614521"/>
      <w:r w:rsidRPr="00242E3C">
        <w:lastRenderedPageBreak/>
        <w:t xml:space="preserve">Tabla </w:t>
      </w:r>
      <w:bookmarkEnd w:id="633"/>
      <w:r w:rsidR="008F263C" w:rsidRPr="00242E3C">
        <w:t>27</w:t>
      </w:r>
      <w:r w:rsidRPr="00242E3C">
        <w:t>. Variables de segmentación</w:t>
      </w:r>
      <w:bookmarkEnd w:id="634"/>
      <w:bookmarkEnd w:id="635"/>
    </w:p>
    <w:tbl>
      <w:tblPr>
        <w:tblStyle w:val="TablaTesisnormal"/>
        <w:tblW w:w="6564" w:type="dxa"/>
        <w:jc w:val="center"/>
        <w:tblLook w:val="04A0" w:firstRow="1" w:lastRow="0" w:firstColumn="1" w:lastColumn="0" w:noHBand="0" w:noVBand="1"/>
      </w:tblPr>
      <w:tblGrid>
        <w:gridCol w:w="1084"/>
        <w:gridCol w:w="5480"/>
      </w:tblGrid>
      <w:tr w:rsidR="007C2DC9" w:rsidRPr="00242E3C" w:rsidTr="00602A7A">
        <w:trPr>
          <w:cnfStyle w:val="100000000000" w:firstRow="1" w:lastRow="0" w:firstColumn="0" w:lastColumn="0" w:oddVBand="0" w:evenVBand="0" w:oddHBand="0" w:evenHBand="0" w:firstRowFirstColumn="0" w:firstRowLastColumn="0" w:lastRowFirstColumn="0" w:lastRowLastColumn="0"/>
          <w:trHeight w:val="38"/>
          <w:jc w:val="center"/>
        </w:trPr>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Variables</w:t>
            </w:r>
          </w:p>
        </w:tc>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Descripción</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Demográfica</w:t>
            </w:r>
          </w:p>
        </w:tc>
        <w:tc>
          <w:tcPr>
            <w:tcW w:w="0" w:type="auto"/>
            <w:hideMark/>
          </w:tcPr>
          <w:p w:rsidR="007C2DC9" w:rsidRPr="00242E3C" w:rsidRDefault="007C2DC9" w:rsidP="007C2DC9">
            <w:pPr>
              <w:spacing w:line="240" w:lineRule="auto"/>
              <w:jc w:val="left"/>
              <w:rPr>
                <w:color w:val="000000"/>
                <w:szCs w:val="16"/>
              </w:rPr>
            </w:pPr>
            <w:r w:rsidRPr="00242E3C">
              <w:rPr>
                <w:color w:val="000000"/>
                <w:szCs w:val="16"/>
              </w:rPr>
              <w:t>NSE A y B.</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Geográfica</w:t>
            </w:r>
          </w:p>
        </w:tc>
        <w:tc>
          <w:tcPr>
            <w:tcW w:w="0" w:type="auto"/>
            <w:hideMark/>
          </w:tcPr>
          <w:p w:rsidR="007C2DC9" w:rsidRPr="00242E3C" w:rsidRDefault="007C2DC9" w:rsidP="00BD2495">
            <w:pPr>
              <w:spacing w:line="240" w:lineRule="auto"/>
              <w:jc w:val="left"/>
              <w:rPr>
                <w:color w:val="000000"/>
                <w:szCs w:val="16"/>
              </w:rPr>
            </w:pPr>
            <w:r w:rsidRPr="00242E3C">
              <w:rPr>
                <w:color w:val="000000"/>
                <w:szCs w:val="16"/>
              </w:rPr>
              <w:t xml:space="preserve">Personas que viven en el departamento de Lima, Arequipa, </w:t>
            </w:r>
            <w:r w:rsidR="00BD2495">
              <w:rPr>
                <w:color w:val="000000"/>
                <w:szCs w:val="16"/>
              </w:rPr>
              <w:t>La Libertad</w:t>
            </w:r>
            <w:r w:rsidRPr="00242E3C">
              <w:rPr>
                <w:color w:val="000000"/>
                <w:szCs w:val="16"/>
              </w:rPr>
              <w:t xml:space="preserve"> y Piura.</w:t>
            </w:r>
          </w:p>
        </w:tc>
      </w:tr>
    </w:tbl>
    <w:p w:rsidR="00D07606" w:rsidRPr="00242E3C" w:rsidRDefault="00D07606" w:rsidP="00602A7A">
      <w:pPr>
        <w:ind w:left="993"/>
      </w:pPr>
      <w:r w:rsidRPr="00242E3C">
        <w:rPr>
          <w:color w:val="000000"/>
          <w:sz w:val="18"/>
        </w:rPr>
        <w:t>Fuente: Elaboración propia 2017.</w:t>
      </w:r>
    </w:p>
    <w:p w:rsidR="006D11ED" w:rsidRPr="00242E3C" w:rsidRDefault="006D11ED" w:rsidP="00BE1C3A">
      <w:pPr>
        <w:spacing w:line="240" w:lineRule="auto"/>
        <w:rPr>
          <w:lang w:eastAsia="en-US"/>
        </w:rPr>
      </w:pPr>
    </w:p>
    <w:p w:rsidR="00066DFC" w:rsidRPr="00242E3C" w:rsidRDefault="008F263C" w:rsidP="00602A7A">
      <w:pPr>
        <w:spacing w:line="240" w:lineRule="auto"/>
        <w:ind w:left="340" w:hanging="340"/>
      </w:pPr>
      <w:bookmarkStart w:id="636" w:name="_Toc491614584"/>
      <w:r w:rsidRPr="00242E3C">
        <w:rPr>
          <w:b/>
        </w:rPr>
        <w:t>3.2</w:t>
      </w:r>
      <w:r w:rsidRPr="00242E3C">
        <w:rPr>
          <w:b/>
        </w:rPr>
        <w:tab/>
      </w:r>
      <w:r w:rsidR="00066DFC" w:rsidRPr="00242E3C">
        <w:rPr>
          <w:b/>
        </w:rPr>
        <w:t>Estrategia de posicionamiento</w:t>
      </w:r>
      <w:bookmarkEnd w:id="636"/>
    </w:p>
    <w:p w:rsidR="006D6258" w:rsidRPr="00242E3C" w:rsidRDefault="006D6258" w:rsidP="006D6258">
      <w:pPr>
        <w:rPr>
          <w:lang w:eastAsia="en-US"/>
        </w:rPr>
      </w:pPr>
    </w:p>
    <w:p w:rsidR="006D11ED" w:rsidRPr="00242E3C" w:rsidRDefault="00F412B1" w:rsidP="00835F44">
      <w:r w:rsidRPr="00242E3C">
        <w:t xml:space="preserve">Starkey Perú tiene como objetivo posicionar a Tecnología Auditiva Americana, como una empresa que </w:t>
      </w:r>
      <w:r w:rsidRPr="00740A9B">
        <w:rPr>
          <w:highlight w:val="yellow"/>
          <w:rPrChange w:id="637" w:author="Daniel Montjoy Pita" w:date="2017-09-22T17:08:00Z">
            <w:rPr/>
          </w:rPrChange>
        </w:rPr>
        <w:t>ofrece calidad de vida a través de productos innovadores y de alta calidad</w:t>
      </w:r>
      <w:r w:rsidRPr="00242E3C">
        <w:t>, con un servicio de elevado nivel. El eslogan para la comunicación será: “Oír bien es vivir mejor”. La estrategia se alinea a la propuesta de Kotler y Keller (2012) respecto al posicionamiento, donde afirma que debe existir un equilibrio entre lo que la marca es y lo que podría ser. En el gráfico 14 se observa una vista panorámica del posicionamiento de la marca Tecnología Auditiva Americana. En el gráfico 15, el mapa perceptual, se muestran las cuatro empresas con mayor participación de mercado en comparación a Tecnología Auditiva Americana y se establece cuál es su posicionamiento en relación a la tecnología y la atención con personal capacitado que ofrecen. Se resalta que Panadex es la empresa que cuenta con un posicionamiento similar a Tecnología Auditiva Americana; sin embargo, esta última tiene un concepto más potente relacionado a la atención.</w:t>
      </w:r>
    </w:p>
    <w:p w:rsidR="008822A2" w:rsidRPr="00242E3C" w:rsidRDefault="008822A2" w:rsidP="00835F44"/>
    <w:p w:rsidR="006D11ED" w:rsidRPr="00242E3C" w:rsidRDefault="006D11ED" w:rsidP="00582BAE">
      <w:pPr>
        <w:pStyle w:val="Epgrafe"/>
        <w:outlineLvl w:val="0"/>
      </w:pPr>
      <w:bookmarkStart w:id="638" w:name="_Ref478377142"/>
      <w:bookmarkStart w:id="639" w:name="_Toc491549937"/>
      <w:r w:rsidRPr="00242E3C">
        <w:t xml:space="preserve">Gráfico </w:t>
      </w:r>
      <w:bookmarkEnd w:id="638"/>
      <w:r w:rsidR="002A7FFD" w:rsidRPr="00242E3C">
        <w:t>14</w:t>
      </w:r>
      <w:r w:rsidRPr="00242E3C">
        <w:t xml:space="preserve">. </w:t>
      </w:r>
      <w:r w:rsidR="008C701E" w:rsidRPr="00242E3C">
        <w:t>Vista panorámic</w:t>
      </w:r>
      <w:r w:rsidR="0011733E" w:rsidRPr="00242E3C">
        <w:t>a</w:t>
      </w:r>
      <w:r w:rsidR="008C701E" w:rsidRPr="00242E3C">
        <w:t xml:space="preserve"> del posicionamiento</w:t>
      </w:r>
      <w:bookmarkEnd w:id="639"/>
    </w:p>
    <w:p w:rsidR="006D70B5" w:rsidRPr="00242E3C" w:rsidRDefault="00D07606" w:rsidP="00113A2F">
      <w:pPr>
        <w:pStyle w:val="Epgrafe"/>
        <w:jc w:val="center"/>
      </w:pPr>
      <w:r w:rsidRPr="00242E3C">
        <w:rPr>
          <w:noProof/>
          <w:lang w:eastAsia="es-PE"/>
        </w:rPr>
        <w:drawing>
          <wp:inline distT="0" distB="0" distL="0" distR="0" wp14:anchorId="6950FB62" wp14:editId="065298DD">
            <wp:extent cx="4645152" cy="2774871"/>
            <wp:effectExtent l="0" t="0" r="317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BEBA8EAE-BF5A-486C-A8C5-ECC9F3942E4B}">
                          <a14:imgProps xmlns:a14="http://schemas.microsoft.com/office/drawing/2010/main">
                            <a14:imgLayer r:embed="rId48">
                              <a14:imgEffect>
                                <a14:sharpenSoften amount="25000"/>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652139" cy="2779045"/>
                    </a:xfrm>
                    <a:prstGeom prst="rect">
                      <a:avLst/>
                    </a:prstGeom>
                    <a:noFill/>
                  </pic:spPr>
                </pic:pic>
              </a:graphicData>
            </a:graphic>
          </wp:inline>
        </w:drawing>
      </w:r>
    </w:p>
    <w:p w:rsidR="008C701E" w:rsidRPr="00242E3C" w:rsidRDefault="008C701E" w:rsidP="00113A2F">
      <w:pPr>
        <w:ind w:left="567"/>
        <w:rPr>
          <w:color w:val="000000"/>
          <w:sz w:val="18"/>
        </w:rPr>
      </w:pPr>
      <w:r w:rsidRPr="00242E3C">
        <w:rPr>
          <w:color w:val="000000"/>
          <w:sz w:val="18"/>
        </w:rPr>
        <w:t xml:space="preserve">Fuente: </w:t>
      </w:r>
      <w:r w:rsidR="0011733E" w:rsidRPr="00242E3C">
        <w:rPr>
          <w:color w:val="000000"/>
          <w:sz w:val="18"/>
        </w:rPr>
        <w:t xml:space="preserve">Kotler y Keller (2012). </w:t>
      </w:r>
      <w:r w:rsidRPr="00242E3C">
        <w:rPr>
          <w:color w:val="000000"/>
          <w:sz w:val="18"/>
        </w:rPr>
        <w:t>Elaboración propia 2017</w:t>
      </w:r>
      <w:r w:rsidR="0011733E" w:rsidRPr="00242E3C">
        <w:rPr>
          <w:color w:val="000000"/>
          <w:sz w:val="18"/>
        </w:rPr>
        <w:t>.</w:t>
      </w:r>
    </w:p>
    <w:p w:rsidR="00113A2F" w:rsidRPr="00242E3C" w:rsidRDefault="00113A2F" w:rsidP="008C701E">
      <w:pPr>
        <w:rPr>
          <w:color w:val="000000"/>
        </w:rPr>
      </w:pPr>
      <w:r w:rsidRPr="00242E3C">
        <w:rPr>
          <w:color w:val="000000"/>
        </w:rPr>
        <w:br w:type="page"/>
      </w:r>
    </w:p>
    <w:p w:rsidR="006D70B5" w:rsidRPr="00242E3C" w:rsidRDefault="006D70B5" w:rsidP="00582BAE">
      <w:pPr>
        <w:pStyle w:val="Epgrafe"/>
        <w:outlineLvl w:val="0"/>
      </w:pPr>
      <w:bookmarkStart w:id="640" w:name="_Ref478379729"/>
      <w:bookmarkStart w:id="641" w:name="_Toc491549938"/>
      <w:r w:rsidRPr="00242E3C">
        <w:lastRenderedPageBreak/>
        <w:t xml:space="preserve">Gráfico </w:t>
      </w:r>
      <w:bookmarkEnd w:id="640"/>
      <w:r w:rsidR="002A7FFD" w:rsidRPr="00242E3C">
        <w:t>15</w:t>
      </w:r>
      <w:r w:rsidRPr="00242E3C">
        <w:t>.</w:t>
      </w:r>
      <w:r w:rsidR="008C701E" w:rsidRPr="00242E3C">
        <w:t xml:space="preserve"> Mapa perceptual</w:t>
      </w:r>
      <w:bookmarkEnd w:id="641"/>
    </w:p>
    <w:p w:rsidR="008C701E" w:rsidRPr="00242E3C" w:rsidRDefault="003F7F2A" w:rsidP="00113A2F">
      <w:pPr>
        <w:pStyle w:val="Prrafodelista"/>
        <w:spacing w:after="0" w:line="240" w:lineRule="auto"/>
        <w:ind w:left="0"/>
        <w:jc w:val="center"/>
        <w:rPr>
          <w:rFonts w:cs="Times New Roman"/>
        </w:rPr>
      </w:pPr>
      <w:r>
        <w:rPr>
          <w:noProof/>
          <w:lang w:eastAsia="es-PE"/>
        </w:rPr>
        <w:drawing>
          <wp:inline distT="0" distB="0" distL="0" distR="0" wp14:anchorId="66406976" wp14:editId="3E730427">
            <wp:extent cx="5399405" cy="3008222"/>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9405" cy="3008222"/>
                    </a:xfrm>
                    <a:prstGeom prst="rect">
                      <a:avLst/>
                    </a:prstGeom>
                  </pic:spPr>
                </pic:pic>
              </a:graphicData>
            </a:graphic>
          </wp:inline>
        </w:drawing>
      </w:r>
    </w:p>
    <w:p w:rsidR="006D70B5" w:rsidRPr="00242E3C" w:rsidRDefault="008C701E" w:rsidP="00582BAE">
      <w:pPr>
        <w:spacing w:line="240" w:lineRule="auto"/>
        <w:ind w:left="142"/>
        <w:outlineLvl w:val="0"/>
        <w:rPr>
          <w:color w:val="000000"/>
          <w:sz w:val="18"/>
        </w:rPr>
      </w:pPr>
      <w:r w:rsidRPr="00242E3C">
        <w:rPr>
          <w:color w:val="000000"/>
          <w:sz w:val="18"/>
        </w:rPr>
        <w:t>Fuente: Elaboración propia 2017 basado en Kotler y Keller (2012).</w:t>
      </w:r>
    </w:p>
    <w:p w:rsidR="006D6258" w:rsidRPr="00242E3C" w:rsidRDefault="006D6258" w:rsidP="0085534B"/>
    <w:p w:rsidR="00066DFC" w:rsidRPr="00242E3C" w:rsidRDefault="008F263C" w:rsidP="00113A2F">
      <w:pPr>
        <w:spacing w:line="240" w:lineRule="auto"/>
        <w:ind w:left="340" w:hanging="340"/>
      </w:pPr>
      <w:bookmarkStart w:id="642" w:name="_Toc491614585"/>
      <w:r w:rsidRPr="00242E3C">
        <w:rPr>
          <w:b/>
        </w:rPr>
        <w:t>3.3</w:t>
      </w:r>
      <w:r w:rsidRPr="00242E3C">
        <w:rPr>
          <w:b/>
        </w:rPr>
        <w:tab/>
      </w:r>
      <w:r w:rsidR="00066DFC" w:rsidRPr="00242E3C">
        <w:rPr>
          <w:b/>
        </w:rPr>
        <w:t xml:space="preserve">Estrategias de </w:t>
      </w:r>
      <w:r w:rsidR="00113A2F" w:rsidRPr="00242E3C">
        <w:rPr>
          <w:b/>
        </w:rPr>
        <w:t>f</w:t>
      </w:r>
      <w:r w:rsidR="00066DFC" w:rsidRPr="00242E3C">
        <w:rPr>
          <w:b/>
        </w:rPr>
        <w:t>idelización</w:t>
      </w:r>
      <w:bookmarkEnd w:id="642"/>
    </w:p>
    <w:p w:rsidR="006D6258" w:rsidRPr="00242E3C" w:rsidRDefault="006D6258" w:rsidP="006D6258">
      <w:pPr>
        <w:rPr>
          <w:lang w:eastAsia="en-US"/>
        </w:rPr>
      </w:pPr>
    </w:p>
    <w:p w:rsidR="00D07606" w:rsidRPr="00242E3C" w:rsidRDefault="00F412B1" w:rsidP="00D07606">
      <w:pPr>
        <w:shd w:val="clear" w:color="auto" w:fill="FFFFFF" w:themeFill="background1"/>
      </w:pPr>
      <w:r w:rsidRPr="00242E3C">
        <w:t>Con el objetivo de fidelizar a los clientes, y tomando en cuenta que el cambio constante de pilas es uno de los puntos que desincentiva la compra, se propone ofrecer a los clientes forma gratuita una pila nueva por dos pilas usadas, y se les deberá comunicar el plan de responsabilidad social para el acopio de pilas usadas con empresas constructoras.</w:t>
      </w:r>
    </w:p>
    <w:p w:rsidR="008C701E" w:rsidRPr="00242E3C" w:rsidRDefault="008C701E" w:rsidP="008C701E">
      <w:pPr>
        <w:rPr>
          <w:lang w:eastAsia="en-US"/>
        </w:rPr>
      </w:pPr>
    </w:p>
    <w:p w:rsidR="00066DFC" w:rsidRPr="00242E3C" w:rsidRDefault="008F263C" w:rsidP="00113A2F">
      <w:pPr>
        <w:spacing w:line="240" w:lineRule="auto"/>
        <w:ind w:left="340" w:hanging="340"/>
      </w:pPr>
      <w:bookmarkStart w:id="643" w:name="_Toc491614586"/>
      <w:r w:rsidRPr="00242E3C">
        <w:rPr>
          <w:b/>
        </w:rPr>
        <w:t>3.4</w:t>
      </w:r>
      <w:r w:rsidRPr="00242E3C">
        <w:rPr>
          <w:b/>
        </w:rPr>
        <w:tab/>
      </w:r>
      <w:r w:rsidR="00066DFC" w:rsidRPr="00242E3C">
        <w:rPr>
          <w:b/>
        </w:rPr>
        <w:t xml:space="preserve">Estrategias de la mezcla de </w:t>
      </w:r>
      <w:r w:rsidR="00113A2F" w:rsidRPr="00242E3C">
        <w:rPr>
          <w:b/>
        </w:rPr>
        <w:t>m</w:t>
      </w:r>
      <w:r w:rsidR="00066DFC" w:rsidRPr="00242E3C">
        <w:rPr>
          <w:b/>
        </w:rPr>
        <w:t>arketing</w:t>
      </w:r>
      <w:bookmarkEnd w:id="643"/>
    </w:p>
    <w:p w:rsidR="00CF6708" w:rsidRPr="00242E3C" w:rsidRDefault="00CF6708" w:rsidP="00CF6708">
      <w:pPr>
        <w:rPr>
          <w:lang w:eastAsia="en-US"/>
        </w:rPr>
      </w:pPr>
    </w:p>
    <w:p w:rsidR="00D07606" w:rsidRPr="00242E3C" w:rsidRDefault="00D07606" w:rsidP="00D07606">
      <w:r w:rsidRPr="00242E3C">
        <w:t>Basado en el modelo de las 4</w:t>
      </w:r>
      <w:r w:rsidR="00E908F0" w:rsidRPr="00242E3C">
        <w:t xml:space="preserve"> </w:t>
      </w:r>
      <w:r w:rsidRPr="00242E3C">
        <w:t>P de marketing expuesto por Kotler y Keller (2012)</w:t>
      </w:r>
      <w:r w:rsidR="00E908F0" w:rsidRPr="00242E3C">
        <w:t>,</w:t>
      </w:r>
      <w:r w:rsidRPr="00242E3C">
        <w:t xml:space="preserve"> se definen las siguientes estrategias de la mezcla de marketing.</w:t>
      </w:r>
    </w:p>
    <w:p w:rsidR="00CA3337" w:rsidRPr="00242E3C" w:rsidRDefault="00CA3337" w:rsidP="00CA3337">
      <w:pPr>
        <w:rPr>
          <w:lang w:eastAsia="en-US"/>
        </w:rPr>
      </w:pPr>
    </w:p>
    <w:p w:rsidR="00066DFC" w:rsidRPr="00242E3C" w:rsidRDefault="008F263C" w:rsidP="00113A2F">
      <w:pPr>
        <w:spacing w:line="240" w:lineRule="auto"/>
        <w:ind w:left="567" w:hanging="567"/>
      </w:pPr>
      <w:r w:rsidRPr="00242E3C">
        <w:rPr>
          <w:b/>
        </w:rPr>
        <w:t>3.4</w:t>
      </w:r>
      <w:r w:rsidR="00113A2F" w:rsidRPr="00242E3C">
        <w:rPr>
          <w:b/>
        </w:rPr>
        <w:t>.</w:t>
      </w:r>
      <w:r w:rsidRPr="00242E3C">
        <w:rPr>
          <w:b/>
        </w:rPr>
        <w:t>1</w:t>
      </w:r>
      <w:r w:rsidRPr="00242E3C">
        <w:rPr>
          <w:b/>
        </w:rPr>
        <w:tab/>
      </w:r>
      <w:r w:rsidR="00066DFC" w:rsidRPr="00242E3C">
        <w:rPr>
          <w:b/>
        </w:rPr>
        <w:t>Producto</w:t>
      </w:r>
    </w:p>
    <w:p w:rsidR="003C35E8" w:rsidRPr="00242E3C" w:rsidRDefault="003C35E8" w:rsidP="003C35E8">
      <w:pPr>
        <w:rPr>
          <w:lang w:eastAsia="en-US"/>
        </w:rPr>
      </w:pPr>
    </w:p>
    <w:p w:rsidR="003C35E8" w:rsidRPr="00242E3C" w:rsidRDefault="00F412B1" w:rsidP="003C35E8">
      <w:r w:rsidRPr="00242E3C">
        <w:t>En la tabla 28 se muestra el portafolio propuesto de productos de Starkey bajo la marca de Tecnología Auditiva Americana. Existen cinco familias de audífonos que incluyen entre cinco y dos subcategorías de audífonos, cada una de ellas tiene tres modelos de audífonos, a excepción de Aries y Axio, que solo tiene un modelo. En la tabla a continuación se ordenan de más a menos por tecnología y precio.</w:t>
      </w:r>
    </w:p>
    <w:p w:rsidR="00113A2F" w:rsidRPr="00242E3C" w:rsidRDefault="00113A2F" w:rsidP="003C35E8">
      <w:r w:rsidRPr="00242E3C">
        <w:br w:type="page"/>
      </w:r>
    </w:p>
    <w:p w:rsidR="003C35E8" w:rsidRPr="00242E3C" w:rsidRDefault="003C35E8" w:rsidP="00582BAE">
      <w:pPr>
        <w:pStyle w:val="Epgrafe"/>
        <w:outlineLvl w:val="0"/>
      </w:pPr>
      <w:bookmarkStart w:id="644" w:name="_Ref478378942"/>
      <w:bookmarkStart w:id="645" w:name="_Toc491614522"/>
      <w:r w:rsidRPr="00242E3C">
        <w:lastRenderedPageBreak/>
        <w:t xml:space="preserve">Tabla </w:t>
      </w:r>
      <w:bookmarkEnd w:id="644"/>
      <w:r w:rsidR="002A7FFD" w:rsidRPr="00242E3C">
        <w:t>28</w:t>
      </w:r>
      <w:r w:rsidRPr="00242E3C">
        <w:t>. Portafolio de productos</w:t>
      </w:r>
      <w:bookmarkEnd w:id="645"/>
    </w:p>
    <w:tbl>
      <w:tblPr>
        <w:tblStyle w:val="TablaTesisnormal"/>
        <w:tblW w:w="0" w:type="auto"/>
        <w:jc w:val="center"/>
        <w:tblLook w:val="04A0" w:firstRow="1" w:lastRow="0" w:firstColumn="1" w:lastColumn="0" w:noHBand="0" w:noVBand="1"/>
      </w:tblPr>
      <w:tblGrid>
        <w:gridCol w:w="2403"/>
        <w:gridCol w:w="1407"/>
        <w:gridCol w:w="1714"/>
      </w:tblGrid>
      <w:tr w:rsidR="007C2DC9" w:rsidRPr="00242E3C" w:rsidTr="00E908F0">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Nombre de </w:t>
            </w:r>
            <w:r w:rsidR="00E908F0" w:rsidRPr="00242E3C">
              <w:rPr>
                <w:bCs/>
                <w:color w:val="000000"/>
                <w:szCs w:val="16"/>
              </w:rPr>
              <w:t>familia de audífonos</w:t>
            </w:r>
          </w:p>
        </w:tc>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Tipo de </w:t>
            </w:r>
            <w:r w:rsidR="00E908F0" w:rsidRPr="00242E3C">
              <w:rPr>
                <w:bCs/>
                <w:color w:val="000000"/>
                <w:szCs w:val="16"/>
              </w:rPr>
              <w:t>categoría</w:t>
            </w:r>
          </w:p>
        </w:tc>
        <w:tc>
          <w:tcPr>
            <w:tcW w:w="1714" w:type="dxa"/>
            <w:hideMark/>
          </w:tcPr>
          <w:p w:rsidR="007C2DC9" w:rsidRPr="00242E3C" w:rsidRDefault="007C2DC9" w:rsidP="00E908F0">
            <w:pPr>
              <w:spacing w:line="240" w:lineRule="auto"/>
              <w:jc w:val="center"/>
              <w:rPr>
                <w:bCs/>
                <w:color w:val="000000"/>
                <w:szCs w:val="16"/>
              </w:rPr>
            </w:pPr>
            <w:r w:rsidRPr="00242E3C">
              <w:rPr>
                <w:bCs/>
                <w:color w:val="000000"/>
                <w:szCs w:val="16"/>
              </w:rPr>
              <w:t>Cantidad de subcategorías</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 xml:space="preserve">Familia de audífonos </w:t>
            </w:r>
            <w:r w:rsidRPr="00242E3C">
              <w:rPr>
                <w:i/>
                <w:iCs/>
                <w:color w:val="000000"/>
                <w:szCs w:val="16"/>
              </w:rPr>
              <w:t>Muse</w:t>
            </w:r>
          </w:p>
        </w:tc>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Premium</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Z-Series</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Regular</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3- Series</w:t>
            </w:r>
          </w:p>
        </w:tc>
        <w:tc>
          <w:tcPr>
            <w:tcW w:w="0" w:type="auto"/>
            <w:vMerge/>
            <w:vAlign w:val="center"/>
            <w:hideMark/>
          </w:tcPr>
          <w:p w:rsidR="007C2DC9" w:rsidRPr="00242E3C" w:rsidRDefault="007C2DC9" w:rsidP="00E908F0">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Axio</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Económico</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Aries</w:t>
            </w:r>
          </w:p>
        </w:tc>
        <w:tc>
          <w:tcPr>
            <w:tcW w:w="0" w:type="auto"/>
            <w:vMerge/>
            <w:hideMark/>
          </w:tcPr>
          <w:p w:rsidR="007C2DC9" w:rsidRPr="00242E3C" w:rsidRDefault="007C2DC9" w:rsidP="007C2DC9">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2</w:t>
            </w:r>
          </w:p>
        </w:tc>
      </w:tr>
    </w:tbl>
    <w:p w:rsidR="003C35E8" w:rsidRPr="00242E3C" w:rsidRDefault="003C35E8" w:rsidP="00E908F0">
      <w:pPr>
        <w:spacing w:line="240" w:lineRule="auto"/>
        <w:ind w:left="1560"/>
        <w:rPr>
          <w:color w:val="000000"/>
          <w:sz w:val="18"/>
        </w:rPr>
      </w:pPr>
      <w:r w:rsidRPr="00242E3C">
        <w:rPr>
          <w:color w:val="000000"/>
          <w:sz w:val="18"/>
        </w:rPr>
        <w:t>Fuente: Elaboración propia 2017.</w:t>
      </w:r>
    </w:p>
    <w:p w:rsidR="00435A99" w:rsidRPr="00242E3C" w:rsidRDefault="00435A99" w:rsidP="00D07606"/>
    <w:p w:rsidR="003C35E8" w:rsidRPr="00242E3C" w:rsidRDefault="008549A7" w:rsidP="003C35E8">
      <w:r w:rsidRPr="00242E3C">
        <w:t xml:space="preserve">Con el objetivo de responder a la solicitud de los clientes por un producto que se ajuste a sus necesidades, y que mantenga la calidad que caracteriza a la empresa, se propone ofrecer a los clientes garantía por 1 año; durante los primeros 6 meses se debe realizar un seguimiento clínico de calibración y programación para asegurar la total </w:t>
      </w:r>
      <w:r w:rsidR="00F65FBB" w:rsidRPr="00242E3C">
        <w:t>satisfacción del</w:t>
      </w:r>
      <w:r w:rsidRPr="00242E3C">
        <w:t xml:space="preserve"> cliente. La garantía deberá cubrir los desperfectos de fábrica. Asimismo, dar alternativas de pago a través de financiamiento, fraccionando el 50% del precio del audífono en 6 meses con 3% de interés.</w:t>
      </w:r>
    </w:p>
    <w:p w:rsidR="006D6258" w:rsidRPr="00242E3C" w:rsidRDefault="006D6258" w:rsidP="003C35E8"/>
    <w:p w:rsidR="003C35E8" w:rsidRPr="00242E3C" w:rsidRDefault="002A7FFD" w:rsidP="00113A2F">
      <w:pPr>
        <w:spacing w:line="240" w:lineRule="auto"/>
        <w:ind w:left="567" w:hanging="567"/>
      </w:pPr>
      <w:r w:rsidRPr="00242E3C">
        <w:rPr>
          <w:b/>
        </w:rPr>
        <w:t>3.4.2</w:t>
      </w:r>
      <w:r w:rsidRPr="00242E3C">
        <w:rPr>
          <w:b/>
        </w:rPr>
        <w:tab/>
      </w:r>
      <w:r w:rsidR="00066DFC" w:rsidRPr="00242E3C">
        <w:rPr>
          <w:b/>
        </w:rPr>
        <w:t>Precio</w:t>
      </w:r>
    </w:p>
    <w:p w:rsidR="003C35E8" w:rsidRPr="00242E3C" w:rsidRDefault="003C35E8" w:rsidP="003C35E8">
      <w:pPr>
        <w:rPr>
          <w:lang w:eastAsia="en-US"/>
        </w:rPr>
      </w:pPr>
    </w:p>
    <w:p w:rsidR="00D07606" w:rsidRPr="00242E3C" w:rsidRDefault="008549A7" w:rsidP="00D07606">
      <w:r w:rsidRPr="00242E3C">
        <w:t>Siguiendo los lineamientos de Kotler y Keller (2012), el precio de los audífonos actúa como una señal de calidad del producto, debido a que el consumidor no tiene la información disponible de la calidad real. Esto se aplica a los audífonos considerando que el cliente no tiene la capacidad de diferenciar con exactitud qué producto es mejor. Las tarifas que se aplican a cada uno de los productos se determinan de acuerdo a los precios establecidos en todas las filiales de Starkey. Con el fin de evitar la fluctuación cambiaria, y que la percepción de los precios sea menor, las tarifas de los audífonos se determinan en dólares. Para el nuevo canal de ventas indirecto se deberá establecer un esquema de tarifas por volumen más económicas que el precio al consumidor final, la diferencia de ambos precios unitarios corresponde a la comisión que recibe el canal.</w:t>
      </w:r>
    </w:p>
    <w:p w:rsidR="003C35E8" w:rsidRPr="00242E3C" w:rsidRDefault="003C35E8" w:rsidP="003C35E8">
      <w:pPr>
        <w:rPr>
          <w:lang w:eastAsia="en-US"/>
        </w:rPr>
      </w:pPr>
    </w:p>
    <w:p w:rsidR="00066DFC" w:rsidRPr="00242E3C" w:rsidRDefault="00602A7A" w:rsidP="00113A2F">
      <w:pPr>
        <w:spacing w:line="240" w:lineRule="auto"/>
        <w:ind w:left="567" w:hanging="567"/>
      </w:pPr>
      <w:r w:rsidRPr="00242E3C">
        <w:rPr>
          <w:b/>
        </w:rPr>
        <w:t>3.4.3</w:t>
      </w:r>
      <w:r w:rsidRPr="00242E3C">
        <w:rPr>
          <w:b/>
        </w:rPr>
        <w:tab/>
      </w:r>
      <w:r w:rsidR="00066DFC" w:rsidRPr="00242E3C">
        <w:rPr>
          <w:b/>
        </w:rPr>
        <w:t>Plaza</w:t>
      </w:r>
    </w:p>
    <w:p w:rsidR="00E3317E" w:rsidRPr="00242E3C" w:rsidRDefault="00E3317E" w:rsidP="00E3317E">
      <w:pPr>
        <w:rPr>
          <w:lang w:eastAsia="en-US"/>
        </w:rPr>
      </w:pPr>
    </w:p>
    <w:p w:rsidR="00FC348F" w:rsidRPr="00242E3C" w:rsidRDefault="008549A7" w:rsidP="00D07606">
      <w:pPr>
        <w:tabs>
          <w:tab w:val="left" w:pos="1134"/>
        </w:tabs>
      </w:pPr>
      <w:r w:rsidRPr="00242E3C">
        <w:t>La forma de venta es directa, a través de canales presenciales y virtuales. Actualmente, Starkey Perú cuenta con una tienda ubicada en el distrito de San Borja (Jr. Marchand 516 San Borja). El horario de atención es de lunes a viernes de 9 a.m. a 1 p. m. y de 3 p.m. a 7 p.m., los sábados de 9:30 a.m. a 1 p.m. Asimismo, los clientes pueden realizar consultas a través de la página web, el Facebook de la empresa. o escribiendo a un buzón de correo electrónico.</w:t>
      </w:r>
    </w:p>
    <w:p w:rsidR="00A02FD1" w:rsidRPr="00242E3C" w:rsidRDefault="00A02FD1" w:rsidP="00D07606">
      <w:pPr>
        <w:tabs>
          <w:tab w:val="left" w:pos="1134"/>
        </w:tabs>
      </w:pPr>
      <w:r w:rsidRPr="00242E3C">
        <w:br w:type="page"/>
      </w:r>
    </w:p>
    <w:p w:rsidR="00D07606" w:rsidRPr="00242E3C" w:rsidRDefault="008549A7" w:rsidP="00D07606">
      <w:r w:rsidRPr="00242E3C">
        <w:lastRenderedPageBreak/>
        <w:t>Con el objetivo de facilitar la visita de los clientes a las tiendas, se propone la apertura de tres nuevos locales durante los próximos tres años, ubicados en la ciudad de Lima en los distritos de San Miguel (zonas 6), San Isidro y Miraflores (zona 7</w:t>
      </w:r>
      <w:r w:rsidR="00F65FBB" w:rsidRPr="00242E3C">
        <w:t>) donde</w:t>
      </w:r>
      <w:r w:rsidRPr="00242E3C">
        <w:t xml:space="preserve"> se encuentra el mayor número de personas con limitación auditiva permanente de NSE A y B según la Asociación Peruana de Empresas de Investigación de Mercados (2016).</w:t>
      </w:r>
    </w:p>
    <w:p w:rsidR="00CF6708" w:rsidRPr="00242E3C" w:rsidRDefault="00CF6708" w:rsidP="00D07606"/>
    <w:p w:rsidR="00D07606" w:rsidRPr="00242E3C" w:rsidRDefault="008549A7" w:rsidP="00D07606">
      <w:pPr>
        <w:rPr>
          <w:lang w:eastAsia="en-US"/>
        </w:rPr>
      </w:pPr>
      <w:r w:rsidRPr="00242E3C">
        <w:t xml:space="preserve">Adicionalmente, para llegar a los clientes que se encuentran en las provincias de Arequipa, </w:t>
      </w:r>
      <w:r w:rsidR="00BD2495">
        <w:t>La Libertad</w:t>
      </w:r>
      <w:r w:rsidRPr="00242E3C">
        <w:t xml:space="preserve"> y Piura, se plantea crear un nuevo canal indirecto </w:t>
      </w:r>
      <w:del w:id="646" w:author="Daniel Montjoy Pita" w:date="2017-09-22T17:15:00Z">
        <w:r w:rsidRPr="00242E3C" w:rsidDel="00E8266A">
          <w:delText xml:space="preserve">minorista </w:delText>
        </w:r>
      </w:del>
      <w:r w:rsidRPr="00242E3C">
        <w:t>con los que se deberá trabajar utilizando garantías de pago como cartas fianzas o pagos contra entrega. Para acelerar la venta de productos con este canal se implementará un portal online.</w:t>
      </w:r>
    </w:p>
    <w:p w:rsidR="00D07606" w:rsidRPr="00242E3C" w:rsidRDefault="00D07606" w:rsidP="00E3317E">
      <w:pPr>
        <w:rPr>
          <w:lang w:eastAsia="en-US"/>
        </w:rPr>
      </w:pPr>
    </w:p>
    <w:p w:rsidR="00066DFC" w:rsidRPr="00242E3C" w:rsidRDefault="00602A7A" w:rsidP="00113A2F">
      <w:pPr>
        <w:spacing w:line="240" w:lineRule="auto"/>
        <w:ind w:left="567" w:hanging="567"/>
      </w:pPr>
      <w:r w:rsidRPr="00242E3C">
        <w:rPr>
          <w:b/>
        </w:rPr>
        <w:t>3.4.4</w:t>
      </w:r>
      <w:r w:rsidRPr="00242E3C">
        <w:rPr>
          <w:b/>
        </w:rPr>
        <w:tab/>
      </w:r>
      <w:r w:rsidR="00066DFC" w:rsidRPr="00242E3C">
        <w:rPr>
          <w:b/>
        </w:rPr>
        <w:t>Promoción</w:t>
      </w:r>
    </w:p>
    <w:p w:rsidR="00D07606" w:rsidRPr="00242E3C" w:rsidRDefault="00D07606" w:rsidP="00113A2F"/>
    <w:p w:rsidR="00D07606" w:rsidRPr="00242E3C" w:rsidRDefault="00D07606" w:rsidP="00582BAE">
      <w:pPr>
        <w:spacing w:line="240" w:lineRule="auto"/>
        <w:outlineLvl w:val="0"/>
        <w:rPr>
          <w:b/>
        </w:rPr>
      </w:pPr>
      <w:r w:rsidRPr="00242E3C">
        <w:rPr>
          <w:b/>
        </w:rPr>
        <w:t>Comunicación integral de marketing</w:t>
      </w:r>
    </w:p>
    <w:p w:rsidR="008822A2" w:rsidRPr="00242E3C" w:rsidRDefault="008822A2" w:rsidP="00FB1E29">
      <w:pPr>
        <w:rPr>
          <w:b/>
        </w:rPr>
      </w:pPr>
    </w:p>
    <w:p w:rsidR="00D07606" w:rsidRPr="00242E3C" w:rsidRDefault="00D07606" w:rsidP="00FB1E29">
      <w:r w:rsidRPr="00242E3C">
        <w:t xml:space="preserve">Se plantea utilizar </w:t>
      </w:r>
      <w:r w:rsidR="00BE7B65" w:rsidRPr="00242E3C">
        <w:t>cuatro</w:t>
      </w:r>
      <w:r w:rsidRPr="00242E3C">
        <w:t xml:space="preserve"> herramientas para elaborar el plan de comunicación integral de </w:t>
      </w:r>
      <w:r w:rsidRPr="00242E3C">
        <w:rPr>
          <w:i/>
        </w:rPr>
        <w:t>marketing</w:t>
      </w:r>
      <w:r w:rsidRPr="00242E3C">
        <w:t xml:space="preserve"> con el fin de fortalecer el posicionamiento de la marca de Tecnología Auditiva Americana e incrementar las ventas. Así como comunicar las nuevas políticas de reciclaje de pilas con el objetivo de darle a la marca una imagen de empresa socialmente responsable.</w:t>
      </w:r>
    </w:p>
    <w:p w:rsidR="00BE7B65" w:rsidRPr="00242E3C" w:rsidRDefault="00BE7B65" w:rsidP="00FB1E29"/>
    <w:p w:rsidR="00D07606" w:rsidRPr="00242E3C" w:rsidRDefault="00D07606" w:rsidP="00D07606">
      <w:pPr>
        <w:rPr>
          <w:b/>
        </w:rPr>
      </w:pPr>
      <w:r w:rsidRPr="00242E3C">
        <w:rPr>
          <w:rFonts w:eastAsiaTheme="minorHAnsi" w:cstheme="minorBidi"/>
          <w:szCs w:val="22"/>
          <w:lang w:eastAsia="en-US"/>
        </w:rPr>
        <w:t>La publicidad debe tener un enfoque persuasivo con el objetivo de incentivar la compra de audífonos y modificar la percepción de la marca. Los medios publicitarios a utilizar deben ser dirigidos al público objetivo</w:t>
      </w:r>
      <w:r w:rsidRPr="00242E3C">
        <w:t xml:space="preserve"> de nicho definido por la empresa.</w:t>
      </w:r>
      <w:r w:rsidR="00CF6708" w:rsidRPr="00242E3C">
        <w:rPr>
          <w:b/>
        </w:rPr>
        <w:t xml:space="preserve"> </w:t>
      </w:r>
      <w:r w:rsidR="00CF6708" w:rsidRPr="00242E3C">
        <w:t>Los</w:t>
      </w:r>
      <w:r w:rsidR="00CF6708" w:rsidRPr="00242E3C">
        <w:rPr>
          <w:b/>
        </w:rPr>
        <w:t xml:space="preserve"> </w:t>
      </w:r>
      <w:r w:rsidR="00CF6708" w:rsidRPr="00242E3C">
        <w:t>medios seleccionados: a) m</w:t>
      </w:r>
      <w:r w:rsidRPr="00242E3C">
        <w:t xml:space="preserve">asivos: </w:t>
      </w:r>
      <w:r w:rsidR="00030794" w:rsidRPr="00242E3C">
        <w:t>d</w:t>
      </w:r>
      <w:r w:rsidRPr="00242E3C">
        <w:t xml:space="preserve">iarios (Perú 21), radio (Radio Mágica) y revistas (Cosas, revista del </w:t>
      </w:r>
      <w:r w:rsidR="00030794" w:rsidRPr="00242E3C">
        <w:t xml:space="preserve">Club </w:t>
      </w:r>
      <w:r w:rsidRPr="00242E3C">
        <w:t>Regatas)</w:t>
      </w:r>
      <w:r w:rsidR="00030794" w:rsidRPr="00242E3C">
        <w:t>,</w:t>
      </w:r>
      <w:r w:rsidR="00CF6708" w:rsidRPr="00242E3C">
        <w:t xml:space="preserve"> y b) a</w:t>
      </w:r>
      <w:r w:rsidRPr="00242E3C">
        <w:t xml:space="preserve">lternativos: </w:t>
      </w:r>
      <w:r w:rsidRPr="00242E3C">
        <w:rPr>
          <w:i/>
        </w:rPr>
        <w:t>Google Adwords, Facebook Ads, blogs</w:t>
      </w:r>
      <w:r w:rsidRPr="00242E3C">
        <w:t xml:space="preserve">, </w:t>
      </w:r>
      <w:r w:rsidR="00835F44" w:rsidRPr="00242E3C">
        <w:rPr>
          <w:i/>
        </w:rPr>
        <w:t>mailing</w:t>
      </w:r>
      <w:r w:rsidR="00030794" w:rsidRPr="00242E3C">
        <w:t>,</w:t>
      </w:r>
      <w:r w:rsidR="00835F44" w:rsidRPr="00242E3C">
        <w:rPr>
          <w:i/>
        </w:rPr>
        <w:t xml:space="preserve"> </w:t>
      </w:r>
      <w:r w:rsidR="00835F44" w:rsidRPr="00242E3C">
        <w:t>y c) S</w:t>
      </w:r>
      <w:r w:rsidRPr="00242E3C">
        <w:t>e consideran acciones de volanteo a casas y en eventos particulares.</w:t>
      </w:r>
    </w:p>
    <w:p w:rsidR="006D6258" w:rsidRPr="00242E3C" w:rsidRDefault="006D6258" w:rsidP="00D07606"/>
    <w:p w:rsidR="00D07606" w:rsidRPr="00242E3C" w:rsidRDefault="00835F44" w:rsidP="00D07606">
      <w:pPr>
        <w:rPr>
          <w:b/>
        </w:rPr>
      </w:pPr>
      <w:r w:rsidRPr="00242E3C">
        <w:t>Respecto a la p</w:t>
      </w:r>
      <w:r w:rsidR="00CF6708" w:rsidRPr="00242E3C">
        <w:t>romoción de ventas</w:t>
      </w:r>
      <w:r w:rsidRPr="00242E3C">
        <w:t xml:space="preserve"> </w:t>
      </w:r>
      <w:r w:rsidRPr="00242E3C">
        <w:rPr>
          <w:b/>
        </w:rPr>
        <w:t>s</w:t>
      </w:r>
      <w:r w:rsidR="00D07606" w:rsidRPr="00242E3C">
        <w:t>e propone realizar campañas puntuales con promociones al consumidor</w:t>
      </w:r>
      <w:r w:rsidR="00030794" w:rsidRPr="00242E3C">
        <w:t>,</w:t>
      </w:r>
      <w:r w:rsidR="00D07606" w:rsidRPr="00242E3C">
        <w:t xml:space="preserve"> con el fin de incentivar la venta y despertar el interés de los clientes sobre los beneficios de los productos. </w:t>
      </w:r>
    </w:p>
    <w:p w:rsidR="008822A2" w:rsidRPr="00242E3C" w:rsidRDefault="008822A2" w:rsidP="00D07606"/>
    <w:p w:rsidR="00BE7B65" w:rsidRPr="00FC348F" w:rsidRDefault="00835F44" w:rsidP="00D07606">
      <w:r w:rsidRPr="00242E3C">
        <w:t>Para r</w:t>
      </w:r>
      <w:r w:rsidR="00CF6708" w:rsidRPr="00242E3C">
        <w:t xml:space="preserve">elaciones </w:t>
      </w:r>
      <w:r w:rsidR="00030794" w:rsidRPr="00242E3C">
        <w:t>p</w:t>
      </w:r>
      <w:r w:rsidR="00CF6708" w:rsidRPr="00242E3C">
        <w:t>úblicas</w:t>
      </w:r>
      <w:r w:rsidRPr="00242E3C">
        <w:rPr>
          <w:b/>
        </w:rPr>
        <w:t xml:space="preserve"> s</w:t>
      </w:r>
      <w:r w:rsidR="00D07606" w:rsidRPr="00242E3C">
        <w:t xml:space="preserve">e planeta contratar una agencia </w:t>
      </w:r>
      <w:r w:rsidR="00030794" w:rsidRPr="00242E3C">
        <w:t>especializada</w:t>
      </w:r>
      <w:r w:rsidR="00D07606" w:rsidRPr="00242E3C">
        <w:t xml:space="preserve"> para realizar entrevistas en medios puntuales que estén enfocados a nuestro público objetivo, por ejemplo: RPP, América TV, Radio Exitos</w:t>
      </w:r>
      <w:r w:rsidR="00BE7B65" w:rsidRPr="00242E3C">
        <w:t>a, Radio Nacional, entre otros.</w:t>
      </w:r>
      <w:r w:rsidR="00FC348F">
        <w:br w:type="page"/>
      </w:r>
    </w:p>
    <w:p w:rsidR="00066DFC" w:rsidRPr="00242E3C" w:rsidRDefault="00835F44" w:rsidP="00D27DD5">
      <w:pPr>
        <w:rPr>
          <w:b/>
        </w:rPr>
      </w:pPr>
      <w:r w:rsidRPr="00242E3C">
        <w:lastRenderedPageBreak/>
        <w:t>Para las ventas personales</w:t>
      </w:r>
      <w:r w:rsidR="00030794" w:rsidRPr="00242E3C">
        <w:t>,</w:t>
      </w:r>
      <w:r w:rsidR="00CF6708" w:rsidRPr="00242E3C">
        <w:rPr>
          <w:b/>
        </w:rPr>
        <w:t xml:space="preserve"> </w:t>
      </w:r>
      <w:r w:rsidR="00D07606" w:rsidRPr="00242E3C">
        <w:t xml:space="preserve">Starkey Perú cuenta con un </w:t>
      </w:r>
      <w:r w:rsidR="00030794" w:rsidRPr="00242E3C">
        <w:t>equipo</w:t>
      </w:r>
      <w:r w:rsidR="00D07606" w:rsidRPr="00242E3C">
        <w:t xml:space="preserve"> de visitadores médicos que tienen como objetivo informar e incentivar a los médicos otorrinolaringólogos que recomienden a sus </w:t>
      </w:r>
      <w:r w:rsidR="00B15A30" w:rsidRPr="00242E3C">
        <w:t>cliente</w:t>
      </w:r>
      <w:r w:rsidR="00D07606" w:rsidRPr="00242E3C">
        <w:t xml:space="preserve">s visitar las tiendas de Tecnología Auditiva Americana. Dentro del esquema de trabajo se requiere fortalecer el plan de comisiones e incentivos para los médicos otorrinolaringólogos y visitadores médicos. Asimismo, se debe elaborar un esquema de objetivos e incentivos para el nuevo canal de ventas indirecto a través de alianzas estratégicas con centros auditivos en Arequipa, </w:t>
      </w:r>
      <w:r w:rsidR="00BD2495">
        <w:t>La Libertad</w:t>
      </w:r>
      <w:r w:rsidR="00D07606" w:rsidRPr="00242E3C">
        <w:t xml:space="preserve"> y Piura.</w:t>
      </w:r>
      <w:r w:rsidR="00CF6708" w:rsidRPr="00242E3C">
        <w:rPr>
          <w:b/>
        </w:rPr>
        <w:t xml:space="preserve"> </w:t>
      </w:r>
      <w:r w:rsidR="00D07606" w:rsidRPr="00242E3C">
        <w:t>Finalmente</w:t>
      </w:r>
      <w:r w:rsidR="009068C2" w:rsidRPr="00242E3C">
        <w:t>,</w:t>
      </w:r>
      <w:r w:rsidR="00D07606" w:rsidRPr="00242E3C">
        <w:t xml:space="preserve"> se debe establecer alianzas estratégicas con municipalidades de las zonas </w:t>
      </w:r>
      <w:r w:rsidR="009068C2" w:rsidRPr="00242E3C">
        <w:t xml:space="preserve">6 </w:t>
      </w:r>
      <w:r w:rsidR="00D07606" w:rsidRPr="00242E3C">
        <w:t>y</w:t>
      </w:r>
      <w:r w:rsidR="009068C2" w:rsidRPr="00242E3C">
        <w:t xml:space="preserve"> 7</w:t>
      </w:r>
      <w:r w:rsidR="00D07606" w:rsidRPr="00242E3C">
        <w:rPr>
          <w:rStyle w:val="Refdenotaalpie"/>
        </w:rPr>
        <w:footnoteReference w:id="16"/>
      </w:r>
      <w:r w:rsidR="00D07606" w:rsidRPr="00242E3C">
        <w:t xml:space="preserve"> para realizar acciones de despistaje de problemas con la audición, charlas y captación de posibles clientes.</w:t>
      </w:r>
    </w:p>
    <w:p w:rsidR="006D6258" w:rsidRPr="00242E3C" w:rsidRDefault="006D6258" w:rsidP="00D27DD5"/>
    <w:p w:rsidR="005E73E0" w:rsidRPr="00242E3C" w:rsidRDefault="00602A7A" w:rsidP="00113A2F">
      <w:pPr>
        <w:spacing w:line="240" w:lineRule="auto"/>
        <w:ind w:left="340" w:hanging="340"/>
      </w:pPr>
      <w:bookmarkStart w:id="647" w:name="_Toc491614587"/>
      <w:r w:rsidRPr="00242E3C">
        <w:rPr>
          <w:b/>
        </w:rPr>
        <w:t>3.5</w:t>
      </w:r>
      <w:r w:rsidRPr="00242E3C">
        <w:rPr>
          <w:b/>
        </w:rPr>
        <w:tab/>
      </w:r>
      <w:r w:rsidR="00066DFC" w:rsidRPr="00242E3C">
        <w:rPr>
          <w:b/>
        </w:rPr>
        <w:t>Presupuesto de marketing</w:t>
      </w:r>
      <w:bookmarkEnd w:id="647"/>
    </w:p>
    <w:p w:rsidR="006D6258" w:rsidRPr="00242E3C" w:rsidRDefault="006D6258" w:rsidP="006D6258">
      <w:pPr>
        <w:rPr>
          <w:lang w:eastAsia="en-US"/>
        </w:rPr>
      </w:pPr>
    </w:p>
    <w:p w:rsidR="00561A42" w:rsidRPr="00242E3C" w:rsidRDefault="005E73E0" w:rsidP="00582BAE">
      <w:pPr>
        <w:pStyle w:val="Epgrafe"/>
        <w:spacing w:line="240" w:lineRule="auto"/>
        <w:outlineLvl w:val="0"/>
        <w:rPr>
          <w:b w:val="0"/>
        </w:rPr>
      </w:pPr>
      <w:r w:rsidRPr="00242E3C">
        <w:rPr>
          <w:b w:val="0"/>
        </w:rPr>
        <w:t xml:space="preserve">En la </w:t>
      </w:r>
      <w:r w:rsidR="00602A7A" w:rsidRPr="00242E3C">
        <w:rPr>
          <w:b w:val="0"/>
        </w:rPr>
        <w:t>tabla 29</w:t>
      </w:r>
      <w:r w:rsidRPr="00242E3C">
        <w:rPr>
          <w:b w:val="0"/>
        </w:rPr>
        <w:t xml:space="preserve"> se observa el presupuesto del plan de </w:t>
      </w:r>
      <w:r w:rsidR="00602A7A" w:rsidRPr="00242E3C">
        <w:rPr>
          <w:b w:val="0"/>
        </w:rPr>
        <w:t>m</w:t>
      </w:r>
      <w:r w:rsidRPr="00242E3C">
        <w:rPr>
          <w:b w:val="0"/>
        </w:rPr>
        <w:t>arketing.</w:t>
      </w:r>
    </w:p>
    <w:p w:rsidR="006D6258" w:rsidRPr="00242E3C" w:rsidRDefault="006D6258" w:rsidP="006D6258">
      <w:pPr>
        <w:rPr>
          <w:lang w:eastAsia="en-US"/>
        </w:rPr>
      </w:pPr>
    </w:p>
    <w:p w:rsidR="005E73E0" w:rsidRPr="00242E3C" w:rsidRDefault="005E73E0" w:rsidP="00582BAE">
      <w:pPr>
        <w:pStyle w:val="Epgrafe"/>
        <w:outlineLvl w:val="0"/>
      </w:pPr>
      <w:bookmarkStart w:id="648" w:name="_Ref478545396"/>
      <w:bookmarkStart w:id="649" w:name="_Toc491614523"/>
      <w:r w:rsidRPr="00242E3C">
        <w:t xml:space="preserve">Tabla </w:t>
      </w:r>
      <w:bookmarkEnd w:id="648"/>
      <w:r w:rsidR="00602A7A" w:rsidRPr="00242E3C">
        <w:t>29</w:t>
      </w:r>
      <w:r w:rsidRPr="00242E3C">
        <w:t xml:space="preserve">. Presupuesto del plan de </w:t>
      </w:r>
      <w:r w:rsidR="00602A7A" w:rsidRPr="00242E3C">
        <w:t>m</w:t>
      </w:r>
      <w:r w:rsidRPr="00242E3C">
        <w:t>arketing</w:t>
      </w:r>
      <w:bookmarkEnd w:id="649"/>
    </w:p>
    <w:tbl>
      <w:tblPr>
        <w:tblStyle w:val="TablaTesisnormal"/>
        <w:tblW w:w="0" w:type="auto"/>
        <w:jc w:val="center"/>
        <w:tblLook w:val="04A0" w:firstRow="1" w:lastRow="0" w:firstColumn="1" w:lastColumn="0" w:noHBand="0" w:noVBand="1"/>
      </w:tblPr>
      <w:tblGrid>
        <w:gridCol w:w="2435"/>
        <w:gridCol w:w="2954"/>
        <w:gridCol w:w="1110"/>
        <w:gridCol w:w="1110"/>
        <w:gridCol w:w="1110"/>
      </w:tblGrid>
      <w:tr w:rsidR="008549A7"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8549A7" w:rsidRPr="00242E3C" w:rsidRDefault="008549A7" w:rsidP="00590F86">
            <w:pPr>
              <w:spacing w:line="240" w:lineRule="auto"/>
              <w:jc w:val="center"/>
              <w:rPr>
                <w:bCs/>
                <w:color w:val="000000"/>
                <w:szCs w:val="16"/>
              </w:rPr>
            </w:pPr>
            <w:r w:rsidRPr="00242E3C">
              <w:rPr>
                <w:bCs/>
                <w:color w:val="000000"/>
                <w:szCs w:val="16"/>
              </w:rPr>
              <w:t>Iniciativa</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Actividad</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2017</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2018</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2019</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Management </w:t>
            </w:r>
            <w:r w:rsidRPr="00242E3C">
              <w:rPr>
                <w:color w:val="000000"/>
                <w:szCs w:val="16"/>
              </w:rPr>
              <w:t>(CRM).</w:t>
            </w:r>
          </w:p>
        </w:tc>
        <w:tc>
          <w:tcPr>
            <w:tcW w:w="0" w:type="auto"/>
            <w:vAlign w:val="center"/>
            <w:hideMark/>
          </w:tcPr>
          <w:p w:rsidR="008549A7" w:rsidRPr="00242E3C" w:rsidRDefault="0012674C" w:rsidP="00590F86">
            <w:pPr>
              <w:spacing w:line="240" w:lineRule="auto"/>
              <w:jc w:val="left"/>
              <w:rPr>
                <w:color w:val="000000"/>
                <w:szCs w:val="16"/>
              </w:rPr>
            </w:pPr>
            <w:r>
              <w:rPr>
                <w:color w:val="000000"/>
                <w:szCs w:val="16"/>
              </w:rPr>
              <w:t>Gestión de políticas de CRM</w:t>
            </w:r>
            <w:r w:rsidR="008549A7" w:rsidRPr="00242E3C">
              <w:rPr>
                <w:color w:val="000000"/>
                <w:szCs w:val="16"/>
              </w:rPr>
              <w:t xml:space="preserve"> </w:t>
            </w:r>
            <w:r>
              <w:rPr>
                <w:color w:val="000000"/>
                <w:szCs w:val="16"/>
              </w:rPr>
              <w:t xml:space="preserve">junto con implantar un </w:t>
            </w:r>
            <w:r w:rsidR="008549A7" w:rsidRPr="00242E3C">
              <w:rPr>
                <w:i/>
                <w:iCs/>
                <w:color w:val="000000"/>
                <w:szCs w:val="16"/>
              </w:rPr>
              <w:t>software</w:t>
            </w:r>
            <w:r w:rsidR="008549A7" w:rsidRPr="00242E3C">
              <w:rPr>
                <w:color w:val="000000"/>
                <w:szCs w:val="16"/>
              </w:rPr>
              <w:t>.</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39.900,00</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11.117,97</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8</w:t>
            </w:r>
            <w:r w:rsidR="00380020">
              <w:rPr>
                <w:color w:val="000000"/>
                <w:szCs w:val="16"/>
              </w:rPr>
              <w:t>.</w:t>
            </w:r>
            <w:r>
              <w:rPr>
                <w:color w:val="000000"/>
                <w:szCs w:val="16"/>
              </w:rPr>
              <w:t>935,94</w:t>
            </w:r>
          </w:p>
        </w:tc>
      </w:tr>
      <w:tr w:rsidR="008549A7" w:rsidRPr="00242E3C" w:rsidTr="00590F86">
        <w:trPr>
          <w:trHeight w:val="20"/>
          <w:jc w:val="center"/>
        </w:trPr>
        <w:tc>
          <w:tcPr>
            <w:tcW w:w="0" w:type="auto"/>
            <w:vAlign w:val="center"/>
            <w:hideMark/>
          </w:tcPr>
          <w:p w:rsidR="008549A7" w:rsidRPr="00242E3C" w:rsidRDefault="00F65FBB" w:rsidP="00590F86">
            <w:pPr>
              <w:spacing w:line="240" w:lineRule="auto"/>
              <w:jc w:val="left"/>
              <w:rPr>
                <w:color w:val="000000"/>
                <w:szCs w:val="16"/>
              </w:rPr>
            </w:pPr>
            <w:r w:rsidRPr="00242E3C">
              <w:rPr>
                <w:color w:val="000000"/>
                <w:szCs w:val="16"/>
              </w:rPr>
              <w:t>Garantía</w:t>
            </w:r>
            <w:r w:rsidR="008549A7" w:rsidRPr="00242E3C">
              <w:rPr>
                <w:color w:val="000000"/>
                <w:szCs w:val="16"/>
              </w:rPr>
              <w:t xml:space="preserve"> del producto.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Cambio de productos que fallan dentro del periodo de garantía.</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r>
      <w:tr w:rsidR="008549A7" w:rsidRPr="00242E3C" w:rsidTr="00590F86">
        <w:trPr>
          <w:trHeight w:val="20"/>
          <w:jc w:val="center"/>
        </w:trPr>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Financiamiento directo.</w:t>
            </w:r>
          </w:p>
        </w:tc>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Otorgar planes de financiamiento a clientes.</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Incrementar los puntos del canal directo.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Evaluar ubicaciones y demanda potencial.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4.364,06</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Desarrollar el canal de venta indirecta por medio de socios estratégicos.</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Búsqueda, evaluación y mantenimiento de socios estratégicos comerciales.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79.801,05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83.</w:t>
            </w:r>
            <w:r w:rsidR="008549A7" w:rsidRPr="00242E3C">
              <w:rPr>
                <w:color w:val="000000"/>
                <w:szCs w:val="16"/>
              </w:rPr>
              <w:t>791,10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Definir el mix de medios adecuado y establecer un plan de seguimiento de generación de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511.432,65</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586.826,45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695.</w:t>
            </w:r>
            <w:r w:rsidR="008549A7" w:rsidRPr="00242E3C">
              <w:rPr>
                <w:color w:val="000000"/>
                <w:szCs w:val="16"/>
              </w:rPr>
              <w:t>991,15</w:t>
            </w:r>
          </w:p>
        </w:tc>
      </w:tr>
      <w:tr w:rsidR="008549A7" w:rsidRPr="00242E3C" w:rsidTr="00590F86">
        <w:trPr>
          <w:trHeight w:val="20"/>
          <w:jc w:val="center"/>
        </w:trPr>
        <w:tc>
          <w:tcPr>
            <w:tcW w:w="0" w:type="auto"/>
            <w:vMerge w:val="restart"/>
            <w:vAlign w:val="center"/>
            <w:hideMark/>
          </w:tcPr>
          <w:p w:rsidR="008549A7" w:rsidRPr="00242E3C" w:rsidRDefault="008549A7" w:rsidP="00590F86">
            <w:pPr>
              <w:spacing w:line="240" w:lineRule="auto"/>
              <w:jc w:val="left"/>
              <w:rPr>
                <w:color w:val="000000"/>
                <w:szCs w:val="16"/>
              </w:rPr>
            </w:pPr>
            <w:r w:rsidRPr="00242E3C">
              <w:rPr>
                <w:color w:val="000000"/>
                <w:szCs w:val="16"/>
              </w:rPr>
              <w:t>Programa de fidelización de médicos ORL.</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visitadores médicos.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14.020,79</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16.671,21</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19.</w:t>
            </w:r>
            <w:r w:rsidR="008549A7" w:rsidRPr="00242E3C">
              <w:rPr>
                <w:color w:val="000000"/>
                <w:szCs w:val="16"/>
              </w:rPr>
              <w:t>772,48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médicos ORL.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70.103,97</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83.356,03</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98.</w:t>
            </w:r>
            <w:r w:rsidR="008549A7" w:rsidRPr="00242E3C">
              <w:rPr>
                <w:color w:val="000000"/>
                <w:szCs w:val="16"/>
              </w:rPr>
              <w:t>862,38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Premios por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26.600,00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29.925,00</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34.</w:t>
            </w:r>
            <w:r w:rsidR="008549A7" w:rsidRPr="00242E3C">
              <w:rPr>
                <w:color w:val="000000"/>
                <w:szCs w:val="16"/>
              </w:rPr>
              <w:t>915,00</w:t>
            </w:r>
          </w:p>
        </w:tc>
      </w:tr>
      <w:tr w:rsidR="008549A7" w:rsidRPr="00242E3C" w:rsidTr="00590F86">
        <w:trPr>
          <w:trHeight w:val="20"/>
          <w:jc w:val="center"/>
        </w:trPr>
        <w:tc>
          <w:tcPr>
            <w:tcW w:w="0" w:type="auto"/>
            <w:gridSpan w:val="2"/>
            <w:noWrap/>
            <w:hideMark/>
          </w:tcPr>
          <w:p w:rsidR="008549A7" w:rsidRPr="00380020" w:rsidRDefault="001308EC" w:rsidP="001308EC">
            <w:pPr>
              <w:spacing w:line="240" w:lineRule="auto"/>
              <w:jc w:val="center"/>
              <w:rPr>
                <w:b/>
                <w:color w:val="000000"/>
                <w:szCs w:val="16"/>
              </w:rPr>
            </w:pPr>
            <w:r w:rsidRPr="00380020">
              <w:rPr>
                <w:b/>
                <w:color w:val="000000"/>
                <w:szCs w:val="16"/>
              </w:rPr>
              <w:t>TOTAL</w:t>
            </w:r>
          </w:p>
        </w:tc>
        <w:tc>
          <w:tcPr>
            <w:tcW w:w="0" w:type="auto"/>
            <w:noWrap/>
            <w:vAlign w:val="center"/>
            <w:hideMark/>
          </w:tcPr>
          <w:p w:rsidR="008549A7" w:rsidRPr="00380020" w:rsidRDefault="00380020" w:rsidP="00590F86">
            <w:pPr>
              <w:spacing w:line="240" w:lineRule="auto"/>
              <w:jc w:val="center"/>
              <w:rPr>
                <w:b/>
                <w:color w:val="000000"/>
                <w:szCs w:val="16"/>
              </w:rPr>
            </w:pPr>
            <w:r w:rsidRPr="00380020">
              <w:rPr>
                <w:b/>
                <w:color w:val="000000"/>
                <w:szCs w:val="16"/>
              </w:rPr>
              <w:t>S/ 776.</w:t>
            </w:r>
            <w:r w:rsidR="008549A7" w:rsidRPr="00380020">
              <w:rPr>
                <w:b/>
                <w:color w:val="000000"/>
                <w:szCs w:val="16"/>
              </w:rPr>
              <w:t>146,47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841.986,77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976.557,12</w:t>
            </w:r>
          </w:p>
        </w:tc>
      </w:tr>
    </w:tbl>
    <w:p w:rsidR="00A824F5" w:rsidRPr="00242E3C" w:rsidRDefault="00A824F5" w:rsidP="00A824F5">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1A2E51" w:rsidRPr="00242E3C" w:rsidRDefault="003971E7" w:rsidP="00582BAE">
      <w:pPr>
        <w:spacing w:line="240" w:lineRule="auto"/>
        <w:ind w:left="340" w:hanging="340"/>
        <w:outlineLvl w:val="0"/>
      </w:pPr>
      <w:bookmarkStart w:id="650" w:name="_Toc491614588"/>
      <w:r w:rsidRPr="00242E3C">
        <w:rPr>
          <w:b/>
        </w:rPr>
        <w:lastRenderedPageBreak/>
        <w:t>Capítulo VII. Plan de operaciones</w:t>
      </w:r>
      <w:bookmarkEnd w:id="650"/>
    </w:p>
    <w:p w:rsidR="006D6258" w:rsidRPr="00242E3C" w:rsidRDefault="006D6258" w:rsidP="006D6258"/>
    <w:p w:rsidR="00D8276F" w:rsidRPr="00242E3C" w:rsidRDefault="006D02B0" w:rsidP="006D02B0">
      <w:pPr>
        <w:spacing w:line="240" w:lineRule="auto"/>
        <w:ind w:left="340" w:hanging="340"/>
        <w:rPr>
          <w:lang w:val="es-ES"/>
        </w:rPr>
      </w:pPr>
      <w:bookmarkStart w:id="651" w:name="_Toc491614589"/>
      <w:r w:rsidRPr="00242E3C">
        <w:rPr>
          <w:b/>
        </w:rPr>
        <w:t>1.</w:t>
      </w:r>
      <w:r w:rsidRPr="00242E3C">
        <w:rPr>
          <w:b/>
        </w:rPr>
        <w:tab/>
      </w:r>
      <w:r w:rsidR="00D8276F" w:rsidRPr="00242E3C">
        <w:rPr>
          <w:b/>
        </w:rPr>
        <w:t>Objetivo</w:t>
      </w:r>
      <w:r w:rsidR="001A2E51" w:rsidRPr="00242E3C">
        <w:rPr>
          <w:b/>
        </w:rPr>
        <w:t xml:space="preserve"> general</w:t>
      </w:r>
      <w:bookmarkEnd w:id="651"/>
    </w:p>
    <w:p w:rsidR="006D6258" w:rsidRPr="00242E3C" w:rsidRDefault="006D6258" w:rsidP="006D6258">
      <w:pPr>
        <w:rPr>
          <w:lang w:val="es-ES" w:eastAsia="en-US"/>
        </w:rPr>
      </w:pPr>
    </w:p>
    <w:p w:rsidR="00D8276F" w:rsidRPr="00242E3C" w:rsidRDefault="00010E8A" w:rsidP="00D8276F">
      <w:pPr>
        <w:rPr>
          <w:lang w:val="es-ES"/>
        </w:rPr>
      </w:pPr>
      <w:r w:rsidRPr="00242E3C">
        <w:rPr>
          <w:lang w:val="es-ES"/>
        </w:rPr>
        <w:t>Como menciona</w:t>
      </w:r>
      <w:r w:rsidR="00D8276F" w:rsidRPr="00242E3C">
        <w:t xml:space="preserve"> Iansit</w:t>
      </w:r>
      <w:r w:rsidRPr="00242E3C">
        <w:t>i (2015), el área de operaciones</w:t>
      </w:r>
      <w:r w:rsidR="002427EA" w:rsidRPr="00242E3C">
        <w:t xml:space="preserve"> le</w:t>
      </w:r>
      <w:r w:rsidR="00D8276F" w:rsidRPr="00242E3C">
        <w:t xml:space="preserve"> otorga a la organización el poder para actuar. Creando valor para sus clientes, capturando valor para sus accionistas y com</w:t>
      </w:r>
      <w:r w:rsidR="001622B3" w:rsidRPr="00242E3C">
        <w:t xml:space="preserve">partiendo valor con su entorno. </w:t>
      </w:r>
      <w:r w:rsidR="002427EA" w:rsidRPr="00242E3C">
        <w:t>Alineado con esto, e</w:t>
      </w:r>
      <w:r w:rsidR="00D8276F" w:rsidRPr="00242E3C">
        <w:t xml:space="preserve">l objetivo general de operaciones para Starkey Perú </w:t>
      </w:r>
      <w:r w:rsidR="001622B3" w:rsidRPr="00242E3C">
        <w:t>es</w:t>
      </w:r>
      <w:r w:rsidR="00D8276F" w:rsidRPr="00242E3C">
        <w:t xml:space="preserve"> asegurar la capacidad sostenible </w:t>
      </w:r>
      <w:r w:rsidR="00D8276F" w:rsidRPr="00242E3C">
        <w:rPr>
          <w:lang w:val="es-ES"/>
        </w:rPr>
        <w:t xml:space="preserve">de que el negocio se mantenga operativo de manera eficiente, brindando beneficios a sus diferentes </w:t>
      </w:r>
      <w:r w:rsidR="00D8276F" w:rsidRPr="00242E3C">
        <w:rPr>
          <w:i/>
          <w:lang w:val="es-ES"/>
        </w:rPr>
        <w:t>stakeholders</w:t>
      </w:r>
      <w:r w:rsidR="00D8276F" w:rsidRPr="00242E3C">
        <w:rPr>
          <w:lang w:val="es-ES"/>
        </w:rPr>
        <w:t>.</w:t>
      </w:r>
    </w:p>
    <w:p w:rsidR="00D8276F" w:rsidRPr="00242E3C" w:rsidRDefault="00D8276F" w:rsidP="00D8276F">
      <w:pPr>
        <w:rPr>
          <w:lang w:val="es-ES"/>
        </w:rPr>
      </w:pPr>
    </w:p>
    <w:p w:rsidR="00D8276F" w:rsidRPr="00242E3C" w:rsidRDefault="006D02B0" w:rsidP="006D02B0">
      <w:pPr>
        <w:spacing w:line="240" w:lineRule="auto"/>
        <w:ind w:left="340" w:hanging="340"/>
        <w:rPr>
          <w:lang w:val="es-ES"/>
        </w:rPr>
      </w:pPr>
      <w:bookmarkStart w:id="652" w:name="_Toc491614590"/>
      <w:r w:rsidRPr="00242E3C">
        <w:rPr>
          <w:b/>
        </w:rPr>
        <w:t>2.</w:t>
      </w:r>
      <w:r w:rsidRPr="00242E3C">
        <w:rPr>
          <w:b/>
        </w:rPr>
        <w:tab/>
      </w:r>
      <w:r w:rsidR="00D8276F" w:rsidRPr="00242E3C">
        <w:rPr>
          <w:b/>
        </w:rPr>
        <w:t>Objetivos específicos</w:t>
      </w:r>
      <w:bookmarkEnd w:id="652"/>
    </w:p>
    <w:p w:rsidR="0067599C" w:rsidRPr="00242E3C" w:rsidRDefault="0067599C" w:rsidP="0067599C">
      <w:pPr>
        <w:rPr>
          <w:lang w:val="es-ES" w:eastAsia="en-US"/>
        </w:rPr>
      </w:pPr>
    </w:p>
    <w:p w:rsidR="00D8276F" w:rsidRPr="00242E3C" w:rsidRDefault="00CF6708" w:rsidP="00CF6708">
      <w:r w:rsidRPr="00242E3C">
        <w:rPr>
          <w:lang w:val="es-ES" w:eastAsia="en-US"/>
        </w:rPr>
        <w:t>Los objetivos específicos son</w:t>
      </w:r>
      <w:r w:rsidR="00ED2BA0" w:rsidRPr="00242E3C">
        <w:rPr>
          <w:lang w:val="es-ES" w:eastAsia="en-US"/>
        </w:rPr>
        <w:t>:</w:t>
      </w:r>
      <w:r w:rsidRPr="00242E3C">
        <w:rPr>
          <w:lang w:val="es-ES" w:eastAsia="en-US"/>
        </w:rPr>
        <w:t xml:space="preserve"> a) </w:t>
      </w:r>
      <w:r w:rsidR="00ED2BA0" w:rsidRPr="00242E3C">
        <w:t xml:space="preserve">incrementar </w:t>
      </w:r>
      <w:r w:rsidR="00D8276F" w:rsidRPr="00242E3C">
        <w:t xml:space="preserve">la calidad a través del adecuado control de productos terminados entregados, control de reparaciones realizadas, control del proceso de adaptación auditiva de </w:t>
      </w:r>
      <w:r w:rsidR="00B15A30" w:rsidRPr="00242E3C">
        <w:t>cliente</w:t>
      </w:r>
      <w:r w:rsidR="00D8276F" w:rsidRPr="00242E3C">
        <w:t>s y cont</w:t>
      </w:r>
      <w:r w:rsidRPr="00242E3C">
        <w:t>rol de quejas y reclamos (OEO1)</w:t>
      </w:r>
      <w:r w:rsidR="00ED2BA0" w:rsidRPr="00242E3C">
        <w:t>;</w:t>
      </w:r>
      <w:r w:rsidRPr="00242E3C">
        <w:t xml:space="preserve"> b) r</w:t>
      </w:r>
      <w:r w:rsidR="00D8276F" w:rsidRPr="00242E3C">
        <w:t>educir los costos operativos mediante la optimización de los procesos de importación, homologación, capacidad de atención instalada, reparaciones y manufactura (OEO2)</w:t>
      </w:r>
      <w:r w:rsidR="00ED2BA0" w:rsidRPr="00242E3C">
        <w:t>;</w:t>
      </w:r>
      <w:r w:rsidRPr="00242E3C">
        <w:t xml:space="preserve"> c) d</w:t>
      </w:r>
      <w:r w:rsidR="00D8276F" w:rsidRPr="00242E3C">
        <w:t>isminuir los tiempos asociados a importación, reparaciones, remplazos y cambios de audífonos logrando mayor eficiencia en los procesos, reducciones de costos operativos y mejoras en el flujo de caja de la empresa y mejoras en los plazos de entrega y satisfacción de clientes (OEO3)</w:t>
      </w:r>
      <w:r w:rsidR="00ED2BA0" w:rsidRPr="00242E3C">
        <w:t>,</w:t>
      </w:r>
      <w:r w:rsidRPr="00242E3C">
        <w:t xml:space="preserve"> y d) a</w:t>
      </w:r>
      <w:r w:rsidR="00D8276F" w:rsidRPr="00242E3C">
        <w:t xml:space="preserve">segurar la capacidad operativa y de infraestructura para el desarrollo adecuado de las actividades de venta y atención de </w:t>
      </w:r>
      <w:r w:rsidR="00B15A30" w:rsidRPr="00242E3C">
        <w:t>cliente</w:t>
      </w:r>
      <w:r w:rsidR="00D8276F" w:rsidRPr="00242E3C">
        <w:t>s, alineándose con el plan de marketing (OEO4).</w:t>
      </w:r>
    </w:p>
    <w:p w:rsidR="00CF6708" w:rsidRPr="00242E3C" w:rsidRDefault="00CF6708" w:rsidP="00CF6708">
      <w:pPr>
        <w:rPr>
          <w:lang w:val="es-ES" w:eastAsia="en-US"/>
        </w:rPr>
      </w:pPr>
    </w:p>
    <w:p w:rsidR="001A2E51" w:rsidRPr="00242E3C" w:rsidRDefault="006D02B0" w:rsidP="006D02B0">
      <w:pPr>
        <w:spacing w:line="240" w:lineRule="auto"/>
        <w:ind w:left="340" w:hanging="340"/>
      </w:pPr>
      <w:bookmarkStart w:id="653" w:name="_Toc491614591"/>
      <w:r w:rsidRPr="00242E3C">
        <w:rPr>
          <w:b/>
        </w:rPr>
        <w:t>3.</w:t>
      </w:r>
      <w:r w:rsidRPr="00242E3C">
        <w:rPr>
          <w:b/>
        </w:rPr>
        <w:tab/>
      </w:r>
      <w:r w:rsidR="00D8276F" w:rsidRPr="00242E3C">
        <w:rPr>
          <w:b/>
        </w:rPr>
        <w:t>Iniciativas</w:t>
      </w:r>
      <w:bookmarkEnd w:id="653"/>
    </w:p>
    <w:p w:rsidR="00D43B93" w:rsidRPr="00242E3C" w:rsidRDefault="00D43B93" w:rsidP="00D43B93">
      <w:pPr>
        <w:rPr>
          <w:lang w:eastAsia="en-US"/>
        </w:rPr>
      </w:pPr>
    </w:p>
    <w:p w:rsidR="00D8276F" w:rsidRPr="00242E3C" w:rsidRDefault="00D8276F" w:rsidP="00D8276F">
      <w:pPr>
        <w:rPr>
          <w:lang w:val="es-ES"/>
        </w:rPr>
      </w:pPr>
      <w:r w:rsidRPr="00242E3C">
        <w:rPr>
          <w:lang w:val="es-ES"/>
        </w:rPr>
        <w:t xml:space="preserve">A continuación, </w:t>
      </w:r>
      <w:r w:rsidR="00223522" w:rsidRPr="00242E3C">
        <w:rPr>
          <w:lang w:val="es-ES"/>
        </w:rPr>
        <w:t xml:space="preserve">en la </w:t>
      </w:r>
      <w:r w:rsidR="00ED2BA0" w:rsidRPr="00242E3C">
        <w:rPr>
          <w:lang w:val="es-ES"/>
        </w:rPr>
        <w:t>tabla 30</w:t>
      </w:r>
      <w:r w:rsidRPr="00242E3C">
        <w:rPr>
          <w:lang w:val="es-ES"/>
        </w:rPr>
        <w:t>, se detallan las iniciativas del plan de operaciones y sus respectivos indicadores.</w:t>
      </w:r>
    </w:p>
    <w:p w:rsidR="00391ECF" w:rsidRPr="00242E3C" w:rsidRDefault="00391ECF" w:rsidP="001A2E51">
      <w:pPr>
        <w:rPr>
          <w:lang w:val="es-ES" w:eastAsia="en-US"/>
        </w:rPr>
      </w:pPr>
      <w:r w:rsidRPr="00242E3C">
        <w:rPr>
          <w:lang w:val="es-ES" w:eastAsia="en-US"/>
        </w:rPr>
        <w:br w:type="page"/>
      </w:r>
    </w:p>
    <w:p w:rsidR="00223522" w:rsidRPr="00242E3C" w:rsidRDefault="00223522" w:rsidP="00582BAE">
      <w:pPr>
        <w:pStyle w:val="Epgrafe"/>
        <w:outlineLvl w:val="0"/>
      </w:pPr>
      <w:bookmarkStart w:id="654" w:name="_Ref476834216"/>
      <w:bookmarkStart w:id="655" w:name="_Toc491614524"/>
      <w:r w:rsidRPr="00242E3C">
        <w:lastRenderedPageBreak/>
        <w:t xml:space="preserve">Tabla </w:t>
      </w:r>
      <w:bookmarkEnd w:id="654"/>
      <w:r w:rsidR="006D02B0" w:rsidRPr="00242E3C">
        <w:t>30</w:t>
      </w:r>
      <w:r w:rsidRPr="00242E3C">
        <w:t>. Objetivos específicos</w:t>
      </w:r>
      <w:r w:rsidR="00722557" w:rsidRPr="00242E3C">
        <w:t xml:space="preserve"> de operaciones</w:t>
      </w:r>
      <w:bookmarkEnd w:id="655"/>
    </w:p>
    <w:tbl>
      <w:tblPr>
        <w:tblStyle w:val="TablaTesisnormal"/>
        <w:tblW w:w="8606" w:type="dxa"/>
        <w:jc w:val="center"/>
        <w:tblLook w:val="04A0" w:firstRow="1" w:lastRow="0" w:firstColumn="1" w:lastColumn="0" w:noHBand="0" w:noVBand="1"/>
      </w:tblPr>
      <w:tblGrid>
        <w:gridCol w:w="1128"/>
        <w:gridCol w:w="1047"/>
        <w:gridCol w:w="2575"/>
        <w:gridCol w:w="2086"/>
        <w:gridCol w:w="590"/>
        <w:gridCol w:w="590"/>
        <w:gridCol w:w="590"/>
      </w:tblGrid>
      <w:tr w:rsidR="008549A7" w:rsidRPr="00242E3C" w:rsidTr="007F108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8549A7" w:rsidRPr="00242E3C" w:rsidRDefault="008549A7" w:rsidP="00590F86">
            <w:pPr>
              <w:pStyle w:val="Letratabla"/>
              <w:spacing w:line="240" w:lineRule="auto"/>
              <w:jc w:val="center"/>
              <w:rPr>
                <w:szCs w:val="16"/>
                <w:lang w:eastAsia="en-US"/>
              </w:rPr>
            </w:pPr>
            <w:r w:rsidRPr="00242E3C">
              <w:rPr>
                <w:szCs w:val="16"/>
              </w:rPr>
              <w:t>Objetivo estratégico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Objetivo específico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Iniciativa</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Indicador</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2017</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2018</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2019</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productos terminados entregados (IO1).</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Productos defectuosos / Productos colocados en OC.</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audífonos reparados (IO2).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Incidentes en audífonos reparados / Total de audífonos reparados.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del proceso de adaptación (IO3).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Quejas y reclamos auditivos de clientes / Total de clientes atendidos.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Reducción de los costos logísticos asociados a la cadena de suministro. (IO4)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Costos logísticos</w:t>
            </w:r>
            <w:r w:rsidRPr="00242E3C">
              <w:rPr>
                <w:rStyle w:val="Refdenotaalpie"/>
                <w:szCs w:val="16"/>
                <w:lang w:eastAsia="en-US"/>
              </w:rPr>
              <w:footnoteReference w:id="17"/>
            </w:r>
            <w:r w:rsidRPr="00242E3C">
              <w:rPr>
                <w:szCs w:val="16"/>
                <w:lang w:eastAsia="en-US"/>
              </w:rPr>
              <w:t xml:space="preserve"> / Valor CIP</w:t>
            </w:r>
            <w:r w:rsidRPr="00242E3C">
              <w:rPr>
                <w:rStyle w:val="Refdenotaalpie"/>
                <w:szCs w:val="16"/>
                <w:lang w:eastAsia="en-US"/>
              </w:rPr>
              <w:footnoteReference w:id="18"/>
            </w:r>
            <w:r w:rsidRPr="00242E3C">
              <w:rPr>
                <w:szCs w:val="16"/>
                <w:lang w:eastAsia="en-US"/>
              </w:rPr>
              <w:t>.</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rPr>
            </w:pPr>
            <w:r w:rsidRPr="00242E3C">
              <w:rPr>
                <w:szCs w:val="16"/>
              </w:rPr>
              <w:t>Optimización de la capacidad de atención instalada (IO5).</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Horas atendidas / Horas disponibles.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 xml:space="preserve">Seguimiento y control de despacho, órdenes de compra y entrega al cliente (IO6). </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Tiempo de espera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Transformación digital mediante uso de escáner 3D e impresoras 3D (IO7).</w:t>
            </w:r>
          </w:p>
        </w:tc>
        <w:tc>
          <w:tcPr>
            <w:tcW w:w="0" w:type="auto"/>
            <w:vAlign w:val="center"/>
          </w:tcPr>
          <w:p w:rsidR="008549A7" w:rsidRPr="00242E3C" w:rsidRDefault="008549A7" w:rsidP="00590F86">
            <w:pPr>
              <w:pStyle w:val="Letratabla"/>
              <w:spacing w:line="240" w:lineRule="auto"/>
              <w:rPr>
                <w:szCs w:val="16"/>
              </w:rPr>
            </w:pPr>
            <w:r w:rsidRPr="00242E3C">
              <w:rPr>
                <w:szCs w:val="16"/>
              </w:rPr>
              <w:t>Tiempo de entrega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Gestión de apertura y cierre de centros audiológicos bajo control directo (IO8).</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Presupuesto ejecutado / presupuesto inicial.</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Establecer un programa de soporte para inicio de operaciones de socios distribuidores (IO9).</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Audífonos vendidos por distribuidores.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192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768</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1380</w:t>
            </w:r>
          </w:p>
        </w:tc>
      </w:tr>
    </w:tbl>
    <w:p w:rsidR="007840E7" w:rsidRPr="00242E3C" w:rsidRDefault="007840E7" w:rsidP="007840E7">
      <w:pPr>
        <w:pStyle w:val="Nota"/>
      </w:pPr>
      <w:r w:rsidRPr="00242E3C">
        <w:t>Fuente: Elaboración propia 2017</w:t>
      </w:r>
    </w:p>
    <w:p w:rsidR="006D6258" w:rsidRPr="00242E3C" w:rsidRDefault="006D6258" w:rsidP="007840E7">
      <w:pPr>
        <w:pStyle w:val="Nota"/>
      </w:pPr>
    </w:p>
    <w:p w:rsidR="00DC5FE2" w:rsidRPr="00242E3C" w:rsidRDefault="006D02B0" w:rsidP="006D02B0">
      <w:pPr>
        <w:spacing w:line="240" w:lineRule="auto"/>
        <w:ind w:left="340" w:hanging="340"/>
      </w:pPr>
      <w:bookmarkStart w:id="656" w:name="_Toc491614592"/>
      <w:r w:rsidRPr="00242E3C">
        <w:rPr>
          <w:b/>
        </w:rPr>
        <w:t>4.</w:t>
      </w:r>
      <w:r w:rsidRPr="00242E3C">
        <w:rPr>
          <w:b/>
        </w:rPr>
        <w:tab/>
      </w:r>
      <w:r w:rsidR="00DC5FE2" w:rsidRPr="00242E3C">
        <w:rPr>
          <w:b/>
        </w:rPr>
        <w:t>Mapa de procesos</w:t>
      </w:r>
      <w:bookmarkEnd w:id="656"/>
    </w:p>
    <w:p w:rsidR="0067599C" w:rsidRPr="00242E3C" w:rsidRDefault="0067599C" w:rsidP="000B2F32">
      <w:pPr>
        <w:rPr>
          <w:lang w:eastAsia="en-US"/>
        </w:rPr>
      </w:pPr>
    </w:p>
    <w:p w:rsidR="000B2F32" w:rsidRPr="00242E3C" w:rsidRDefault="0067599C" w:rsidP="00F260E2">
      <w:pPr>
        <w:rPr>
          <w:lang w:eastAsia="en-US"/>
        </w:rPr>
      </w:pPr>
      <w:r w:rsidRPr="00242E3C">
        <w:rPr>
          <w:lang w:eastAsia="en-US"/>
        </w:rPr>
        <w:t xml:space="preserve">Los principales procesos </w:t>
      </w:r>
      <w:r w:rsidR="00CB5322" w:rsidRPr="00242E3C">
        <w:rPr>
          <w:lang w:eastAsia="en-US"/>
        </w:rPr>
        <w:t>e</w:t>
      </w:r>
      <w:r w:rsidR="000B2F32" w:rsidRPr="00242E3C">
        <w:rPr>
          <w:lang w:eastAsia="en-US"/>
        </w:rPr>
        <w:t>stratégicos</w:t>
      </w:r>
      <w:r w:rsidRPr="00242E3C">
        <w:rPr>
          <w:lang w:eastAsia="en-US"/>
        </w:rPr>
        <w:t xml:space="preserve"> son</w:t>
      </w:r>
      <w:r w:rsidR="000B2F32" w:rsidRPr="00242E3C">
        <w:rPr>
          <w:lang w:eastAsia="en-US"/>
        </w:rPr>
        <w:t>:</w:t>
      </w:r>
      <w:r w:rsidRPr="00242E3C">
        <w:rPr>
          <w:lang w:eastAsia="en-US"/>
        </w:rPr>
        <w:t xml:space="preserve"> a) </w:t>
      </w:r>
      <w:r w:rsidR="00CB5322" w:rsidRPr="00242E3C">
        <w:rPr>
          <w:lang w:eastAsia="en-US"/>
        </w:rPr>
        <w:t xml:space="preserve">el </w:t>
      </w:r>
      <w:r w:rsidRPr="00242E3C">
        <w:t>planeamiento estratégico enfocado en la r</w:t>
      </w:r>
      <w:r w:rsidR="000B2F32" w:rsidRPr="00242E3C">
        <w:t xml:space="preserve">ecopilación y análisis de información para brindar dirección a la organización local, establecer objetivos con soporte y coordinación con la </w:t>
      </w:r>
      <w:r w:rsidR="00C77CB9" w:rsidRPr="00242E3C">
        <w:t>matriz</w:t>
      </w:r>
      <w:r w:rsidR="00CB5322" w:rsidRPr="00242E3C">
        <w:t>,</w:t>
      </w:r>
      <w:r w:rsidR="000B2F32" w:rsidRPr="00242E3C">
        <w:t xml:space="preserve"> y elaboración y revisión de planes de marketing, finanzas, responsabilidad social y recursos humanos alineados con los planes glob</w:t>
      </w:r>
      <w:r w:rsidRPr="00242E3C">
        <w:t>ales</w:t>
      </w:r>
      <w:r w:rsidR="00CB5322" w:rsidRPr="00242E3C">
        <w:t>,</w:t>
      </w:r>
      <w:r w:rsidRPr="00242E3C">
        <w:t xml:space="preserve"> y b)</w:t>
      </w:r>
      <w:r w:rsidRPr="00242E3C">
        <w:rPr>
          <w:lang w:eastAsia="en-US"/>
        </w:rPr>
        <w:t xml:space="preserve"> </w:t>
      </w:r>
      <w:r w:rsidR="00CB5322" w:rsidRPr="00242E3C">
        <w:t>a</w:t>
      </w:r>
      <w:r w:rsidR="000B2F32" w:rsidRPr="00242E3C">
        <w:t xml:space="preserve">nálisis de negocio para la toma de decisiones: </w:t>
      </w:r>
      <w:r w:rsidR="00CB5322" w:rsidRPr="00242E3C">
        <w:t>a</w:t>
      </w:r>
      <w:r w:rsidR="00C77CB9" w:rsidRPr="00242E3C">
        <w:t>nálisis</w:t>
      </w:r>
      <w:r w:rsidR="000B2F32" w:rsidRPr="00242E3C">
        <w:t xml:space="preserve"> de información interna y externa como </w:t>
      </w:r>
      <w:r w:rsidR="000B2F32" w:rsidRPr="00242E3C">
        <w:rPr>
          <w:i/>
        </w:rPr>
        <w:t>market share</w:t>
      </w:r>
      <w:r w:rsidR="000B2F32" w:rsidRPr="00242E3C">
        <w:t>, análisis de precios, investigación de mercados</w:t>
      </w:r>
      <w:r w:rsidR="00CB5322" w:rsidRPr="00242E3C">
        <w:t>,</w:t>
      </w:r>
      <w:r w:rsidR="000B2F32" w:rsidRPr="00242E3C">
        <w:t xml:space="preserve"> e investigación de consumidores para dar soporte a la toma de </w:t>
      </w:r>
      <w:r w:rsidR="00C77CB9" w:rsidRPr="00242E3C">
        <w:t>decisiones</w:t>
      </w:r>
      <w:r w:rsidR="000B2F32" w:rsidRPr="00242E3C">
        <w:t>.</w:t>
      </w:r>
    </w:p>
    <w:p w:rsidR="0067599C" w:rsidRPr="00242E3C" w:rsidRDefault="0067599C" w:rsidP="00F260E2"/>
    <w:p w:rsidR="000B2F32" w:rsidRPr="00242E3C" w:rsidRDefault="00A1452A" w:rsidP="00F260E2">
      <w:pPr>
        <w:rPr>
          <w:lang w:eastAsia="en-US"/>
        </w:rPr>
      </w:pPr>
      <w:r w:rsidRPr="00242E3C">
        <w:rPr>
          <w:lang w:eastAsia="en-US"/>
        </w:rPr>
        <w:t xml:space="preserve">Los principales procesos operativos son: a) </w:t>
      </w:r>
      <w:r w:rsidR="00CB5322" w:rsidRPr="00242E3C">
        <w:rPr>
          <w:lang w:eastAsia="en-US"/>
        </w:rPr>
        <w:t xml:space="preserve">la </w:t>
      </w:r>
      <w:r w:rsidR="00CB5322" w:rsidRPr="00242E3C">
        <w:t>gestión financiera, el m</w:t>
      </w:r>
      <w:r w:rsidR="000B2F32" w:rsidRPr="00242E3C">
        <w:t>anejo de flujo de caja, elaboración de reportes y análisis de indicadores de gestión: ingresos por ventas, utilidad neta, gastos generales de vent</w:t>
      </w:r>
      <w:r w:rsidR="00056A32">
        <w:t>as y administrativos</w:t>
      </w:r>
      <w:r w:rsidRPr="00242E3C">
        <w:t xml:space="preserve"> y ROA</w:t>
      </w:r>
      <w:r w:rsidR="00CB5322" w:rsidRPr="00242E3C">
        <w:t>;</w:t>
      </w:r>
      <w:r w:rsidRPr="00242E3C">
        <w:t xml:space="preserve"> b)</w:t>
      </w:r>
      <w:r w:rsidRPr="00242E3C">
        <w:rPr>
          <w:lang w:eastAsia="en-US"/>
        </w:rPr>
        <w:t xml:space="preserve"> La </w:t>
      </w:r>
      <w:r w:rsidRPr="00242E3C">
        <w:t>c</w:t>
      </w:r>
      <w:r w:rsidR="000B2F32" w:rsidRPr="00242E3C">
        <w:t>aptaci</w:t>
      </w:r>
      <w:r w:rsidRPr="00242E3C">
        <w:t>ón de clientes – venta directa en donde se desarrollan procesos enfocado</w:t>
      </w:r>
      <w:r w:rsidR="000B2F32" w:rsidRPr="00242E3C">
        <w:t xml:space="preserve">s a generar contacto y flujo de </w:t>
      </w:r>
      <w:r w:rsidR="00B15A30" w:rsidRPr="00242E3C">
        <w:t>cliente</w:t>
      </w:r>
      <w:r w:rsidR="000B2F32" w:rsidRPr="00242E3C">
        <w:t xml:space="preserve">s tales como publicidad, programa de recomendación de médicos otorrinos, recomendación de </w:t>
      </w:r>
      <w:r w:rsidR="00B15A30" w:rsidRPr="00242E3C">
        <w:t>cliente</w:t>
      </w:r>
      <w:r w:rsidR="000B2F32" w:rsidRPr="00242E3C">
        <w:t xml:space="preserve">s usuarios y recompra de </w:t>
      </w:r>
      <w:r w:rsidR="00B15A30" w:rsidRPr="00242E3C">
        <w:t>cliente</w:t>
      </w:r>
      <w:r w:rsidRPr="00242E3C">
        <w:t>s usuarios</w:t>
      </w:r>
      <w:r w:rsidR="00D64E7F" w:rsidRPr="00242E3C">
        <w:t>;</w:t>
      </w:r>
      <w:r w:rsidRPr="00242E3C">
        <w:t xml:space="preserve"> c) la c</w:t>
      </w:r>
      <w:r w:rsidR="000B2F32" w:rsidRPr="00242E3C">
        <w:t>aptaci</w:t>
      </w:r>
      <w:r w:rsidR="00950ABF">
        <w:t xml:space="preserve">ón de clientes – venta </w:t>
      </w:r>
      <w:r w:rsidR="00950ABF" w:rsidRPr="00950ABF">
        <w:rPr>
          <w:highlight w:val="yellow"/>
        </w:rPr>
        <w:t>indirecta</w:t>
      </w:r>
      <w:r w:rsidR="000B2F32" w:rsidRPr="00242E3C">
        <w:t xml:space="preserve">: </w:t>
      </w:r>
      <w:r w:rsidRPr="00242E3C">
        <w:t>orientada</w:t>
      </w:r>
      <w:r w:rsidR="000B2F32" w:rsidRPr="00242E3C">
        <w:t xml:space="preserve"> </w:t>
      </w:r>
      <w:r w:rsidR="000B2F32" w:rsidRPr="00242E3C">
        <w:lastRenderedPageBreak/>
        <w:t xml:space="preserve">a capturar y mantener clientes distribuidores </w:t>
      </w:r>
      <w:r w:rsidR="000B2F32" w:rsidRPr="00950ABF">
        <w:rPr>
          <w:i/>
          <w:highlight w:val="yellow"/>
        </w:rPr>
        <w:t>B2B</w:t>
      </w:r>
      <w:r w:rsidR="000B2F32" w:rsidRPr="00242E3C">
        <w:t xml:space="preserve"> como personal de mantenimiento de cuentas</w:t>
      </w:r>
      <w:r w:rsidR="00D64E7F" w:rsidRPr="00242E3C">
        <w:t>,</w:t>
      </w:r>
      <w:r w:rsidR="000B2F32" w:rsidRPr="00242E3C">
        <w:t xml:space="preserve"> </w:t>
      </w:r>
      <w:r w:rsidR="00C77CB9" w:rsidRPr="00242E3C">
        <w:rPr>
          <w:i/>
        </w:rPr>
        <w:t xml:space="preserve">Key </w:t>
      </w:r>
      <w:r w:rsidR="00181906" w:rsidRPr="00242E3C">
        <w:rPr>
          <w:i/>
        </w:rPr>
        <w:t>Account</w:t>
      </w:r>
      <w:r w:rsidR="00C77CB9" w:rsidRPr="00242E3C">
        <w:rPr>
          <w:i/>
        </w:rPr>
        <w:t xml:space="preserve"> Manager </w:t>
      </w:r>
      <w:r w:rsidR="00C77CB9" w:rsidRPr="00242E3C">
        <w:t>(</w:t>
      </w:r>
      <w:r w:rsidR="000B2F32" w:rsidRPr="00242E3C">
        <w:t>KAM</w:t>
      </w:r>
      <w:r w:rsidR="00C77CB9" w:rsidRPr="00242E3C">
        <w:t>)</w:t>
      </w:r>
      <w:r w:rsidR="00D64E7F" w:rsidRPr="00242E3C">
        <w:t>,</w:t>
      </w:r>
      <w:r w:rsidRPr="00242E3C">
        <w:t xml:space="preserve"> promociones y concursos</w:t>
      </w:r>
      <w:r w:rsidR="00D64E7F" w:rsidRPr="00242E3C">
        <w:t>;</w:t>
      </w:r>
      <w:r w:rsidRPr="00242E3C">
        <w:t xml:space="preserve"> d) los de v</w:t>
      </w:r>
      <w:r w:rsidR="000B2F32" w:rsidRPr="00242E3C">
        <w:t xml:space="preserve">enta y adaptación de </w:t>
      </w:r>
      <w:r w:rsidR="00C77CB9" w:rsidRPr="00242E3C">
        <w:t>audífonos</w:t>
      </w:r>
      <w:r w:rsidR="00D64E7F" w:rsidRPr="00242E3C">
        <w:t>,</w:t>
      </w:r>
      <w:r w:rsidR="000B2F32" w:rsidRPr="00242E3C">
        <w:t xml:space="preserve"> </w:t>
      </w:r>
      <w:r w:rsidRPr="00242E3C">
        <w:t>que comprende</w:t>
      </w:r>
      <w:r w:rsidR="000B2F32" w:rsidRPr="00242E3C">
        <w:t xml:space="preserve"> las actividades de primer contacto con clientes (teléfono, canales digitales y visitas físicas), atención de citas audiológicas, prescripción de audífonos, entrega de audífonos y</w:t>
      </w:r>
      <w:r w:rsidRPr="00242E3C">
        <w:t xml:space="preserve"> adaptación audiológica exitosa</w:t>
      </w:r>
      <w:r w:rsidR="00D64E7F" w:rsidRPr="00242E3C">
        <w:t>;</w:t>
      </w:r>
      <w:r w:rsidRPr="00242E3C">
        <w:t xml:space="preserve"> e) la v</w:t>
      </w:r>
      <w:r w:rsidR="000B2F32" w:rsidRPr="00242E3C">
        <w:t>e</w:t>
      </w:r>
      <w:r w:rsidRPr="00242E3C">
        <w:t>nta de accesorios y consumibles enfocada a a</w:t>
      </w:r>
      <w:r w:rsidR="000B2F32" w:rsidRPr="00242E3C">
        <w:t xml:space="preserve">ctividades de venta de productos relacionados a los audífonos como accesorios inalámbricos, </w:t>
      </w:r>
      <w:r w:rsidRPr="00242E3C">
        <w:t>pilas, deshumedecedores y otros</w:t>
      </w:r>
      <w:r w:rsidR="00D64E7F" w:rsidRPr="00242E3C">
        <w:t>;</w:t>
      </w:r>
      <w:r w:rsidRPr="00242E3C">
        <w:t xml:space="preserve"> f) posventa</w:t>
      </w:r>
      <w:r w:rsidR="00D64E7F" w:rsidRPr="00242E3C">
        <w:t>,</w:t>
      </w:r>
      <w:r w:rsidRPr="00242E3C">
        <w:t xml:space="preserve"> que i</w:t>
      </w:r>
      <w:r w:rsidR="000B2F32" w:rsidRPr="00242E3C">
        <w:t xml:space="preserve">ncluye actividades de soporte y seguimiento a la venta de audífonos como revisión y </w:t>
      </w:r>
      <w:r w:rsidR="00C77CB9" w:rsidRPr="00242E3C">
        <w:t>diagnóstico</w:t>
      </w:r>
      <w:r w:rsidR="000B2F32" w:rsidRPr="00242E3C">
        <w:t xml:space="preserve"> de audífonos en mal funcionamiento, mantenimiento, reparaciones, coberturas de garantía, reevaluaciones </w:t>
      </w:r>
      <w:r w:rsidRPr="00242E3C">
        <w:t>audiológicas y citas de control</w:t>
      </w:r>
      <w:r w:rsidR="00D64E7F" w:rsidRPr="00242E3C">
        <w:t>,</w:t>
      </w:r>
      <w:r w:rsidRPr="00242E3C">
        <w:t xml:space="preserve"> y g)</w:t>
      </w:r>
      <w:r w:rsidR="000B2F32" w:rsidRPr="00242E3C">
        <w:t xml:space="preserve"> </w:t>
      </w:r>
      <w:r w:rsidRPr="00242E3C">
        <w:t>la g</w:t>
      </w:r>
      <w:r w:rsidR="000B2F32" w:rsidRPr="00242E3C">
        <w:t>esti</w:t>
      </w:r>
      <w:r w:rsidRPr="00242E3C">
        <w:t>ón de la cadena de suministros que i</w:t>
      </w:r>
      <w:r w:rsidR="000B2F32" w:rsidRPr="00242E3C">
        <w:t xml:space="preserve">nvolucra las actividades de colocación de órdenes de compra, digitalización de impresiones de oído, gestión de importaciones, gestión de almacenes e inventarios, manufactura y control de calidad, </w:t>
      </w:r>
      <w:r w:rsidR="00D64E7F" w:rsidRPr="00242E3C">
        <w:t xml:space="preserve">y </w:t>
      </w:r>
      <w:r w:rsidR="000B2F32" w:rsidRPr="00242E3C">
        <w:t>despachos a distribuidores.</w:t>
      </w:r>
    </w:p>
    <w:p w:rsidR="006D6258" w:rsidRPr="00242E3C" w:rsidRDefault="006D6258" w:rsidP="00F260E2"/>
    <w:p w:rsidR="0067599C" w:rsidRPr="00242E3C" w:rsidRDefault="00A1452A" w:rsidP="00DC5FE2">
      <w:r w:rsidRPr="00242E3C">
        <w:t>Los principales procesos de soporte son</w:t>
      </w:r>
      <w:r w:rsidRPr="00242E3C">
        <w:rPr>
          <w:b/>
        </w:rPr>
        <w:t xml:space="preserve">: </w:t>
      </w:r>
      <w:r w:rsidRPr="00242E3C">
        <w:t>a) La</w:t>
      </w:r>
      <w:r w:rsidRPr="00242E3C">
        <w:rPr>
          <w:b/>
        </w:rPr>
        <w:t xml:space="preserve"> </w:t>
      </w:r>
      <w:r w:rsidRPr="00242E3C">
        <w:t>g</w:t>
      </w:r>
      <w:r w:rsidR="000B2F32" w:rsidRPr="00242E3C">
        <w:t xml:space="preserve">estión de recursos humanos: </w:t>
      </w:r>
      <w:r w:rsidR="00D64E7F" w:rsidRPr="00242E3C">
        <w:t>a</w:t>
      </w:r>
      <w:r w:rsidR="000B2F32" w:rsidRPr="00242E3C">
        <w:t>ctividades de manejo de planilla y beneficios de empleados, selección de personal, gestión de ca</w:t>
      </w:r>
      <w:r w:rsidRPr="00242E3C">
        <w:t>pital humano y desvinculaciones</w:t>
      </w:r>
      <w:r w:rsidR="00D64E7F" w:rsidRPr="00242E3C">
        <w:t>;</w:t>
      </w:r>
      <w:r w:rsidRPr="00242E3C">
        <w:t xml:space="preserve"> b) la g</w:t>
      </w:r>
      <w:r w:rsidR="000B2F32" w:rsidRPr="00242E3C">
        <w:t xml:space="preserve">estión administrativa, contable y </w:t>
      </w:r>
      <w:r w:rsidRPr="00242E3C">
        <w:t>servicios generales</w:t>
      </w:r>
      <w:r w:rsidR="00D64E7F" w:rsidRPr="00242E3C">
        <w:t>,</w:t>
      </w:r>
      <w:r w:rsidRPr="00242E3C">
        <w:t xml:space="preserve"> que i</w:t>
      </w:r>
      <w:r w:rsidR="000B2F32" w:rsidRPr="00242E3C">
        <w:t>ncluye las actividades de contabilidad, tesorería, evaluación financiera de clientes, cobros, mantenimiento y limpieza, compras l</w:t>
      </w:r>
      <w:r w:rsidRPr="00242E3C">
        <w:t>ocales y administración general</w:t>
      </w:r>
      <w:r w:rsidR="00D64E7F" w:rsidRPr="00242E3C">
        <w:t>;</w:t>
      </w:r>
      <w:r w:rsidRPr="00242E3C">
        <w:t xml:space="preserve"> c)</w:t>
      </w:r>
      <w:r w:rsidRPr="00242E3C">
        <w:rPr>
          <w:b/>
        </w:rPr>
        <w:t xml:space="preserve"> </w:t>
      </w:r>
      <w:r w:rsidRPr="00242E3C">
        <w:t>la</w:t>
      </w:r>
      <w:r w:rsidRPr="00242E3C">
        <w:rPr>
          <w:b/>
        </w:rPr>
        <w:t xml:space="preserve"> </w:t>
      </w:r>
      <w:r w:rsidRPr="00242E3C">
        <w:t>responsabilidad social</w:t>
      </w:r>
      <w:r w:rsidR="00D64E7F" w:rsidRPr="00242E3C">
        <w:t>,</w:t>
      </w:r>
      <w:r w:rsidRPr="00242E3C">
        <w:t xml:space="preserve"> que a</w:t>
      </w:r>
      <w:r w:rsidR="000B2F32" w:rsidRPr="00242E3C">
        <w:t>barca las actividades del programa de recolección de pilas utilizadas y contratación inclusiva d</w:t>
      </w:r>
      <w:r w:rsidRPr="00242E3C">
        <w:t>e personas con pérdida auditiva</w:t>
      </w:r>
      <w:r w:rsidR="00D64E7F" w:rsidRPr="00242E3C">
        <w:t>,</w:t>
      </w:r>
      <w:r w:rsidRPr="00242E3C">
        <w:t xml:space="preserve"> y d)</w:t>
      </w:r>
      <w:r w:rsidR="00D64E7F" w:rsidRPr="00242E3C">
        <w:t xml:space="preserve"> </w:t>
      </w:r>
      <w:r w:rsidRPr="00242E3C">
        <w:t>la g</w:t>
      </w:r>
      <w:r w:rsidR="000B2F32" w:rsidRPr="00242E3C">
        <w:t xml:space="preserve">estión de sistemas y soporte informático: </w:t>
      </w:r>
      <w:r w:rsidR="00D64E7F" w:rsidRPr="00242E3C">
        <w:t>i</w:t>
      </w:r>
      <w:r w:rsidR="000B2F32" w:rsidRPr="00242E3C">
        <w:t>ncluye las actividades de mantenimiento de equipos informáticos, mantenimiento de redes y sus instalaciones</w:t>
      </w:r>
      <w:r w:rsidR="00D64E7F" w:rsidRPr="00242E3C">
        <w:t>,</w:t>
      </w:r>
      <w:r w:rsidR="000B2F32" w:rsidRPr="00242E3C">
        <w:t xml:space="preserve"> y soporte técnico de </w:t>
      </w:r>
      <w:r w:rsidR="000B2F32" w:rsidRPr="00242E3C">
        <w:rPr>
          <w:i/>
        </w:rPr>
        <w:t>software</w:t>
      </w:r>
      <w:r w:rsidR="000B2F32" w:rsidRPr="00242E3C">
        <w:t xml:space="preserve"> y </w:t>
      </w:r>
      <w:r w:rsidR="000B2F32" w:rsidRPr="00242E3C">
        <w:rPr>
          <w:i/>
        </w:rPr>
        <w:t>hardware</w:t>
      </w:r>
      <w:r w:rsidR="000B2F32" w:rsidRPr="00242E3C">
        <w:t>.</w:t>
      </w:r>
    </w:p>
    <w:p w:rsidR="0067599C" w:rsidRPr="00242E3C" w:rsidRDefault="0067599C" w:rsidP="00DC5FE2"/>
    <w:p w:rsidR="00AE0858" w:rsidRPr="00242E3C" w:rsidRDefault="0020596F" w:rsidP="00DC5FE2">
      <w:pPr>
        <w:rPr>
          <w:b/>
        </w:rPr>
      </w:pPr>
      <w:r w:rsidRPr="00242E3C">
        <w:rPr>
          <w:lang w:eastAsia="en-US"/>
        </w:rPr>
        <w:t xml:space="preserve">En </w:t>
      </w:r>
      <w:r w:rsidR="00AE0858" w:rsidRPr="00242E3C">
        <w:rPr>
          <w:lang w:eastAsia="en-US"/>
        </w:rPr>
        <w:t xml:space="preserve">el </w:t>
      </w:r>
      <w:r w:rsidR="006D02B0" w:rsidRPr="00242E3C">
        <w:rPr>
          <w:lang w:eastAsia="en-US"/>
        </w:rPr>
        <w:t>gráfico 16</w:t>
      </w:r>
      <w:r w:rsidR="00AE0858" w:rsidRPr="00242E3C">
        <w:rPr>
          <w:lang w:eastAsia="en-US"/>
        </w:rPr>
        <w:t xml:space="preserve"> se observa el mapa de procesos.</w:t>
      </w:r>
    </w:p>
    <w:p w:rsidR="006D02B0" w:rsidRPr="00242E3C" w:rsidRDefault="006D02B0" w:rsidP="00DC5FE2">
      <w:r w:rsidRPr="00242E3C">
        <w:br w:type="page"/>
      </w:r>
    </w:p>
    <w:p w:rsidR="00AE0858" w:rsidRPr="00242E3C" w:rsidRDefault="00AE0858" w:rsidP="00582BAE">
      <w:pPr>
        <w:pStyle w:val="Epgrafe"/>
        <w:outlineLvl w:val="0"/>
      </w:pPr>
      <w:bookmarkStart w:id="657" w:name="_Ref478585797"/>
      <w:bookmarkStart w:id="658" w:name="_Toc491549939"/>
      <w:r w:rsidRPr="00242E3C">
        <w:lastRenderedPageBreak/>
        <w:t xml:space="preserve">Gráfico </w:t>
      </w:r>
      <w:bookmarkEnd w:id="657"/>
      <w:r w:rsidR="006D02B0" w:rsidRPr="00242E3C">
        <w:t>16</w:t>
      </w:r>
      <w:r w:rsidRPr="00242E3C">
        <w:t>. Mapa de procesos</w:t>
      </w:r>
      <w:bookmarkEnd w:id="658"/>
      <w:r w:rsidR="00B81AC5">
        <w:t xml:space="preserve"> </w:t>
      </w:r>
      <w:r w:rsidR="00B81AC5" w:rsidRPr="00B81AC5">
        <w:rPr>
          <w:highlight w:val="yellow"/>
        </w:rPr>
        <w:t>(ojo venta mayorista)</w:t>
      </w:r>
    </w:p>
    <w:p w:rsidR="00164339" w:rsidRPr="00242E3C" w:rsidRDefault="004416C6" w:rsidP="00D64E7F">
      <w:pPr>
        <w:spacing w:line="240" w:lineRule="auto"/>
        <w:jc w:val="center"/>
      </w:pPr>
      <w:r w:rsidRPr="00242E3C">
        <w:rPr>
          <w:noProof/>
        </w:rPr>
        <w:drawing>
          <wp:inline distT="0" distB="0" distL="0" distR="0" wp14:anchorId="4CD243E9" wp14:editId="39840D2C">
            <wp:extent cx="4294023" cy="24633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95628" cy="2464227"/>
                    </a:xfrm>
                    <a:prstGeom prst="rect">
                      <a:avLst/>
                    </a:prstGeom>
                  </pic:spPr>
                </pic:pic>
              </a:graphicData>
            </a:graphic>
          </wp:inline>
        </w:drawing>
      </w:r>
    </w:p>
    <w:p w:rsidR="005D36A5" w:rsidRPr="00242E3C" w:rsidRDefault="005D36A5" w:rsidP="00582BAE">
      <w:pPr>
        <w:pStyle w:val="Nota"/>
        <w:spacing w:line="240" w:lineRule="auto"/>
        <w:ind w:left="993"/>
        <w:outlineLvl w:val="0"/>
      </w:pPr>
      <w:r w:rsidRPr="00242E3C">
        <w:t>Fuente: Elaboración propia 2017</w:t>
      </w:r>
    </w:p>
    <w:p w:rsidR="006D6258" w:rsidRPr="00242E3C" w:rsidRDefault="006D6258" w:rsidP="002E12FA">
      <w:pPr>
        <w:pStyle w:val="Nota"/>
        <w:rPr>
          <w:sz w:val="22"/>
        </w:rPr>
      </w:pPr>
    </w:p>
    <w:p w:rsidR="00223522" w:rsidRPr="00242E3C" w:rsidRDefault="006D02B0" w:rsidP="006D02B0">
      <w:pPr>
        <w:spacing w:line="240" w:lineRule="auto"/>
        <w:ind w:left="340" w:hanging="340"/>
      </w:pPr>
      <w:bookmarkStart w:id="659" w:name="_Toc491614593"/>
      <w:r w:rsidRPr="00242E3C">
        <w:rPr>
          <w:b/>
        </w:rPr>
        <w:t>5.</w:t>
      </w:r>
      <w:r w:rsidRPr="00242E3C">
        <w:rPr>
          <w:b/>
        </w:rPr>
        <w:tab/>
      </w:r>
      <w:r w:rsidR="00223522" w:rsidRPr="00242E3C">
        <w:rPr>
          <w:b/>
        </w:rPr>
        <w:t>Estrategia del plan de operaciones</w:t>
      </w:r>
      <w:bookmarkEnd w:id="659"/>
    </w:p>
    <w:p w:rsidR="006D6258" w:rsidRPr="00242E3C" w:rsidRDefault="006D6258" w:rsidP="00835F44">
      <w:pPr>
        <w:rPr>
          <w:lang w:val="es-ES"/>
        </w:rPr>
      </w:pPr>
    </w:p>
    <w:p w:rsidR="00895429" w:rsidRPr="00242E3C" w:rsidRDefault="00895429" w:rsidP="00835F44">
      <w:pPr>
        <w:rPr>
          <w:lang w:val="es-ES"/>
        </w:rPr>
      </w:pPr>
      <w:r w:rsidRPr="00242E3C">
        <w:t>Incrementar la calidad de productos entregados</w:t>
      </w:r>
      <w:r w:rsidR="00D64E7F" w:rsidRPr="00242E3C">
        <w:t>,</w:t>
      </w:r>
      <w:r w:rsidR="0067599C" w:rsidRPr="00242E3C">
        <w:t xml:space="preserve"> para lo cual se debe</w:t>
      </w:r>
      <w:r w:rsidR="00D64E7F" w:rsidRPr="00242E3C">
        <w:t>:</w:t>
      </w:r>
      <w:r w:rsidR="0067599C" w:rsidRPr="00242E3C">
        <w:t xml:space="preserve"> a) </w:t>
      </w:r>
      <w:r w:rsidR="0067599C" w:rsidRPr="00242E3C">
        <w:rPr>
          <w:lang w:val="es-ES"/>
        </w:rPr>
        <w:t>e</w:t>
      </w:r>
      <w:r w:rsidRPr="00242E3C">
        <w:rPr>
          <w:lang w:val="es-ES"/>
        </w:rPr>
        <w:t>jecutar un estricto control de calidad a los productos terminados importado</w:t>
      </w:r>
      <w:r w:rsidR="0067599C" w:rsidRPr="00242E3C">
        <w:rPr>
          <w:lang w:val="es-ES"/>
        </w:rPr>
        <w:t>s y a los producidos localmente</w:t>
      </w:r>
      <w:r w:rsidR="00D64E7F" w:rsidRPr="00242E3C">
        <w:rPr>
          <w:lang w:val="es-ES"/>
        </w:rPr>
        <w:t>;</w:t>
      </w:r>
      <w:r w:rsidR="0067599C" w:rsidRPr="00242E3C">
        <w:rPr>
          <w:lang w:val="es-ES"/>
        </w:rPr>
        <w:t xml:space="preserve"> b)</w:t>
      </w:r>
      <w:r w:rsidR="0067599C" w:rsidRPr="00242E3C">
        <w:t xml:space="preserve"> </w:t>
      </w:r>
      <w:r w:rsidR="0067599C" w:rsidRPr="00242E3C">
        <w:rPr>
          <w:lang w:val="es-ES"/>
        </w:rPr>
        <w:t>r</w:t>
      </w:r>
      <w:r w:rsidRPr="00242E3C">
        <w:rPr>
          <w:lang w:val="es-ES"/>
        </w:rPr>
        <w:t>ealizar un adecuado control de calidad a todas las reparaciones hechas localmente ant</w:t>
      </w:r>
      <w:r w:rsidR="0067599C" w:rsidRPr="00242E3C">
        <w:rPr>
          <w:lang w:val="es-ES"/>
        </w:rPr>
        <w:t>es de ser entregadas a clientes</w:t>
      </w:r>
      <w:r w:rsidR="00D64E7F" w:rsidRPr="00242E3C">
        <w:rPr>
          <w:lang w:val="es-ES"/>
        </w:rPr>
        <w:t>,</w:t>
      </w:r>
      <w:r w:rsidR="0067599C" w:rsidRPr="00242E3C">
        <w:rPr>
          <w:lang w:val="es-ES"/>
        </w:rPr>
        <w:t xml:space="preserve"> y c) m</w:t>
      </w:r>
      <w:r w:rsidRPr="00242E3C">
        <w:rPr>
          <w:lang w:val="es-ES"/>
        </w:rPr>
        <w:t>onitorear el proceso de adaptación de clientes.</w:t>
      </w:r>
    </w:p>
    <w:p w:rsidR="0067599C" w:rsidRPr="00242E3C" w:rsidRDefault="0067599C" w:rsidP="00835F44"/>
    <w:p w:rsidR="00895429" w:rsidRPr="00242E3C" w:rsidRDefault="0067599C" w:rsidP="00835F44">
      <w:pPr>
        <w:rPr>
          <w:lang w:val="es-ES"/>
        </w:rPr>
      </w:pPr>
      <w:r w:rsidRPr="00242E3C">
        <w:rPr>
          <w:lang w:val="es-ES"/>
        </w:rPr>
        <w:t>Reducción de gastos operativos</w:t>
      </w:r>
      <w:r w:rsidR="00D64E7F" w:rsidRPr="00242E3C">
        <w:rPr>
          <w:lang w:val="es-ES"/>
        </w:rPr>
        <w:t>,</w:t>
      </w:r>
      <w:r w:rsidRPr="00242E3C">
        <w:rPr>
          <w:lang w:val="es-ES"/>
        </w:rPr>
        <w:t xml:space="preserve"> se debe</w:t>
      </w:r>
      <w:r w:rsidR="000E7F62" w:rsidRPr="00242E3C">
        <w:rPr>
          <w:lang w:val="es-ES"/>
        </w:rPr>
        <w:t>:</w:t>
      </w:r>
      <w:r w:rsidRPr="00242E3C">
        <w:rPr>
          <w:lang w:val="es-ES"/>
        </w:rPr>
        <w:t xml:space="preserve"> a) </w:t>
      </w:r>
      <w:r w:rsidR="000E7F62" w:rsidRPr="00242E3C">
        <w:rPr>
          <w:lang w:val="es-ES"/>
        </w:rPr>
        <w:t>i</w:t>
      </w:r>
      <w:r w:rsidR="00895429" w:rsidRPr="00242E3C">
        <w:rPr>
          <w:lang w:val="es-ES"/>
        </w:rPr>
        <w:t>dentificar oportunidades de optimización y utilización de sinergias o rec</w:t>
      </w:r>
      <w:r w:rsidRPr="00242E3C">
        <w:rPr>
          <w:lang w:val="es-ES"/>
        </w:rPr>
        <w:t>ursos compartidos con la matriz</w:t>
      </w:r>
      <w:r w:rsidR="000E7F62" w:rsidRPr="00242E3C">
        <w:rPr>
          <w:lang w:val="es-ES"/>
        </w:rPr>
        <w:t>,</w:t>
      </w:r>
      <w:r w:rsidRPr="00242E3C">
        <w:rPr>
          <w:lang w:val="es-ES"/>
        </w:rPr>
        <w:t xml:space="preserve"> y b) d</w:t>
      </w:r>
      <w:r w:rsidR="00895429" w:rsidRPr="00242E3C">
        <w:rPr>
          <w:lang w:val="es-ES"/>
        </w:rPr>
        <w:t>isminuir gastos fijos dentro de la estructura de costos operativos.</w:t>
      </w:r>
    </w:p>
    <w:p w:rsidR="0067599C" w:rsidRPr="00242E3C" w:rsidRDefault="0067599C" w:rsidP="00835F44">
      <w:pPr>
        <w:rPr>
          <w:lang w:val="es-ES"/>
        </w:rPr>
      </w:pPr>
    </w:p>
    <w:p w:rsidR="00835F44" w:rsidRPr="00242E3C" w:rsidRDefault="00895429" w:rsidP="00835F44">
      <w:pPr>
        <w:rPr>
          <w:lang w:val="es-ES"/>
        </w:rPr>
      </w:pPr>
      <w:r w:rsidRPr="00242E3C">
        <w:rPr>
          <w:lang w:val="es-ES"/>
        </w:rPr>
        <w:t>Reducción de costos logísticos asocia</w:t>
      </w:r>
      <w:r w:rsidR="0067599C" w:rsidRPr="00242E3C">
        <w:rPr>
          <w:lang w:val="es-ES"/>
        </w:rPr>
        <w:t>dos con la cadena de suministro</w:t>
      </w:r>
      <w:r w:rsidR="000E7F62" w:rsidRPr="00242E3C">
        <w:rPr>
          <w:lang w:val="es-ES"/>
        </w:rPr>
        <w:t>,</w:t>
      </w:r>
      <w:r w:rsidR="0067599C" w:rsidRPr="00242E3C">
        <w:rPr>
          <w:lang w:val="es-ES"/>
        </w:rPr>
        <w:t xml:space="preserve"> se debe</w:t>
      </w:r>
      <w:r w:rsidR="000E7F62" w:rsidRPr="00242E3C">
        <w:rPr>
          <w:lang w:val="es-ES"/>
        </w:rPr>
        <w:t>:</w:t>
      </w:r>
      <w:r w:rsidR="0067599C" w:rsidRPr="00242E3C">
        <w:rPr>
          <w:lang w:val="es-ES"/>
        </w:rPr>
        <w:t xml:space="preserve"> a) a</w:t>
      </w:r>
      <w:r w:rsidRPr="00242E3C">
        <w:rPr>
          <w:lang w:val="es-ES"/>
        </w:rPr>
        <w:t>provechar tratados comerciales</w:t>
      </w:r>
      <w:r w:rsidR="00AC31EE" w:rsidRPr="00242E3C">
        <w:rPr>
          <w:lang w:val="es-ES"/>
        </w:rPr>
        <w:t>,</w:t>
      </w:r>
      <w:r w:rsidRPr="00242E3C">
        <w:rPr>
          <w:lang w:val="es-ES"/>
        </w:rPr>
        <w:t xml:space="preserve"> </w:t>
      </w:r>
      <w:r w:rsidR="00AC31EE" w:rsidRPr="00242E3C">
        <w:rPr>
          <w:lang w:val="es-ES"/>
        </w:rPr>
        <w:t xml:space="preserve">como la Alianza del Pacífico o TLC con EE.UU., </w:t>
      </w:r>
      <w:r w:rsidRPr="00242E3C">
        <w:rPr>
          <w:lang w:val="es-ES"/>
        </w:rPr>
        <w:t>para reduc</w:t>
      </w:r>
      <w:r w:rsidR="00AC31EE" w:rsidRPr="00242E3C">
        <w:rPr>
          <w:lang w:val="es-ES"/>
        </w:rPr>
        <w:t>ir</w:t>
      </w:r>
      <w:r w:rsidRPr="00242E3C">
        <w:rPr>
          <w:lang w:val="es-ES"/>
        </w:rPr>
        <w:t xml:space="preserve"> o elimina</w:t>
      </w:r>
      <w:r w:rsidR="00AC31EE" w:rsidRPr="00242E3C">
        <w:rPr>
          <w:lang w:val="es-ES"/>
        </w:rPr>
        <w:t>r</w:t>
      </w:r>
      <w:r w:rsidRPr="00242E3C">
        <w:rPr>
          <w:lang w:val="es-ES"/>
        </w:rPr>
        <w:t xml:space="preserve"> aranceles</w:t>
      </w:r>
      <w:r w:rsidR="00AC31EE" w:rsidRPr="00242E3C">
        <w:rPr>
          <w:lang w:val="es-ES"/>
        </w:rPr>
        <w:t>;</w:t>
      </w:r>
      <w:r w:rsidR="0067599C" w:rsidRPr="00242E3C">
        <w:rPr>
          <w:lang w:val="es-ES"/>
        </w:rPr>
        <w:t xml:space="preserve"> b) b</w:t>
      </w:r>
      <w:r w:rsidRPr="00242E3C">
        <w:rPr>
          <w:lang w:val="es-ES"/>
        </w:rPr>
        <w:t>úsqueda de eficiencias y ahorros en el servicio logístico de proveedores como cargos por almacenamient</w:t>
      </w:r>
      <w:r w:rsidR="0067599C" w:rsidRPr="00242E3C">
        <w:rPr>
          <w:lang w:val="es-ES"/>
        </w:rPr>
        <w:t>o, desaduanaje, transporte, etc.</w:t>
      </w:r>
      <w:r w:rsidR="00AC31EE" w:rsidRPr="00242E3C">
        <w:rPr>
          <w:lang w:val="es-ES"/>
        </w:rPr>
        <w:t>,</w:t>
      </w:r>
      <w:r w:rsidR="0067599C" w:rsidRPr="00242E3C">
        <w:rPr>
          <w:lang w:val="es-ES"/>
        </w:rPr>
        <w:t xml:space="preserve"> </w:t>
      </w:r>
      <w:r w:rsidR="00AC31EE" w:rsidRPr="00242E3C">
        <w:rPr>
          <w:lang w:val="es-ES"/>
        </w:rPr>
        <w:t>y</w:t>
      </w:r>
      <w:r w:rsidR="0067599C" w:rsidRPr="00242E3C">
        <w:rPr>
          <w:lang w:val="es-ES"/>
        </w:rPr>
        <w:t xml:space="preserve"> c) h</w:t>
      </w:r>
      <w:r w:rsidRPr="00242E3C">
        <w:rPr>
          <w:lang w:val="es-ES"/>
        </w:rPr>
        <w:t>omologación de productos.</w:t>
      </w:r>
    </w:p>
    <w:p w:rsidR="00835F44" w:rsidRPr="00242E3C" w:rsidRDefault="00835F44" w:rsidP="00835F44">
      <w:pPr>
        <w:rPr>
          <w:lang w:val="es-ES"/>
        </w:rPr>
      </w:pPr>
    </w:p>
    <w:p w:rsidR="006D6258" w:rsidRPr="00242E3C" w:rsidRDefault="00895429" w:rsidP="00835F44">
      <w:pPr>
        <w:rPr>
          <w:lang w:val="es-ES"/>
        </w:rPr>
      </w:pPr>
      <w:r w:rsidRPr="00242E3C">
        <w:rPr>
          <w:lang w:val="es-ES"/>
        </w:rPr>
        <w:t xml:space="preserve">Disminución de días de entrega </w:t>
      </w:r>
      <w:r w:rsidR="00835F44" w:rsidRPr="00242E3C">
        <w:rPr>
          <w:lang w:val="es-ES"/>
        </w:rPr>
        <w:t>de audífonos nuevos a clientes</w:t>
      </w:r>
      <w:r w:rsidR="00AC31EE" w:rsidRPr="00242E3C">
        <w:rPr>
          <w:lang w:val="es-ES"/>
        </w:rPr>
        <w:t>,</w:t>
      </w:r>
      <w:r w:rsidR="00835F44" w:rsidRPr="00242E3C">
        <w:rPr>
          <w:lang w:val="es-ES"/>
        </w:rPr>
        <w:t xml:space="preserve"> se debe</w:t>
      </w:r>
      <w:r w:rsidR="00AC31EE" w:rsidRPr="00242E3C">
        <w:rPr>
          <w:lang w:val="es-ES"/>
        </w:rPr>
        <w:t>:</w:t>
      </w:r>
      <w:r w:rsidR="00835F44" w:rsidRPr="00242E3C">
        <w:rPr>
          <w:lang w:val="es-ES"/>
        </w:rPr>
        <w:t xml:space="preserve"> a) o</w:t>
      </w:r>
      <w:r w:rsidRPr="00242E3C">
        <w:rPr>
          <w:lang w:val="es-ES"/>
        </w:rPr>
        <w:t>ptimizar el proceso de despacho, días de tránsi</w:t>
      </w:r>
      <w:r w:rsidR="00835F44" w:rsidRPr="00242E3C">
        <w:rPr>
          <w:lang w:val="es-ES"/>
        </w:rPr>
        <w:t>to y manejo aduanero</w:t>
      </w:r>
      <w:r w:rsidR="00AC31EE" w:rsidRPr="00242E3C">
        <w:rPr>
          <w:lang w:val="es-ES"/>
        </w:rPr>
        <w:t>;</w:t>
      </w:r>
      <w:r w:rsidR="00835F44" w:rsidRPr="00242E3C">
        <w:rPr>
          <w:lang w:val="es-ES"/>
        </w:rPr>
        <w:t xml:space="preserve"> b) i</w:t>
      </w:r>
      <w:r w:rsidRPr="00242E3C">
        <w:rPr>
          <w:lang w:val="es-ES"/>
        </w:rPr>
        <w:t>dentificación y cumplimiento con normas nacionales de certificación de equipos médicos y materiales de impor</w:t>
      </w:r>
      <w:r w:rsidR="00835F44" w:rsidRPr="00242E3C">
        <w:rPr>
          <w:lang w:val="es-ES"/>
        </w:rPr>
        <w:t>tación restringida o controlada</w:t>
      </w:r>
      <w:r w:rsidR="00AC31EE" w:rsidRPr="00242E3C">
        <w:rPr>
          <w:lang w:val="es-ES"/>
        </w:rPr>
        <w:t>,</w:t>
      </w:r>
      <w:r w:rsidR="00835F44" w:rsidRPr="00242E3C">
        <w:rPr>
          <w:lang w:val="es-ES"/>
        </w:rPr>
        <w:t xml:space="preserve"> y c) u</w:t>
      </w:r>
      <w:r w:rsidRPr="00242E3C">
        <w:rPr>
          <w:lang w:val="es-ES"/>
        </w:rPr>
        <w:t>tilización de tecnología disponible para digitalizar y</w:t>
      </w:r>
      <w:r w:rsidR="00AC31EE" w:rsidRPr="00242E3C">
        <w:rPr>
          <w:lang w:val="es-ES"/>
        </w:rPr>
        <w:t>,</w:t>
      </w:r>
      <w:r w:rsidRPr="00242E3C">
        <w:rPr>
          <w:lang w:val="es-ES"/>
        </w:rPr>
        <w:t xml:space="preserve"> por lo tanto</w:t>
      </w:r>
      <w:r w:rsidR="00AC31EE" w:rsidRPr="00242E3C">
        <w:rPr>
          <w:lang w:val="es-ES"/>
        </w:rPr>
        <w:t>,</w:t>
      </w:r>
      <w:r w:rsidRPr="00242E3C">
        <w:rPr>
          <w:lang w:val="es-ES"/>
        </w:rPr>
        <w:t xml:space="preserve"> hacer más ágil el proceso.</w:t>
      </w:r>
    </w:p>
    <w:p w:rsidR="00AC31EE" w:rsidRPr="00242E3C" w:rsidRDefault="00AC31EE" w:rsidP="00835F44">
      <w:pPr>
        <w:rPr>
          <w:lang w:val="es-ES"/>
        </w:rPr>
      </w:pPr>
      <w:r w:rsidRPr="00242E3C">
        <w:rPr>
          <w:lang w:val="es-ES"/>
        </w:rPr>
        <w:br w:type="page"/>
      </w:r>
    </w:p>
    <w:p w:rsidR="00895429" w:rsidRPr="00242E3C" w:rsidRDefault="00895429" w:rsidP="00835F44">
      <w:pPr>
        <w:rPr>
          <w:lang w:val="es-ES"/>
        </w:rPr>
      </w:pPr>
      <w:r w:rsidRPr="00242E3C">
        <w:rPr>
          <w:lang w:val="es-ES"/>
        </w:rPr>
        <w:lastRenderedPageBreak/>
        <w:t>Disminución de los reclamos o cambios de equipo po</w:t>
      </w:r>
      <w:r w:rsidR="00835F44" w:rsidRPr="00242E3C">
        <w:rPr>
          <w:lang w:val="es-ES"/>
        </w:rPr>
        <w:t>r mal funcionamiento de fábrica</w:t>
      </w:r>
      <w:r w:rsidR="00AC31EE" w:rsidRPr="00242E3C">
        <w:rPr>
          <w:lang w:val="es-ES"/>
        </w:rPr>
        <w:t>,</w:t>
      </w:r>
      <w:r w:rsidR="00835F44" w:rsidRPr="00242E3C">
        <w:rPr>
          <w:lang w:val="es-ES"/>
        </w:rPr>
        <w:t xml:space="preserve"> se debe: a) r</w:t>
      </w:r>
      <w:r w:rsidRPr="00242E3C">
        <w:rPr>
          <w:lang w:val="es-ES"/>
        </w:rPr>
        <w:t xml:space="preserve">ealizar </w:t>
      </w:r>
      <w:r w:rsidR="00AC31EE" w:rsidRPr="00242E3C">
        <w:rPr>
          <w:lang w:val="es-ES"/>
        </w:rPr>
        <w:t xml:space="preserve">el </w:t>
      </w:r>
      <w:r w:rsidRPr="00242E3C">
        <w:rPr>
          <w:lang w:val="es-ES"/>
        </w:rPr>
        <w:t xml:space="preserve">control de calidad </w:t>
      </w:r>
      <w:r w:rsidR="00AC31EE" w:rsidRPr="00242E3C">
        <w:rPr>
          <w:lang w:val="es-ES"/>
        </w:rPr>
        <w:t xml:space="preserve">de productos importados al momento de recibirlos, </w:t>
      </w:r>
      <w:r w:rsidRPr="00242E3C">
        <w:rPr>
          <w:lang w:val="es-ES"/>
        </w:rPr>
        <w:t>y en la e</w:t>
      </w:r>
      <w:r w:rsidR="00835F44" w:rsidRPr="00242E3C">
        <w:rPr>
          <w:lang w:val="es-ES"/>
        </w:rPr>
        <w:t>ntrega de productos al cliente</w:t>
      </w:r>
      <w:r w:rsidR="00AC31EE" w:rsidRPr="00242E3C">
        <w:rPr>
          <w:lang w:val="es-ES"/>
        </w:rPr>
        <w:t>,</w:t>
      </w:r>
      <w:r w:rsidR="00835F44" w:rsidRPr="00242E3C">
        <w:rPr>
          <w:lang w:val="es-ES"/>
        </w:rPr>
        <w:t xml:space="preserve"> y b) f</w:t>
      </w:r>
      <w:r w:rsidRPr="00242E3C">
        <w:rPr>
          <w:lang w:val="es-ES"/>
        </w:rPr>
        <w:t>ortalecer las campañas de comunicación con clientes para incentivar los mantenimientos preventivos de audífonos y el cumplimiento de los cronogramas de revisiones y controles.</w:t>
      </w:r>
    </w:p>
    <w:p w:rsidR="00835F44" w:rsidRPr="00242E3C" w:rsidRDefault="00835F44" w:rsidP="00744653">
      <w:pPr>
        <w:spacing w:line="240" w:lineRule="auto"/>
        <w:rPr>
          <w:lang w:val="es-ES"/>
        </w:rPr>
      </w:pPr>
    </w:p>
    <w:p w:rsidR="00895429" w:rsidRPr="00242E3C" w:rsidRDefault="00895429" w:rsidP="00835F44">
      <w:pPr>
        <w:rPr>
          <w:b/>
          <w:lang w:val="es-ES"/>
        </w:rPr>
      </w:pPr>
      <w:r w:rsidRPr="00242E3C">
        <w:rPr>
          <w:lang w:val="es-ES"/>
        </w:rPr>
        <w:t xml:space="preserve">Asegurar la cantidad de consultorios habilitados para la atención de </w:t>
      </w:r>
      <w:r w:rsidR="00B15A30" w:rsidRPr="00242E3C">
        <w:rPr>
          <w:lang w:val="es-ES"/>
        </w:rPr>
        <w:t>cliente</w:t>
      </w:r>
      <w:r w:rsidR="00835F44" w:rsidRPr="00242E3C">
        <w:rPr>
          <w:lang w:val="es-ES"/>
        </w:rPr>
        <w:t>s</w:t>
      </w:r>
      <w:r w:rsidR="00940004">
        <w:rPr>
          <w:lang w:val="es-ES"/>
        </w:rPr>
        <w:t>, teniendo en cuenta criterios ambientales y sociales</w:t>
      </w:r>
      <w:r w:rsidR="00AC31EE" w:rsidRPr="00242E3C">
        <w:rPr>
          <w:lang w:val="es-ES"/>
        </w:rPr>
        <w:t>,</w:t>
      </w:r>
      <w:r w:rsidR="00835F44" w:rsidRPr="00242E3C">
        <w:rPr>
          <w:lang w:val="es-ES"/>
        </w:rPr>
        <w:t xml:space="preserve"> se debe hacer: a) </w:t>
      </w:r>
      <w:r w:rsidR="00AC31EE" w:rsidRPr="00242E3C">
        <w:rPr>
          <w:lang w:val="es-ES"/>
        </w:rPr>
        <w:t>l</w:t>
      </w:r>
      <w:r w:rsidR="00835F44" w:rsidRPr="00242E3C">
        <w:rPr>
          <w:lang w:val="es-ES"/>
        </w:rPr>
        <w:t>a r</w:t>
      </w:r>
      <w:r w:rsidRPr="00242E3C">
        <w:rPr>
          <w:lang w:val="es-ES"/>
        </w:rPr>
        <w:t xml:space="preserve">emodelación del </w:t>
      </w:r>
      <w:r w:rsidR="00AC31EE" w:rsidRPr="00242E3C">
        <w:rPr>
          <w:lang w:val="es-ES"/>
        </w:rPr>
        <w:t>l</w:t>
      </w:r>
      <w:r w:rsidRPr="00242E3C">
        <w:rPr>
          <w:lang w:val="es-ES"/>
        </w:rPr>
        <w:t>ocal 1 (San Borja) y habilitación de dos nuevos consultorios en este local (total</w:t>
      </w:r>
      <w:r w:rsidR="00AC31EE" w:rsidRPr="00242E3C">
        <w:rPr>
          <w:lang w:val="es-ES"/>
        </w:rPr>
        <w:t>:</w:t>
      </w:r>
      <w:r w:rsidRPr="00242E3C">
        <w:rPr>
          <w:lang w:val="es-ES"/>
        </w:rPr>
        <w:t xml:space="preserve"> </w:t>
      </w:r>
      <w:r w:rsidR="00AC31EE" w:rsidRPr="00242E3C">
        <w:rPr>
          <w:lang w:val="es-ES"/>
        </w:rPr>
        <w:t>cuatro</w:t>
      </w:r>
      <w:r w:rsidRPr="00242E3C">
        <w:rPr>
          <w:lang w:val="es-ES"/>
        </w:rPr>
        <w:t xml:space="preserve"> consultorios)</w:t>
      </w:r>
      <w:r w:rsidR="009B4C3E" w:rsidRPr="00242E3C">
        <w:rPr>
          <w:lang w:val="es-ES"/>
        </w:rPr>
        <w:t>;</w:t>
      </w:r>
      <w:r w:rsidR="00835F44" w:rsidRPr="00242E3C">
        <w:rPr>
          <w:lang w:val="es-ES"/>
        </w:rPr>
        <w:t xml:space="preserve"> b) </w:t>
      </w:r>
      <w:r w:rsidR="005205C9">
        <w:rPr>
          <w:lang w:val="es-ES"/>
        </w:rPr>
        <w:t>Apertura</w:t>
      </w:r>
      <w:r w:rsidRPr="00242E3C">
        <w:rPr>
          <w:lang w:val="es-ES"/>
        </w:rPr>
        <w:t xml:space="preserve"> del </w:t>
      </w:r>
      <w:r w:rsidR="005205C9">
        <w:rPr>
          <w:lang w:val="es-ES"/>
        </w:rPr>
        <w:t xml:space="preserve">local </w:t>
      </w:r>
      <w:r w:rsidR="00835F44" w:rsidRPr="00242E3C">
        <w:rPr>
          <w:lang w:val="es-ES"/>
        </w:rPr>
        <w:t>en</w:t>
      </w:r>
      <w:r w:rsidR="005205C9">
        <w:rPr>
          <w:lang w:val="es-ES"/>
        </w:rPr>
        <w:t xml:space="preserve"> Zona7 (</w:t>
      </w:r>
      <w:r w:rsidR="00835F44" w:rsidRPr="00242E3C">
        <w:rPr>
          <w:lang w:val="es-ES"/>
        </w:rPr>
        <w:t>San Isidro</w:t>
      </w:r>
      <w:r w:rsidR="005205C9">
        <w:rPr>
          <w:lang w:val="es-ES"/>
        </w:rPr>
        <w:t>) con dos consultorios</w:t>
      </w:r>
      <w:r w:rsidR="009B4C3E" w:rsidRPr="00242E3C">
        <w:rPr>
          <w:lang w:val="es-ES"/>
        </w:rPr>
        <w:t>;</w:t>
      </w:r>
      <w:r w:rsidR="00835F44" w:rsidRPr="00242E3C">
        <w:rPr>
          <w:lang w:val="es-ES"/>
        </w:rPr>
        <w:t xml:space="preserve"> c) La a</w:t>
      </w:r>
      <w:r w:rsidRPr="00242E3C">
        <w:rPr>
          <w:lang w:val="es-ES"/>
        </w:rPr>
        <w:t xml:space="preserve">pertura de local en Zona 7 </w:t>
      </w:r>
      <w:r w:rsidR="00835F44" w:rsidRPr="00242E3C">
        <w:rPr>
          <w:lang w:val="es-ES"/>
        </w:rPr>
        <w:t>(Miraflores) con un consultorio</w:t>
      </w:r>
      <w:r w:rsidR="00AC31EE" w:rsidRPr="00242E3C">
        <w:rPr>
          <w:lang w:val="es-ES"/>
        </w:rPr>
        <w:t>,</w:t>
      </w:r>
      <w:r w:rsidR="00835F44" w:rsidRPr="00242E3C">
        <w:rPr>
          <w:lang w:val="es-ES"/>
        </w:rPr>
        <w:t xml:space="preserve"> y d) La a</w:t>
      </w:r>
      <w:r w:rsidRPr="00242E3C">
        <w:rPr>
          <w:lang w:val="es-ES"/>
        </w:rPr>
        <w:t>pertura de local en Zona 6 (San Miguel) con un consultorio habilitado.</w:t>
      </w:r>
    </w:p>
    <w:p w:rsidR="00835F44" w:rsidRPr="00242E3C" w:rsidRDefault="00835F44" w:rsidP="00835F44">
      <w:pPr>
        <w:rPr>
          <w:lang w:val="es-ES"/>
        </w:rPr>
      </w:pPr>
    </w:p>
    <w:p w:rsidR="00835F44" w:rsidRPr="00242E3C" w:rsidRDefault="006D02B0" w:rsidP="006D02B0">
      <w:pPr>
        <w:spacing w:line="240" w:lineRule="auto"/>
        <w:ind w:left="340" w:hanging="340"/>
        <w:rPr>
          <w:lang w:val="es-ES"/>
        </w:rPr>
      </w:pPr>
      <w:bookmarkStart w:id="660" w:name="_Toc491614594"/>
      <w:r w:rsidRPr="00242E3C">
        <w:rPr>
          <w:b/>
        </w:rPr>
        <w:t>6.</w:t>
      </w:r>
      <w:r w:rsidRPr="00242E3C">
        <w:rPr>
          <w:b/>
        </w:rPr>
        <w:tab/>
      </w:r>
      <w:r w:rsidR="002E492C" w:rsidRPr="00242E3C">
        <w:rPr>
          <w:b/>
        </w:rPr>
        <w:t>Presupuesto de operaciones</w:t>
      </w:r>
      <w:bookmarkEnd w:id="660"/>
    </w:p>
    <w:p w:rsidR="00835F44" w:rsidRPr="00242E3C" w:rsidRDefault="00835F44" w:rsidP="006D02B0">
      <w:pPr>
        <w:pStyle w:val="Ttulo2"/>
        <w:keepNext w:val="0"/>
        <w:keepLines w:val="0"/>
        <w:numPr>
          <w:ilvl w:val="0"/>
          <w:numId w:val="0"/>
        </w:numPr>
        <w:rPr>
          <w:lang w:val="es-ES"/>
        </w:rPr>
      </w:pPr>
    </w:p>
    <w:p w:rsidR="00FB64D4" w:rsidRPr="00242E3C" w:rsidRDefault="00FB64D4" w:rsidP="00582BAE">
      <w:pPr>
        <w:spacing w:line="240" w:lineRule="auto"/>
        <w:outlineLvl w:val="0"/>
        <w:rPr>
          <w:lang w:val="es-ES"/>
        </w:rPr>
      </w:pPr>
      <w:r w:rsidRPr="00242E3C">
        <w:rPr>
          <w:lang w:val="es-ES"/>
        </w:rPr>
        <w:t xml:space="preserve">En la </w:t>
      </w:r>
      <w:r w:rsidR="006D02B0" w:rsidRPr="00242E3C">
        <w:rPr>
          <w:lang w:val="es-ES"/>
        </w:rPr>
        <w:t>tabla 31</w:t>
      </w:r>
      <w:r w:rsidR="00490512" w:rsidRPr="00242E3C">
        <w:rPr>
          <w:lang w:val="es-ES"/>
        </w:rPr>
        <w:t xml:space="preserve"> </w:t>
      </w:r>
      <w:r w:rsidRPr="00242E3C">
        <w:rPr>
          <w:lang w:val="es-ES"/>
        </w:rPr>
        <w:t>se observa el presupuesto de operaciones</w:t>
      </w:r>
      <w:r w:rsidR="00744653" w:rsidRPr="00242E3C">
        <w:rPr>
          <w:lang w:val="es-ES"/>
        </w:rPr>
        <w:t>,</w:t>
      </w:r>
      <w:r w:rsidR="00490512" w:rsidRPr="00242E3C">
        <w:rPr>
          <w:lang w:val="es-ES"/>
        </w:rPr>
        <w:t xml:space="preserve"> en soles</w:t>
      </w:r>
      <w:r w:rsidRPr="00242E3C">
        <w:rPr>
          <w:lang w:val="es-ES"/>
        </w:rPr>
        <w:t>.</w:t>
      </w:r>
    </w:p>
    <w:p w:rsidR="00561A42" w:rsidRPr="00242E3C" w:rsidRDefault="00561A42" w:rsidP="00FB64D4">
      <w:pPr>
        <w:rPr>
          <w:lang w:val="es-ES" w:eastAsia="en-US"/>
        </w:rPr>
      </w:pPr>
    </w:p>
    <w:p w:rsidR="005D36A5" w:rsidRPr="00242E3C" w:rsidRDefault="00FB64D4" w:rsidP="00582BAE">
      <w:pPr>
        <w:pStyle w:val="Epgrafe"/>
        <w:outlineLvl w:val="0"/>
      </w:pPr>
      <w:bookmarkStart w:id="661" w:name="_Ref478549008"/>
      <w:bookmarkStart w:id="662" w:name="_Toc491614525"/>
      <w:r w:rsidRPr="00242E3C">
        <w:t xml:space="preserve">Tabla </w:t>
      </w:r>
      <w:bookmarkEnd w:id="661"/>
      <w:r w:rsidR="006D02B0" w:rsidRPr="00242E3C">
        <w:t>31</w:t>
      </w:r>
      <w:r w:rsidRPr="00242E3C">
        <w:t>. Presupuesto de operaciones</w:t>
      </w:r>
      <w:bookmarkEnd w:id="662"/>
    </w:p>
    <w:tbl>
      <w:tblPr>
        <w:tblStyle w:val="TablaTesisnormal"/>
        <w:tblW w:w="0" w:type="auto"/>
        <w:jc w:val="center"/>
        <w:tblLook w:val="04A0" w:firstRow="1" w:lastRow="0" w:firstColumn="1" w:lastColumn="0" w:noHBand="0" w:noVBand="1"/>
      </w:tblPr>
      <w:tblGrid>
        <w:gridCol w:w="865"/>
        <w:gridCol w:w="4524"/>
        <w:gridCol w:w="1110"/>
        <w:gridCol w:w="1110"/>
        <w:gridCol w:w="1110"/>
      </w:tblGrid>
      <w:tr w:rsidR="00484648"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590F86">
            <w:pPr>
              <w:spacing w:line="240" w:lineRule="auto"/>
              <w:jc w:val="center"/>
              <w:rPr>
                <w:bCs/>
                <w:color w:val="000000"/>
                <w:szCs w:val="16"/>
              </w:rPr>
            </w:pPr>
            <w:r w:rsidRPr="00242E3C">
              <w:rPr>
                <w:bCs/>
                <w:szCs w:val="16"/>
              </w:rPr>
              <w:t>2017</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2019</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1</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Ejecutar un estricto control de calidad a los productos terminados importados y a los producidos localmente.</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3.454,69</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3.800,16</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4.</w:t>
            </w:r>
            <w:r w:rsidR="00484648" w:rsidRPr="00242E3C">
              <w:rPr>
                <w:color w:val="000000"/>
                <w:szCs w:val="16"/>
              </w:rPr>
              <w:t>180,17</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2</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Realizar un adecuado control de calidad a todas las reparaciones hechas localmente antes de ser entregadas a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2.418,28</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2.660,11</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926,12</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Monitorear el proceso de adaptación de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348,96</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383,85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422,24</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Fortalecer las campañas de comunicación con clientes para incentivar los mantenimientos preventivos de audífonos y el cumplimiento de los cronogramas de revisiones y controles.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Identificar oportunidades de optimización y utilización de sinergias o recursos compartidos con la matriz.</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8.375,00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10.</w:t>
            </w:r>
            <w:r w:rsidR="00484648" w:rsidRPr="00242E3C">
              <w:rPr>
                <w:color w:val="000000"/>
                <w:szCs w:val="16"/>
              </w:rPr>
              <w:t>050,00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Disminuir gastos fijos dentro de la estructura de costos operativos.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11.306,25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11.683,13</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12.</w:t>
            </w:r>
            <w:r w:rsidR="00484648" w:rsidRPr="00242E3C">
              <w:rPr>
                <w:color w:val="000000"/>
                <w:szCs w:val="16"/>
              </w:rPr>
              <w:t>060,00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Aprovechar tratados comerciales para reducción o eliminación de aranceles como la Alianza del Pacífico o TLC con EE.UU.</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5.025,00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5.527,50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6.</w:t>
            </w:r>
            <w:r w:rsidR="00484648" w:rsidRPr="00242E3C">
              <w:rPr>
                <w:color w:val="000000"/>
                <w:szCs w:val="16"/>
              </w:rPr>
              <w:t>030,00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Búsqueda de eficiencias y ahorros en el servicio logístico de proveedores como cargos por almacenamiento, desaduanaje, transporte, etc.</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5.862,50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6.448,75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7.</w:t>
            </w:r>
            <w:r w:rsidR="00484648" w:rsidRPr="00242E3C">
              <w:rPr>
                <w:color w:val="000000"/>
                <w:szCs w:val="16"/>
              </w:rPr>
              <w:t>035,00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Homologación de productos.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13.312,50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13.563,75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13.</w:t>
            </w:r>
            <w:r w:rsidR="00484648" w:rsidRPr="00242E3C">
              <w:rPr>
                <w:color w:val="000000"/>
                <w:szCs w:val="16"/>
              </w:rPr>
              <w:t>815,00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IO6</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Optimizar el proceso de despacho, días de tránsito y manejo aduanero.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10.133,75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11.</w:t>
            </w:r>
            <w:r w:rsidR="00484648" w:rsidRPr="00242E3C">
              <w:rPr>
                <w:color w:val="000000"/>
                <w:szCs w:val="16"/>
              </w:rPr>
              <w:t>055,00</w:t>
            </w:r>
          </w:p>
        </w:tc>
      </w:tr>
      <w:tr w:rsidR="00484648" w:rsidRPr="00242E3C" w:rsidTr="00590F86">
        <w:trPr>
          <w:trHeight w:val="595"/>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Identificación y cumplimiento con normas nacionales de certificación de equipos médicos y materiales de importación restringida o controlada.</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1.842,50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010,00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IO7</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Utilización de tecnología disponible para digitalizar.</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32.</w:t>
            </w:r>
            <w:r w:rsidR="00484648" w:rsidRPr="00242E3C">
              <w:rPr>
                <w:color w:val="000000"/>
                <w:szCs w:val="16"/>
              </w:rPr>
              <w:t>500,00</w:t>
            </w: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IO5</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Remodelación del Local 1 (San Borja) y habilitación de dos nuevos consultorios en este local (total 4 consultorios).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90.000,00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Apertura de local en Zona 7 (San Isidro) con dos consultorios.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 50.000,00</w:t>
            </w:r>
          </w:p>
        </w:tc>
        <w:tc>
          <w:tcPr>
            <w:tcW w:w="0" w:type="auto"/>
            <w:noWrap/>
            <w:vAlign w:val="center"/>
          </w:tcPr>
          <w:p w:rsidR="00484648" w:rsidRPr="00242E3C" w:rsidRDefault="00484648" w:rsidP="00590F86">
            <w:pPr>
              <w:spacing w:line="240" w:lineRule="auto"/>
              <w:jc w:val="center"/>
              <w:rPr>
                <w:color w:val="000000"/>
                <w:szCs w:val="16"/>
              </w:rPr>
            </w:pP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7 (Miraflores) con un consultorio.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60.200,00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6 (San Miguel) con un consultorio habilitado.</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47.200,00</w:t>
            </w: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IO9</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Búsqueda y certificación de proveedores en provincias.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gridSpan w:val="2"/>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TOTAL</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297.640,68</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149.105,99</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102.683,53</w:t>
            </w:r>
          </w:p>
        </w:tc>
      </w:tr>
    </w:tbl>
    <w:p w:rsidR="005205C9" w:rsidRDefault="00A824F5" w:rsidP="009B4C3E">
      <w:pPr>
        <w:pStyle w:val="Nota"/>
      </w:pPr>
      <w:r w:rsidRPr="00242E3C">
        <w:t>Fuente: Elaboración propia 2017.</w:t>
      </w:r>
    </w:p>
    <w:p w:rsidR="00D27DD5" w:rsidRPr="00242E3C" w:rsidRDefault="00D27DD5" w:rsidP="009B4C3E">
      <w:pPr>
        <w:pStyle w:val="Nota"/>
      </w:pPr>
      <w:r w:rsidRPr="00242E3C">
        <w:br w:type="page"/>
      </w:r>
    </w:p>
    <w:p w:rsidR="001A2E51" w:rsidRPr="00242E3C" w:rsidRDefault="003971E7" w:rsidP="00582BAE">
      <w:pPr>
        <w:spacing w:line="240" w:lineRule="auto"/>
        <w:outlineLvl w:val="0"/>
      </w:pPr>
      <w:bookmarkStart w:id="663" w:name="_Toc491614595"/>
      <w:r w:rsidRPr="00242E3C">
        <w:rPr>
          <w:b/>
        </w:rPr>
        <w:lastRenderedPageBreak/>
        <w:t>Capítulo VIII. Plan de recursos humanos</w:t>
      </w:r>
      <w:bookmarkEnd w:id="663"/>
    </w:p>
    <w:p w:rsidR="006D6258" w:rsidRPr="00242E3C" w:rsidRDefault="006D6258" w:rsidP="006D6258"/>
    <w:p w:rsidR="001A2E51" w:rsidRPr="00242E3C" w:rsidRDefault="001A2E51" w:rsidP="001A2E51">
      <w:pPr>
        <w:rPr>
          <w:lang w:eastAsia="en-US"/>
        </w:rPr>
      </w:pPr>
      <w:r w:rsidRPr="00242E3C">
        <w:rPr>
          <w:lang w:eastAsia="en-US"/>
        </w:rPr>
        <w:t>Como ya se ha mencionado</w:t>
      </w:r>
      <w:r w:rsidR="00D1229B" w:rsidRPr="00242E3C">
        <w:rPr>
          <w:lang w:eastAsia="en-US"/>
        </w:rPr>
        <w:t>,</w:t>
      </w:r>
      <w:r w:rsidRPr="00242E3C">
        <w:rPr>
          <w:lang w:eastAsia="en-US"/>
        </w:rPr>
        <w:t xml:space="preserve"> la </w:t>
      </w:r>
      <w:r w:rsidRPr="00242E3C">
        <w:t>calidad y funcionalidad de los audífonos de una misma gama entre los diferentes proveedores</w:t>
      </w:r>
      <w:r w:rsidR="001830AF" w:rsidRPr="00242E3C">
        <w:t>,</w:t>
      </w:r>
      <w:r w:rsidRPr="00242E3C">
        <w:t xml:space="preserve"> es similar. Así pues, con el fin de obtener una ventaja competitiva y</w:t>
      </w:r>
      <w:r w:rsidR="001830AF" w:rsidRPr="00242E3C">
        <w:t>,</w:t>
      </w:r>
      <w:r w:rsidRPr="00242E3C">
        <w:t xml:space="preserve"> podríamos decir</w:t>
      </w:r>
      <w:r w:rsidR="001830AF" w:rsidRPr="00242E3C">
        <w:t>,</w:t>
      </w:r>
      <w:r w:rsidRPr="00242E3C">
        <w:t xml:space="preserve"> una ventaja primordial (Hamel y Breen, 2000) </w:t>
      </w:r>
      <w:r w:rsidRPr="00242E3C">
        <w:rPr>
          <w:lang w:eastAsia="en-US"/>
        </w:rPr>
        <w:t>Starkey Perú</w:t>
      </w:r>
      <w:r w:rsidRPr="00242E3C">
        <w:t xml:space="preserve"> debe priorizar la formación de una cultura orientada al servicio</w:t>
      </w:r>
      <w:r w:rsidR="00D1229B" w:rsidRPr="00242E3C">
        <w:t>,</w:t>
      </w:r>
      <w:r w:rsidRPr="00242E3C">
        <w:t xml:space="preserve"> para cual debe enfocarse tanto en el cliente interno como del externo. </w:t>
      </w:r>
    </w:p>
    <w:p w:rsidR="001A2E51" w:rsidRPr="00242E3C" w:rsidRDefault="001A2E51" w:rsidP="007D7859">
      <w:pPr>
        <w:spacing w:line="240" w:lineRule="auto"/>
      </w:pPr>
    </w:p>
    <w:p w:rsidR="003971E7" w:rsidRPr="00242E3C" w:rsidRDefault="009B4C3E" w:rsidP="009B4C3E">
      <w:pPr>
        <w:spacing w:line="240" w:lineRule="auto"/>
        <w:ind w:left="340" w:hanging="340"/>
      </w:pPr>
      <w:bookmarkStart w:id="664" w:name="_Toc491614596"/>
      <w:r w:rsidRPr="00242E3C">
        <w:rPr>
          <w:b/>
        </w:rPr>
        <w:t>1.</w:t>
      </w:r>
      <w:r w:rsidRPr="00242E3C">
        <w:rPr>
          <w:b/>
        </w:rPr>
        <w:tab/>
      </w:r>
      <w:r w:rsidR="003971E7" w:rsidRPr="00242E3C">
        <w:rPr>
          <w:b/>
        </w:rPr>
        <w:t>Objetivo general</w:t>
      </w:r>
      <w:bookmarkEnd w:id="664"/>
    </w:p>
    <w:p w:rsidR="006D6258" w:rsidRPr="00242E3C" w:rsidRDefault="006D6258" w:rsidP="007D7859">
      <w:pPr>
        <w:spacing w:line="240" w:lineRule="auto"/>
        <w:rPr>
          <w:lang w:eastAsia="en-US"/>
        </w:rPr>
      </w:pPr>
    </w:p>
    <w:p w:rsidR="00067BB2" w:rsidRPr="00242E3C" w:rsidRDefault="002D6C2D" w:rsidP="003971E7">
      <w:pPr>
        <w:rPr>
          <w:lang w:eastAsia="en-US"/>
        </w:rPr>
      </w:pPr>
      <w:r w:rsidRPr="00242E3C">
        <w:rPr>
          <w:lang w:eastAsia="en-US"/>
        </w:rPr>
        <w:t>En Starkey Perú</w:t>
      </w:r>
      <w:r w:rsidR="00471C74" w:rsidRPr="00242E3C">
        <w:rPr>
          <w:lang w:eastAsia="en-US"/>
        </w:rPr>
        <w:t xml:space="preserve"> los colaboradores son un pilar fundamental</w:t>
      </w:r>
      <w:r w:rsidR="00233D5C" w:rsidRPr="00242E3C">
        <w:rPr>
          <w:lang w:eastAsia="en-US"/>
        </w:rPr>
        <w:t xml:space="preserve"> para alcanzar </w:t>
      </w:r>
      <w:r w:rsidR="001830AF" w:rsidRPr="00242E3C">
        <w:rPr>
          <w:lang w:eastAsia="en-US"/>
        </w:rPr>
        <w:t>lo</w:t>
      </w:r>
      <w:r w:rsidR="00233D5C" w:rsidRPr="00242E3C">
        <w:rPr>
          <w:lang w:eastAsia="en-US"/>
        </w:rPr>
        <w:t>s objetivos estratégicos</w:t>
      </w:r>
      <w:r w:rsidR="00D1229B" w:rsidRPr="00242E3C">
        <w:rPr>
          <w:lang w:eastAsia="en-US"/>
        </w:rPr>
        <w:t>, por ello</w:t>
      </w:r>
      <w:r w:rsidR="001830AF" w:rsidRPr="00242E3C">
        <w:rPr>
          <w:lang w:eastAsia="en-US"/>
        </w:rPr>
        <w:t>,</w:t>
      </w:r>
      <w:r w:rsidR="00471C74" w:rsidRPr="00242E3C">
        <w:rPr>
          <w:lang w:eastAsia="en-US"/>
        </w:rPr>
        <w:t xml:space="preserve"> busca contar, mantener y desarrollar </w:t>
      </w:r>
      <w:r w:rsidR="00233D5C" w:rsidRPr="00242E3C">
        <w:rPr>
          <w:lang w:eastAsia="en-US"/>
        </w:rPr>
        <w:t xml:space="preserve">el capital humano </w:t>
      </w:r>
      <w:r w:rsidR="00D1229B" w:rsidRPr="00242E3C">
        <w:rPr>
          <w:lang w:eastAsia="en-US"/>
        </w:rPr>
        <w:t>a través</w:t>
      </w:r>
      <w:r w:rsidR="002872BD" w:rsidRPr="00242E3C">
        <w:rPr>
          <w:lang w:eastAsia="en-US"/>
        </w:rPr>
        <w:t xml:space="preserve"> de un mo</w:t>
      </w:r>
      <w:r w:rsidR="00C01F53" w:rsidRPr="00242E3C">
        <w:rPr>
          <w:lang w:eastAsia="en-US"/>
        </w:rPr>
        <w:t xml:space="preserve">delo de gestión de competencias que ayude a lograr un nivel de servicio que destaque en la industria. </w:t>
      </w:r>
    </w:p>
    <w:p w:rsidR="003971E7" w:rsidRPr="00242E3C" w:rsidRDefault="003971E7" w:rsidP="007D7859">
      <w:pPr>
        <w:spacing w:line="240" w:lineRule="auto"/>
        <w:rPr>
          <w:lang w:eastAsia="en-US"/>
        </w:rPr>
      </w:pPr>
    </w:p>
    <w:p w:rsidR="0079715B" w:rsidRPr="00242E3C" w:rsidRDefault="009B4C3E" w:rsidP="009B4C3E">
      <w:pPr>
        <w:spacing w:line="240" w:lineRule="auto"/>
        <w:ind w:left="340" w:hanging="340"/>
      </w:pPr>
      <w:bookmarkStart w:id="665" w:name="_Toc491614597"/>
      <w:r w:rsidRPr="00242E3C">
        <w:rPr>
          <w:b/>
        </w:rPr>
        <w:t>2.</w:t>
      </w:r>
      <w:r w:rsidRPr="00242E3C">
        <w:rPr>
          <w:b/>
        </w:rPr>
        <w:tab/>
      </w:r>
      <w:r w:rsidR="003971E7" w:rsidRPr="00242E3C">
        <w:rPr>
          <w:b/>
        </w:rPr>
        <w:t>Objetivos específicos</w:t>
      </w:r>
      <w:bookmarkEnd w:id="665"/>
    </w:p>
    <w:p w:rsidR="006D6258" w:rsidRPr="00242E3C" w:rsidRDefault="006D6258" w:rsidP="007D7859">
      <w:pPr>
        <w:spacing w:line="240" w:lineRule="auto"/>
        <w:rPr>
          <w:lang w:eastAsia="en-US"/>
        </w:rPr>
      </w:pPr>
    </w:p>
    <w:p w:rsidR="00FE5E69" w:rsidRPr="00242E3C" w:rsidRDefault="003D6D80" w:rsidP="00822D09">
      <w:pPr>
        <w:rPr>
          <w:lang w:eastAsia="en-US"/>
        </w:rPr>
      </w:pPr>
      <w:r w:rsidRPr="00242E3C">
        <w:rPr>
          <w:lang w:eastAsia="en-US"/>
        </w:rPr>
        <w:t>El perfil de los</w:t>
      </w:r>
      <w:r w:rsidR="005E7CD5" w:rsidRPr="00242E3C">
        <w:rPr>
          <w:lang w:eastAsia="en-US"/>
        </w:rPr>
        <w:t xml:space="preserve"> colaboradores de Starkey Perú es que sean personas con capacidad de adaptaci</w:t>
      </w:r>
      <w:r w:rsidR="00E062DF" w:rsidRPr="00242E3C">
        <w:rPr>
          <w:lang w:eastAsia="en-US"/>
        </w:rPr>
        <w:t>ón, inteligencia emocional, habilidades de gestión y de comunicación</w:t>
      </w:r>
      <w:r w:rsidR="001830AF" w:rsidRPr="00242E3C">
        <w:rPr>
          <w:lang w:eastAsia="en-US"/>
        </w:rPr>
        <w:t>,</w:t>
      </w:r>
      <w:r w:rsidR="00E062DF" w:rsidRPr="00242E3C">
        <w:rPr>
          <w:lang w:eastAsia="en-US"/>
        </w:rPr>
        <w:t xml:space="preserve"> que contribuyan a lograr un alto nivel de servicio. Así pues, teniendo </w:t>
      </w:r>
      <w:r w:rsidR="00FE5E69" w:rsidRPr="00242E3C">
        <w:rPr>
          <w:lang w:eastAsia="en-US"/>
        </w:rPr>
        <w:t xml:space="preserve">en cuenta los objetivos estratégicos </w:t>
      </w:r>
      <w:r w:rsidR="00E062DF" w:rsidRPr="00242E3C">
        <w:rPr>
          <w:lang w:eastAsia="en-US"/>
        </w:rPr>
        <w:t xml:space="preserve">y utilizando como base a Dessler (2015) </w:t>
      </w:r>
      <w:r w:rsidR="003D7926" w:rsidRPr="00242E3C">
        <w:rPr>
          <w:lang w:eastAsia="en-US"/>
        </w:rPr>
        <w:t>se han determinado los siguientes objetivos específicos</w:t>
      </w:r>
      <w:r w:rsidR="00B94E29" w:rsidRPr="00242E3C">
        <w:rPr>
          <w:lang w:eastAsia="en-US"/>
        </w:rPr>
        <w:t xml:space="preserve"> </w:t>
      </w:r>
      <w:r w:rsidR="001830AF" w:rsidRPr="00242E3C">
        <w:rPr>
          <w:lang w:eastAsia="en-US"/>
        </w:rPr>
        <w:t>(tabla 32).</w:t>
      </w:r>
    </w:p>
    <w:p w:rsidR="00816196" w:rsidRPr="00242E3C" w:rsidRDefault="00816196" w:rsidP="007808B9">
      <w:pPr>
        <w:rPr>
          <w:lang w:eastAsia="en-US"/>
        </w:rPr>
      </w:pPr>
    </w:p>
    <w:p w:rsidR="00722557" w:rsidRPr="00242E3C" w:rsidRDefault="00722557" w:rsidP="00582BAE">
      <w:pPr>
        <w:pStyle w:val="Epgrafe"/>
        <w:outlineLvl w:val="0"/>
      </w:pPr>
      <w:bookmarkStart w:id="666" w:name="_Ref478546084"/>
      <w:bookmarkStart w:id="667" w:name="_Toc491614526"/>
      <w:r w:rsidRPr="00242E3C">
        <w:t xml:space="preserve">Tabla </w:t>
      </w:r>
      <w:bookmarkEnd w:id="666"/>
      <w:r w:rsidR="009337F1" w:rsidRPr="00242E3C">
        <w:t>32</w:t>
      </w:r>
      <w:r w:rsidRPr="00242E3C">
        <w:t>. Objetivos específicos de recursos humanos</w:t>
      </w:r>
      <w:bookmarkEnd w:id="667"/>
    </w:p>
    <w:tbl>
      <w:tblPr>
        <w:tblStyle w:val="TablaTesisnormal"/>
        <w:tblW w:w="5000" w:type="pct"/>
        <w:jc w:val="center"/>
        <w:tblLayout w:type="fixed"/>
        <w:tblLook w:val="04A0" w:firstRow="1" w:lastRow="0" w:firstColumn="1" w:lastColumn="0" w:noHBand="0" w:noVBand="1"/>
      </w:tblPr>
      <w:tblGrid>
        <w:gridCol w:w="1049"/>
        <w:gridCol w:w="1385"/>
        <w:gridCol w:w="1986"/>
        <w:gridCol w:w="1214"/>
        <w:gridCol w:w="1147"/>
        <w:gridCol w:w="970"/>
        <w:gridCol w:w="968"/>
      </w:tblGrid>
      <w:tr w:rsidR="00484648" w:rsidRPr="00242E3C" w:rsidTr="00AF2BC3">
        <w:trPr>
          <w:cnfStyle w:val="100000000000" w:firstRow="1" w:lastRow="0" w:firstColumn="0" w:lastColumn="0" w:oddVBand="0" w:evenVBand="0" w:oddHBand="0" w:evenHBand="0" w:firstRowFirstColumn="0" w:firstRowLastColumn="0" w:lastRowFirstColumn="0" w:lastRowLastColumn="0"/>
          <w:trHeight w:val="140"/>
          <w:jc w:val="center"/>
        </w:trPr>
        <w:tc>
          <w:tcPr>
            <w:tcW w:w="602"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estratégicos</w:t>
            </w:r>
          </w:p>
        </w:tc>
        <w:tc>
          <w:tcPr>
            <w:tcW w:w="794"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específicos</w:t>
            </w:r>
          </w:p>
        </w:tc>
        <w:tc>
          <w:tcPr>
            <w:tcW w:w="1139"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Iniciativas</w:t>
            </w:r>
          </w:p>
        </w:tc>
        <w:tc>
          <w:tcPr>
            <w:tcW w:w="69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Unidad de medición</w:t>
            </w:r>
          </w:p>
        </w:tc>
        <w:tc>
          <w:tcPr>
            <w:tcW w:w="658"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2017</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2018</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2019</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Formación constante del personal (OER1).</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Capacitación local y en la matriz para colaboradores en temas relacionados con técnicas de ventas, habilidades blandas y las herramientas de gestión.</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 (jefes).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40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60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15</w:t>
            </w:r>
          </w:p>
        </w:tc>
      </w:tr>
      <w:tr w:rsidR="00484648" w:rsidRPr="00242E3C" w:rsidTr="00484648">
        <w:trPr>
          <w:trHeight w:val="184"/>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Generar y reforzar la cultura Starkey (OER2).</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Charlas y actividades relacionadas a generar y reforzar la cultura Starkey dada por directivos de la matriz.</w:t>
            </w:r>
          </w:p>
        </w:tc>
        <w:tc>
          <w:tcPr>
            <w:tcW w:w="69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charlas y actividades.</w:t>
            </w:r>
          </w:p>
        </w:tc>
        <w:tc>
          <w:tcPr>
            <w:tcW w:w="658"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 (2 horas por trimestre)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12 (2 por bimestre)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24 (2 horas mensuales)</w:t>
            </w:r>
          </w:p>
        </w:tc>
      </w:tr>
      <w:tr w:rsidR="00484648" w:rsidRPr="00242E3C" w:rsidTr="00484648">
        <w:trPr>
          <w:trHeight w:val="433"/>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Merge/>
            <w:vAlign w:val="center"/>
            <w:hideMark/>
          </w:tcPr>
          <w:p w:rsidR="00484648" w:rsidRPr="00242E3C" w:rsidRDefault="00484648" w:rsidP="00484648">
            <w:pPr>
              <w:spacing w:line="240" w:lineRule="auto"/>
              <w:jc w:val="center"/>
              <w:rPr>
                <w:color w:val="000000"/>
                <w:sz w:val="14"/>
                <w:szCs w:val="16"/>
              </w:rPr>
            </w:pPr>
          </w:p>
        </w:tc>
        <w:tc>
          <w:tcPr>
            <w:tcW w:w="658"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desempeño de los colaboradores (OER3).</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con salario variable ligados a evaluaciones por desempeño.</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colaboradores.</w:t>
            </w:r>
          </w:p>
        </w:tc>
        <w:tc>
          <w:tcPr>
            <w:tcW w:w="658" w:type="pct"/>
            <w:vAlign w:val="center"/>
            <w:hideMark/>
          </w:tcPr>
          <w:p w:rsidR="00484648" w:rsidRPr="00242E3C" w:rsidRDefault="00484648" w:rsidP="00484648">
            <w:pPr>
              <w:spacing w:line="240" w:lineRule="auto"/>
              <w:jc w:val="center"/>
              <w:rPr>
                <w:color w:val="000000"/>
                <w:sz w:val="14"/>
                <w:szCs w:val="16"/>
                <w:lang w:eastAsia="en-US"/>
              </w:rPr>
            </w:pPr>
            <w:r w:rsidRPr="00242E3C">
              <w:rPr>
                <w:color w:val="000000"/>
                <w:sz w:val="14"/>
                <w:szCs w:val="16"/>
                <w:lang w:eastAsia="en-US"/>
              </w:rPr>
              <w:t>40% (roles comerciales y jefes: audiólogos, atención al cliente)</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 (Adicionar operaciones)</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 OF3.</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Subir el nivel de satisfacción de los colaboradores (OER4).</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Mejorar el índice de rotación de los colaboradores.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Ratio de rotación.</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que participan de programas relacionados a la salud (inscripción en programas deportivos).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Cantidad de días con descanso médico al año.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90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proceso de selección, reclutamiento y contratación (OER6).</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Implementar un plan de seguimiento de contrataciones.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Evaluación de desempeño.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lastRenderedPageBreak/>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diseño organizacional de la empresa (OER7).</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Fomentar la formación de equipos de trabajo multidisciplinares para implementación de iniciativas.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iniciativas implementadas y exitosas.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2</w:t>
            </w:r>
          </w:p>
        </w:tc>
      </w:tr>
    </w:tbl>
    <w:p w:rsidR="00FC5D6C" w:rsidRPr="00242E3C" w:rsidRDefault="00FC5D6C" w:rsidP="00FC5D6C">
      <w:pPr>
        <w:pStyle w:val="Nota"/>
      </w:pPr>
      <w:r w:rsidRPr="00242E3C">
        <w:t>Fuente: Elaboración propia 2017.</w:t>
      </w:r>
    </w:p>
    <w:p w:rsidR="006D6258" w:rsidRPr="00242E3C" w:rsidRDefault="006D6258" w:rsidP="009B4C3E">
      <w:pPr>
        <w:spacing w:line="240" w:lineRule="auto"/>
        <w:ind w:left="340" w:hanging="340"/>
        <w:rPr>
          <w:b/>
        </w:rPr>
      </w:pPr>
    </w:p>
    <w:p w:rsidR="00024698" w:rsidRPr="00242E3C" w:rsidRDefault="009B4C3E" w:rsidP="009B4C3E">
      <w:pPr>
        <w:spacing w:line="240" w:lineRule="auto"/>
        <w:ind w:left="340" w:hanging="340"/>
      </w:pPr>
      <w:bookmarkStart w:id="668" w:name="_Toc491614598"/>
      <w:r w:rsidRPr="00242E3C">
        <w:rPr>
          <w:b/>
        </w:rPr>
        <w:t>3.</w:t>
      </w:r>
      <w:r w:rsidRPr="00242E3C">
        <w:rPr>
          <w:b/>
        </w:rPr>
        <w:tab/>
      </w:r>
      <w:r w:rsidR="003971E7" w:rsidRPr="00242E3C">
        <w:rPr>
          <w:b/>
        </w:rPr>
        <w:t xml:space="preserve">Estrategia de </w:t>
      </w:r>
      <w:r w:rsidRPr="00242E3C">
        <w:rPr>
          <w:b/>
        </w:rPr>
        <w:t>recursos humanos</w:t>
      </w:r>
      <w:bookmarkEnd w:id="668"/>
    </w:p>
    <w:p w:rsidR="006D6258" w:rsidRPr="00242E3C" w:rsidRDefault="006D6258" w:rsidP="006D6258">
      <w:pPr>
        <w:rPr>
          <w:lang w:eastAsia="en-US"/>
        </w:rPr>
      </w:pPr>
    </w:p>
    <w:p w:rsidR="003120D4" w:rsidRPr="00242E3C" w:rsidRDefault="003120D4" w:rsidP="003120D4">
      <w:pPr>
        <w:rPr>
          <w:lang w:eastAsia="en-US"/>
        </w:rPr>
      </w:pPr>
      <w:r w:rsidRPr="00242E3C">
        <w:rPr>
          <w:lang w:eastAsia="en-US"/>
        </w:rPr>
        <w:t>En Starkey Perú la función principal del área de recursos se enfoca en tareas de procesamiento de planillas. Así pues</w:t>
      </w:r>
      <w:r w:rsidR="007D7859" w:rsidRPr="00242E3C">
        <w:rPr>
          <w:lang w:eastAsia="en-US"/>
        </w:rPr>
        <w:t>,</w:t>
      </w:r>
      <w:r w:rsidRPr="00242E3C">
        <w:rPr>
          <w:lang w:eastAsia="en-US"/>
        </w:rPr>
        <w:t xml:space="preserve"> se requiere transformar el área de recursos humanos </w:t>
      </w:r>
      <w:r w:rsidR="00F667EB" w:rsidRPr="00242E3C">
        <w:rPr>
          <w:lang w:eastAsia="en-US"/>
        </w:rPr>
        <w:t>en una de gestión del talento</w:t>
      </w:r>
      <w:r w:rsidR="007D7859" w:rsidRPr="00242E3C">
        <w:rPr>
          <w:lang w:eastAsia="en-US"/>
        </w:rPr>
        <w:t>,</w:t>
      </w:r>
      <w:r w:rsidR="00F667EB" w:rsidRPr="00242E3C">
        <w:rPr>
          <w:lang w:eastAsia="en-US"/>
        </w:rPr>
        <w:t xml:space="preserve"> </w:t>
      </w:r>
      <w:r w:rsidRPr="00242E3C">
        <w:rPr>
          <w:lang w:eastAsia="en-US"/>
        </w:rPr>
        <w:t xml:space="preserve">con el fin de que se enfoquen en temas estratégicos sin descuidar los tácticos y operativos. </w:t>
      </w:r>
    </w:p>
    <w:p w:rsidR="006D6258" w:rsidRPr="00242E3C" w:rsidRDefault="006D6258" w:rsidP="003120D4">
      <w:pPr>
        <w:rPr>
          <w:lang w:eastAsia="en-US"/>
        </w:rPr>
      </w:pPr>
    </w:p>
    <w:p w:rsidR="00024698" w:rsidRPr="00242E3C" w:rsidRDefault="009B4C3E" w:rsidP="009B4C3E">
      <w:pPr>
        <w:ind w:left="340" w:hanging="340"/>
      </w:pPr>
      <w:bookmarkStart w:id="669" w:name="_Toc491614599"/>
      <w:r w:rsidRPr="00242E3C">
        <w:rPr>
          <w:b/>
        </w:rPr>
        <w:t>3.1</w:t>
      </w:r>
      <w:r w:rsidRPr="00242E3C">
        <w:rPr>
          <w:b/>
        </w:rPr>
        <w:tab/>
      </w:r>
      <w:r w:rsidR="00024698" w:rsidRPr="00242E3C">
        <w:rPr>
          <w:b/>
        </w:rPr>
        <w:t>Proceso de adquisición de competencias</w:t>
      </w:r>
      <w:bookmarkEnd w:id="669"/>
    </w:p>
    <w:p w:rsidR="00024698" w:rsidRPr="00242E3C" w:rsidRDefault="009B4C3E" w:rsidP="009B4C3E">
      <w:pPr>
        <w:spacing w:line="240" w:lineRule="auto"/>
        <w:ind w:left="567" w:hanging="567"/>
      </w:pPr>
      <w:r w:rsidRPr="00242E3C">
        <w:rPr>
          <w:b/>
        </w:rPr>
        <w:t>3.1.1</w:t>
      </w:r>
      <w:r w:rsidRPr="00242E3C">
        <w:rPr>
          <w:b/>
        </w:rPr>
        <w:tab/>
      </w:r>
      <w:r w:rsidR="00024698" w:rsidRPr="00242E3C">
        <w:rPr>
          <w:b/>
        </w:rPr>
        <w:t>Plan de recursos humanos</w:t>
      </w:r>
    </w:p>
    <w:p w:rsidR="00E57590" w:rsidRPr="00242E3C" w:rsidRDefault="00E57590" w:rsidP="00E57590">
      <w:pPr>
        <w:rPr>
          <w:lang w:eastAsia="en-US"/>
        </w:rPr>
      </w:pPr>
    </w:p>
    <w:p w:rsidR="0061713D" w:rsidRPr="00242E3C" w:rsidRDefault="00F667EB" w:rsidP="00F260E2">
      <w:r w:rsidRPr="00242E3C">
        <w:t>Implementar y empoderar la nueva</w:t>
      </w:r>
      <w:r w:rsidR="00024698" w:rsidRPr="00242E3C">
        <w:t xml:space="preserve"> área de gestión del talento para la elaboración y control del plan estratégico de recursos humanos, </w:t>
      </w:r>
      <w:r w:rsidR="007D7859" w:rsidRPr="00242E3C">
        <w:t xml:space="preserve">y que, </w:t>
      </w:r>
      <w:r w:rsidR="00024698" w:rsidRPr="00242E3C">
        <w:t>as</w:t>
      </w:r>
      <w:r w:rsidR="007D7859" w:rsidRPr="00242E3C">
        <w:t>i</w:t>
      </w:r>
      <w:r w:rsidR="00F33083" w:rsidRPr="00242E3C">
        <w:t>mismo</w:t>
      </w:r>
      <w:r w:rsidR="007D7859" w:rsidRPr="00242E3C">
        <w:t>,</w:t>
      </w:r>
      <w:r w:rsidR="00F33083" w:rsidRPr="00242E3C">
        <w:t xml:space="preserve"> brinde asesoramiento, </w:t>
      </w:r>
      <w:r w:rsidR="00024698" w:rsidRPr="00242E3C">
        <w:t xml:space="preserve">herramientas y técnicas para un correcto funcionamiento del modelo de gestión por competencias. </w:t>
      </w:r>
      <w:r w:rsidR="0061713D" w:rsidRPr="00242E3C">
        <w:t>Integrar y verificar la información correspondiente al inventario de capital humano con la finalidad de i</w:t>
      </w:r>
      <w:r w:rsidR="006D2ED4" w:rsidRPr="00242E3C">
        <w:t>dentificar las métricas</w:t>
      </w:r>
      <w:r w:rsidR="0061713D" w:rsidRPr="00242E3C">
        <w:t xml:space="preserve"> cuantitativas. </w:t>
      </w:r>
    </w:p>
    <w:p w:rsidR="006D6258" w:rsidRPr="00242E3C" w:rsidRDefault="006D6258" w:rsidP="00F260E2"/>
    <w:p w:rsidR="0061713D" w:rsidRPr="00242E3C" w:rsidRDefault="009B4C3E" w:rsidP="009B4C3E">
      <w:pPr>
        <w:spacing w:line="240" w:lineRule="auto"/>
        <w:ind w:left="567" w:hanging="567"/>
      </w:pPr>
      <w:r w:rsidRPr="00242E3C">
        <w:rPr>
          <w:b/>
        </w:rPr>
        <w:t>3.1.2</w:t>
      </w:r>
      <w:r w:rsidRPr="00242E3C">
        <w:rPr>
          <w:b/>
        </w:rPr>
        <w:tab/>
      </w:r>
      <w:r w:rsidR="0061713D" w:rsidRPr="00242E3C">
        <w:rPr>
          <w:b/>
        </w:rPr>
        <w:t>El</w:t>
      </w:r>
      <w:r w:rsidRPr="00242E3C">
        <w:rPr>
          <w:b/>
        </w:rPr>
        <w:t>aboración de puestos y perfiles</w:t>
      </w:r>
    </w:p>
    <w:p w:rsidR="00E57590" w:rsidRPr="00242E3C" w:rsidRDefault="00E57590" w:rsidP="00E57590">
      <w:pPr>
        <w:rPr>
          <w:lang w:eastAsia="en-US"/>
        </w:rPr>
      </w:pPr>
    </w:p>
    <w:p w:rsidR="00DF4329" w:rsidRPr="00242E3C" w:rsidRDefault="003120D4" w:rsidP="00F260E2">
      <w:r w:rsidRPr="00242E3C">
        <w:t>Starkey Perú debe d</w:t>
      </w:r>
      <w:r w:rsidR="009D4617" w:rsidRPr="00242E3C">
        <w:t>efini</w:t>
      </w:r>
      <w:r w:rsidR="008D7CD2" w:rsidRPr="00242E3C">
        <w:t>r</w:t>
      </w:r>
      <w:r w:rsidR="0061713D" w:rsidRPr="00242E3C">
        <w:t xml:space="preserve"> </w:t>
      </w:r>
      <w:r w:rsidR="00E701FB" w:rsidRPr="00242E3C">
        <w:t xml:space="preserve">y empoderar </w:t>
      </w:r>
      <w:r w:rsidR="00DF4329" w:rsidRPr="00242E3C">
        <w:t xml:space="preserve">los puestos y </w:t>
      </w:r>
      <w:r w:rsidR="0061713D" w:rsidRPr="00242E3C">
        <w:t>perfiles</w:t>
      </w:r>
      <w:r w:rsidR="009D4617" w:rsidRPr="00242E3C">
        <w:t xml:space="preserve"> por </w:t>
      </w:r>
      <w:r w:rsidR="00DF4329" w:rsidRPr="00242E3C">
        <w:t>competencias</w:t>
      </w:r>
      <w:r w:rsidR="007D7859" w:rsidRPr="00242E3C">
        <w:t>,</w:t>
      </w:r>
      <w:r w:rsidR="00DF4329" w:rsidRPr="00242E3C">
        <w:t xml:space="preserve"> con</w:t>
      </w:r>
      <w:r w:rsidR="0061713D" w:rsidRPr="00242E3C">
        <w:t xml:space="preserve"> la finalidad que se conviertan en una herramienta tanto para el reclutamiento, </w:t>
      </w:r>
      <w:r w:rsidR="00E57B1B" w:rsidRPr="00242E3C">
        <w:t>formación, evaluación de desempeño y remuneración.</w:t>
      </w:r>
    </w:p>
    <w:p w:rsidR="006D6258" w:rsidRPr="00242E3C" w:rsidRDefault="006D6258" w:rsidP="00F260E2"/>
    <w:p w:rsidR="007D24FA" w:rsidRPr="00242E3C" w:rsidRDefault="009B4C3E" w:rsidP="009B4C3E">
      <w:pPr>
        <w:spacing w:line="240" w:lineRule="auto"/>
        <w:ind w:left="567" w:hanging="567"/>
      </w:pPr>
      <w:r w:rsidRPr="00242E3C">
        <w:rPr>
          <w:b/>
        </w:rPr>
        <w:t>3.1.3</w:t>
      </w:r>
      <w:r w:rsidRPr="00242E3C">
        <w:rPr>
          <w:b/>
        </w:rPr>
        <w:tab/>
      </w:r>
      <w:r w:rsidR="00E57B1B" w:rsidRPr="00242E3C">
        <w:rPr>
          <w:b/>
        </w:rPr>
        <w:t>Reclutamiento, selección y contratación</w:t>
      </w:r>
    </w:p>
    <w:p w:rsidR="00E57590" w:rsidRPr="00242E3C" w:rsidRDefault="00E57590" w:rsidP="00E57590">
      <w:pPr>
        <w:rPr>
          <w:lang w:eastAsia="en-US"/>
        </w:rPr>
      </w:pPr>
    </w:p>
    <w:p w:rsidR="00CC31AB" w:rsidRPr="00242E3C" w:rsidRDefault="00E701FB" w:rsidP="00F260E2">
      <w:r w:rsidRPr="00242E3C">
        <w:t xml:space="preserve">Starkey Perú debe fundamentar su proceso de reclutamiento, selección y contratación en candidatos que </w:t>
      </w:r>
      <w:r w:rsidR="008E5076" w:rsidRPr="00242E3C">
        <w:t xml:space="preserve">estén alineados con la cultura Starkey y cuyas competencias profesionales cubran los requisitos de cada perfil. </w:t>
      </w:r>
      <w:r w:rsidR="00B0226A" w:rsidRPr="00242E3C">
        <w:t>As</w:t>
      </w:r>
      <w:r w:rsidR="007D7859" w:rsidRPr="00242E3C">
        <w:t>i</w:t>
      </w:r>
      <w:r w:rsidR="00B0226A" w:rsidRPr="00242E3C">
        <w:t>mismo, s</w:t>
      </w:r>
      <w:r w:rsidR="00CC31AB" w:rsidRPr="00242E3C">
        <w:t>e reclutará un gerente de cuentas</w:t>
      </w:r>
      <w:r w:rsidR="007D7859" w:rsidRPr="00242E3C">
        <w:t>,</w:t>
      </w:r>
      <w:r w:rsidR="00CC31AB" w:rsidRPr="00242E3C">
        <w:t xml:space="preserve"> clave para gestionar los socios estratégico</w:t>
      </w:r>
      <w:r w:rsidR="008A1E8E">
        <w:t>s, cinco</w:t>
      </w:r>
      <w:r w:rsidR="00CC31AB" w:rsidRPr="00242E3C">
        <w:t xml:space="preserve"> </w:t>
      </w:r>
      <w:r w:rsidR="008A1E8E" w:rsidRPr="00242E3C">
        <w:t>audiólogo</w:t>
      </w:r>
      <w:r w:rsidR="008A1E8E">
        <w:t xml:space="preserve">s, tres </w:t>
      </w:r>
      <w:r w:rsidR="00CC31AB" w:rsidRPr="00242E3C">
        <w:t>recepcionista</w:t>
      </w:r>
      <w:r w:rsidR="008A1E8E">
        <w:t xml:space="preserve">s, </w:t>
      </w:r>
      <w:r w:rsidR="00493D83">
        <w:t>un técnico de apoyo audiológico (DAPA) y un técnico en ensamblaje</w:t>
      </w:r>
      <w:r w:rsidR="00CC31AB" w:rsidRPr="00242E3C">
        <w:t xml:space="preserve">. </w:t>
      </w:r>
    </w:p>
    <w:p w:rsidR="007D7859" w:rsidRPr="00242E3C" w:rsidRDefault="007D7859" w:rsidP="00F260E2">
      <w:r w:rsidRPr="00242E3C">
        <w:br w:type="page"/>
      </w:r>
    </w:p>
    <w:p w:rsidR="00121AEF" w:rsidRPr="00242E3C" w:rsidRDefault="009B4C3E" w:rsidP="009337F1">
      <w:pPr>
        <w:ind w:left="340" w:hanging="340"/>
      </w:pPr>
      <w:bookmarkStart w:id="670" w:name="_Toc491614600"/>
      <w:r w:rsidRPr="00242E3C">
        <w:rPr>
          <w:b/>
        </w:rPr>
        <w:lastRenderedPageBreak/>
        <w:t>3.2</w:t>
      </w:r>
      <w:r w:rsidRPr="00242E3C">
        <w:rPr>
          <w:b/>
        </w:rPr>
        <w:tab/>
      </w:r>
      <w:r w:rsidR="005D5F29" w:rsidRPr="00242E3C">
        <w:rPr>
          <w:b/>
        </w:rPr>
        <w:t>Proceso de estimulación de las competencias</w:t>
      </w:r>
      <w:bookmarkEnd w:id="670"/>
    </w:p>
    <w:p w:rsidR="005D5F29" w:rsidRPr="00242E3C" w:rsidRDefault="009B4C3E" w:rsidP="009B4C3E">
      <w:pPr>
        <w:spacing w:line="240" w:lineRule="auto"/>
        <w:ind w:left="567" w:hanging="567"/>
      </w:pPr>
      <w:r w:rsidRPr="00242E3C">
        <w:rPr>
          <w:b/>
        </w:rPr>
        <w:t>3.2.1</w:t>
      </w:r>
      <w:r w:rsidRPr="00242E3C">
        <w:rPr>
          <w:b/>
        </w:rPr>
        <w:tab/>
      </w:r>
      <w:r w:rsidR="00B101E0" w:rsidRPr="00242E3C">
        <w:rPr>
          <w:b/>
        </w:rPr>
        <w:t>Gestionar el desempeño</w:t>
      </w:r>
    </w:p>
    <w:p w:rsidR="00E57590" w:rsidRPr="00242E3C" w:rsidRDefault="00E57590" w:rsidP="00E57590">
      <w:pPr>
        <w:rPr>
          <w:lang w:eastAsia="en-US"/>
        </w:rPr>
      </w:pPr>
    </w:p>
    <w:p w:rsidR="006B2EB5" w:rsidRPr="00242E3C" w:rsidRDefault="00B101E0" w:rsidP="00F260E2">
      <w:r w:rsidRPr="00242E3C">
        <w:t>Identificar y gestionar a los colaborares de alto potencial</w:t>
      </w:r>
      <w:r w:rsidR="00724816" w:rsidRPr="00242E3C">
        <w:t xml:space="preserve"> utilizando el modelo de gestión por competencias</w:t>
      </w:r>
      <w:r w:rsidR="00DF4329" w:rsidRPr="00242E3C">
        <w:t>.</w:t>
      </w:r>
      <w:r w:rsidR="006D6258" w:rsidRPr="00242E3C">
        <w:t xml:space="preserve"> Además de d</w:t>
      </w:r>
      <w:r w:rsidR="00DF4329" w:rsidRPr="00242E3C">
        <w:t>efinir y empoderar a los colaboradores con técnicas de evaluaci</w:t>
      </w:r>
      <w:r w:rsidR="00105D88" w:rsidRPr="00242E3C">
        <w:t>ón</w:t>
      </w:r>
      <w:r w:rsidR="008C2032" w:rsidRPr="00242E3C">
        <w:t xml:space="preserve"> de desempeño de 360 grados</w:t>
      </w:r>
      <w:r w:rsidR="00FE4CE2">
        <w:t xml:space="preserve"> y </w:t>
      </w:r>
      <w:r w:rsidR="00FE4CE2" w:rsidRPr="00FE4CE2">
        <w:rPr>
          <w:i/>
        </w:rPr>
        <w:t>one and one</w:t>
      </w:r>
      <w:r w:rsidR="00DF4329" w:rsidRPr="00242E3C">
        <w:t>.</w:t>
      </w:r>
    </w:p>
    <w:p w:rsidR="009B4C3E" w:rsidRPr="00242E3C" w:rsidRDefault="009B4C3E" w:rsidP="00F260E2"/>
    <w:p w:rsidR="00105D88" w:rsidRPr="00242E3C" w:rsidRDefault="009B4C3E" w:rsidP="009B4C3E">
      <w:pPr>
        <w:spacing w:line="240" w:lineRule="auto"/>
        <w:ind w:left="567" w:hanging="567"/>
      </w:pPr>
      <w:r w:rsidRPr="00242E3C">
        <w:rPr>
          <w:b/>
        </w:rPr>
        <w:t>3.2.2</w:t>
      </w:r>
      <w:r w:rsidRPr="00242E3C">
        <w:rPr>
          <w:b/>
        </w:rPr>
        <w:tab/>
      </w:r>
      <w:r w:rsidR="00105D88" w:rsidRPr="00242E3C">
        <w:rPr>
          <w:b/>
        </w:rPr>
        <w:t>Desarrollar condiciones de calidad de vida</w:t>
      </w:r>
    </w:p>
    <w:p w:rsidR="00E57590" w:rsidRPr="00242E3C" w:rsidRDefault="00E57590" w:rsidP="00E57590">
      <w:pPr>
        <w:rPr>
          <w:lang w:eastAsia="en-US"/>
        </w:rPr>
      </w:pPr>
    </w:p>
    <w:p w:rsidR="004771A5" w:rsidRPr="00242E3C" w:rsidRDefault="006B2EB5" w:rsidP="00F260E2">
      <w:r w:rsidRPr="00242E3C">
        <w:t xml:space="preserve">Definir políticas que fomenten el cuidado de la salud. </w:t>
      </w:r>
      <w:r w:rsidR="008C2032" w:rsidRPr="00242E3C">
        <w:t>Así pues, e</w:t>
      </w:r>
      <w:r w:rsidRPr="00242E3C">
        <w:t xml:space="preserve">stablecer bonos relacionados </w:t>
      </w:r>
      <w:r w:rsidR="008C2032" w:rsidRPr="00242E3C">
        <w:t>con metas sobre</w:t>
      </w:r>
      <w:r w:rsidRPr="00242E3C">
        <w:t xml:space="preserve"> índice de masa corporal</w:t>
      </w:r>
      <w:r w:rsidR="00831368" w:rsidRPr="00242E3C">
        <w:t>,</w:t>
      </w:r>
      <w:r w:rsidRPr="00242E3C">
        <w:t xml:space="preserve"> así como apoyo en actividades deportivas.</w:t>
      </w:r>
      <w:r w:rsidR="00935D72" w:rsidRPr="00242E3C">
        <w:t xml:space="preserve"> Igualmente</w:t>
      </w:r>
      <w:r w:rsidR="006D6258" w:rsidRPr="00242E3C">
        <w:t>, i</w:t>
      </w:r>
      <w:r w:rsidR="004771A5" w:rsidRPr="00242E3C">
        <w:t>mplementar herramientas que ayuden a medir la satisfacción de personal</w:t>
      </w:r>
      <w:r w:rsidR="00935D72" w:rsidRPr="00242E3C">
        <w:t xml:space="preserve"> (</w:t>
      </w:r>
      <w:r w:rsidR="00831368" w:rsidRPr="00242E3C">
        <w:t>encuestas</w:t>
      </w:r>
      <w:r w:rsidR="00935D72" w:rsidRPr="00242E3C">
        <w:t>)</w:t>
      </w:r>
      <w:r w:rsidR="004771A5" w:rsidRPr="00242E3C">
        <w:t>.</w:t>
      </w:r>
    </w:p>
    <w:p w:rsidR="006D6258" w:rsidRPr="00242E3C" w:rsidRDefault="006D6258" w:rsidP="00F260E2"/>
    <w:p w:rsidR="006B2EB5" w:rsidRPr="00242E3C" w:rsidRDefault="009B4C3E" w:rsidP="00935D72">
      <w:pPr>
        <w:ind w:left="340" w:hanging="340"/>
        <w:rPr>
          <w:b/>
        </w:rPr>
      </w:pPr>
      <w:bookmarkStart w:id="671" w:name="_Toc491614601"/>
      <w:r w:rsidRPr="00242E3C">
        <w:rPr>
          <w:b/>
        </w:rPr>
        <w:t>3.3</w:t>
      </w:r>
      <w:r w:rsidRPr="00242E3C">
        <w:rPr>
          <w:b/>
        </w:rPr>
        <w:tab/>
      </w:r>
      <w:r w:rsidR="006B2EB5" w:rsidRPr="00242E3C">
        <w:rPr>
          <w:b/>
        </w:rPr>
        <w:t xml:space="preserve">Proceso </w:t>
      </w:r>
      <w:r w:rsidR="00286852" w:rsidRPr="00242E3C">
        <w:rPr>
          <w:b/>
        </w:rPr>
        <w:t>de desarrollo de competencias</w:t>
      </w:r>
      <w:bookmarkEnd w:id="671"/>
    </w:p>
    <w:p w:rsidR="00286852" w:rsidRPr="00242E3C" w:rsidRDefault="009B4C3E" w:rsidP="009337F1">
      <w:pPr>
        <w:ind w:left="567" w:hanging="567"/>
      </w:pPr>
      <w:r w:rsidRPr="00242E3C">
        <w:rPr>
          <w:b/>
        </w:rPr>
        <w:t>3.3.1</w:t>
      </w:r>
      <w:r w:rsidRPr="00242E3C">
        <w:rPr>
          <w:b/>
        </w:rPr>
        <w:tab/>
      </w:r>
      <w:r w:rsidR="008D7CD2" w:rsidRPr="00242E3C">
        <w:rPr>
          <w:b/>
        </w:rPr>
        <w:t>Sucesión y reemplazo</w:t>
      </w:r>
    </w:p>
    <w:p w:rsidR="00E57590" w:rsidRPr="00242E3C" w:rsidRDefault="00E57590" w:rsidP="00E57590">
      <w:pPr>
        <w:rPr>
          <w:lang w:eastAsia="en-US"/>
        </w:rPr>
      </w:pPr>
    </w:p>
    <w:p w:rsidR="00286852" w:rsidRPr="00242E3C" w:rsidRDefault="006B2EB5" w:rsidP="00582BAE">
      <w:pPr>
        <w:spacing w:line="240" w:lineRule="auto"/>
        <w:outlineLvl w:val="0"/>
      </w:pPr>
      <w:r w:rsidRPr="00242E3C">
        <w:t>Definir las líneas de sucesión</w:t>
      </w:r>
      <w:r w:rsidR="00286852" w:rsidRPr="00242E3C">
        <w:t xml:space="preserve"> y los planes de carrera por colaborador y por puesto.</w:t>
      </w:r>
    </w:p>
    <w:p w:rsidR="006D6258" w:rsidRPr="00242E3C" w:rsidRDefault="006D6258" w:rsidP="00F260E2"/>
    <w:p w:rsidR="00286852" w:rsidRPr="00242E3C" w:rsidRDefault="009B4C3E" w:rsidP="009B4C3E">
      <w:pPr>
        <w:spacing w:line="240" w:lineRule="auto"/>
        <w:ind w:left="567" w:hanging="567"/>
      </w:pPr>
      <w:r w:rsidRPr="00242E3C">
        <w:rPr>
          <w:b/>
        </w:rPr>
        <w:t>3.3.2</w:t>
      </w:r>
      <w:r w:rsidRPr="00242E3C">
        <w:rPr>
          <w:b/>
        </w:rPr>
        <w:tab/>
      </w:r>
      <w:r w:rsidR="00286852" w:rsidRPr="00242E3C">
        <w:rPr>
          <w:b/>
        </w:rPr>
        <w:t>Formación</w:t>
      </w:r>
    </w:p>
    <w:p w:rsidR="00E57590" w:rsidRPr="00242E3C" w:rsidRDefault="00E57590" w:rsidP="00E57590">
      <w:pPr>
        <w:rPr>
          <w:lang w:eastAsia="en-US"/>
        </w:rPr>
      </w:pPr>
    </w:p>
    <w:p w:rsidR="00A64A76" w:rsidRPr="00242E3C" w:rsidRDefault="00A64A76" w:rsidP="00F260E2">
      <w:r w:rsidRPr="00242E3C">
        <w:t>Establecer políticas de capacitación</w:t>
      </w:r>
      <w:r w:rsidR="00656F4E" w:rsidRPr="00242E3C">
        <w:t xml:space="preserve"> (</w:t>
      </w:r>
      <w:r w:rsidR="009B6601" w:rsidRPr="00242E3C">
        <w:t xml:space="preserve">planificar, ejecutar y evaluar) </w:t>
      </w:r>
      <w:r w:rsidRPr="00242E3C">
        <w:t>en temas relacionados con</w:t>
      </w:r>
      <w:r w:rsidR="00656F4E" w:rsidRPr="00242E3C">
        <w:t xml:space="preserve"> técnicas de ventas, habilidades blandas,</w:t>
      </w:r>
      <w:r w:rsidR="004711B7" w:rsidRPr="00242E3C">
        <w:t xml:space="preserve"> la cultura Starkey y</w:t>
      </w:r>
      <w:r w:rsidR="00656F4E" w:rsidRPr="00242E3C">
        <w:t xml:space="preserve"> herramientas de gestión.</w:t>
      </w:r>
    </w:p>
    <w:p w:rsidR="009337F1" w:rsidRPr="00242E3C" w:rsidRDefault="009337F1" w:rsidP="00F260E2"/>
    <w:p w:rsidR="004771A5" w:rsidRPr="00242E3C" w:rsidRDefault="00A64A76" w:rsidP="00F260E2">
      <w:r w:rsidRPr="00242E3C">
        <w:t xml:space="preserve">Definir </w:t>
      </w:r>
      <w:r w:rsidR="008D7CD2" w:rsidRPr="00242E3C">
        <w:t>estancias</w:t>
      </w:r>
      <w:r w:rsidRPr="00242E3C">
        <w:t xml:space="preserve"> de capacitación </w:t>
      </w:r>
      <w:r w:rsidR="008D7CD2" w:rsidRPr="00242E3C">
        <w:t xml:space="preserve">sobre temas </w:t>
      </w:r>
      <w:r w:rsidRPr="00242E3C">
        <w:t>técnicos</w:t>
      </w:r>
      <w:r w:rsidR="008D7CD2" w:rsidRPr="00242E3C">
        <w:t xml:space="preserve"> y que refuercen la difusión de la cultura Starkey</w:t>
      </w:r>
      <w:r w:rsidR="00656F4E" w:rsidRPr="00242E3C">
        <w:t xml:space="preserve"> en las oficinas centrales en los Estados Unidos</w:t>
      </w:r>
      <w:r w:rsidR="008D7CD2" w:rsidRPr="00242E3C">
        <w:t>.</w:t>
      </w:r>
      <w:r w:rsidR="00E42203" w:rsidRPr="00242E3C">
        <w:t xml:space="preserve"> Además, e</w:t>
      </w:r>
      <w:r w:rsidR="00286852" w:rsidRPr="00242E3C">
        <w:t xml:space="preserve">stablecer políticas de desarrollo en programas de medio y largo plazo para </w:t>
      </w:r>
      <w:r w:rsidRPr="00242E3C">
        <w:t>los colaboradores clave</w:t>
      </w:r>
      <w:r w:rsidR="009369D7" w:rsidRPr="00242E3C">
        <w:t>.</w:t>
      </w:r>
    </w:p>
    <w:p w:rsidR="006D6258" w:rsidRPr="00242E3C" w:rsidRDefault="006D6258" w:rsidP="00F260E2"/>
    <w:p w:rsidR="003971E7" w:rsidRPr="00242E3C" w:rsidRDefault="009B4C3E" w:rsidP="009B4C3E">
      <w:pPr>
        <w:spacing w:line="240" w:lineRule="auto"/>
        <w:ind w:left="340" w:hanging="340"/>
      </w:pPr>
      <w:bookmarkStart w:id="672" w:name="_Toc491614602"/>
      <w:r w:rsidRPr="00242E3C">
        <w:rPr>
          <w:b/>
        </w:rPr>
        <w:t>4.</w:t>
      </w:r>
      <w:r w:rsidRPr="00242E3C">
        <w:rPr>
          <w:b/>
        </w:rPr>
        <w:tab/>
      </w:r>
      <w:r w:rsidR="003971E7" w:rsidRPr="00242E3C">
        <w:rPr>
          <w:b/>
        </w:rPr>
        <w:t>Diseño organizacional</w:t>
      </w:r>
      <w:bookmarkEnd w:id="672"/>
    </w:p>
    <w:p w:rsidR="006D6258" w:rsidRPr="00242E3C" w:rsidRDefault="006D6258" w:rsidP="006D6258">
      <w:pPr>
        <w:rPr>
          <w:lang w:eastAsia="en-US"/>
        </w:rPr>
      </w:pPr>
    </w:p>
    <w:p w:rsidR="00446AFB" w:rsidRPr="00242E3C" w:rsidRDefault="00C248E9" w:rsidP="00446AFB">
      <w:pPr>
        <w:rPr>
          <w:lang w:eastAsia="en-US"/>
        </w:rPr>
      </w:pPr>
      <w:r w:rsidRPr="00242E3C">
        <w:rPr>
          <w:lang w:eastAsia="en-US"/>
        </w:rPr>
        <w:t xml:space="preserve">De acuerdo </w:t>
      </w:r>
      <w:r w:rsidR="00935D72" w:rsidRPr="00242E3C">
        <w:rPr>
          <w:lang w:eastAsia="en-US"/>
        </w:rPr>
        <w:t>con</w:t>
      </w:r>
      <w:r w:rsidRPr="00242E3C">
        <w:rPr>
          <w:lang w:eastAsia="en-US"/>
        </w:rPr>
        <w:t xml:space="preserve"> </w:t>
      </w:r>
      <w:r w:rsidRPr="00242E3C">
        <w:rPr>
          <w:color w:val="000000" w:themeColor="text1"/>
        </w:rPr>
        <w:t>Konosuke Matsushita</w:t>
      </w:r>
      <w:r w:rsidR="00935D72" w:rsidRPr="00242E3C">
        <w:rPr>
          <w:color w:val="000000" w:themeColor="text1"/>
        </w:rPr>
        <w:t>,</w:t>
      </w:r>
      <w:r w:rsidR="00461E08" w:rsidRPr="00242E3C">
        <w:rPr>
          <w:color w:val="000000" w:themeColor="text1"/>
        </w:rPr>
        <w:t xml:space="preserve"> </w:t>
      </w:r>
      <w:r w:rsidR="006C1696" w:rsidRPr="00242E3C">
        <w:rPr>
          <w:color w:val="000000" w:themeColor="text1"/>
        </w:rPr>
        <w:t>se puede clasificar a</w:t>
      </w:r>
      <w:r w:rsidRPr="00242E3C">
        <w:rPr>
          <w:color w:val="000000" w:themeColor="text1"/>
        </w:rPr>
        <w:t xml:space="preserve"> la estructura organizacional actual de Starkey Per</w:t>
      </w:r>
      <w:r w:rsidR="006C1696" w:rsidRPr="00242E3C">
        <w:rPr>
          <w:color w:val="000000" w:themeColor="text1"/>
        </w:rPr>
        <w:t>ú como</w:t>
      </w:r>
      <w:r w:rsidRPr="00242E3C">
        <w:rPr>
          <w:color w:val="000000" w:themeColor="text1"/>
        </w:rPr>
        <w:t xml:space="preserve"> </w:t>
      </w:r>
      <w:r w:rsidR="00935D72" w:rsidRPr="00242E3C">
        <w:rPr>
          <w:color w:val="000000" w:themeColor="text1"/>
        </w:rPr>
        <w:t>t</w:t>
      </w:r>
      <w:r w:rsidR="006C1696" w:rsidRPr="00242E3C">
        <w:rPr>
          <w:color w:val="000000" w:themeColor="text1"/>
        </w:rPr>
        <w:t>ay</w:t>
      </w:r>
      <w:r w:rsidRPr="00242E3C">
        <w:rPr>
          <w:color w:val="000000" w:themeColor="text1"/>
        </w:rPr>
        <w:t>loriana</w:t>
      </w:r>
      <w:r w:rsidR="00935D72" w:rsidRPr="00242E3C">
        <w:rPr>
          <w:color w:val="000000" w:themeColor="text1"/>
        </w:rPr>
        <w:t>,</w:t>
      </w:r>
      <w:r w:rsidR="006C1696" w:rsidRPr="00242E3C">
        <w:rPr>
          <w:color w:val="000000" w:themeColor="text1"/>
        </w:rPr>
        <w:t xml:space="preserve"> por ten</w:t>
      </w:r>
      <w:r w:rsidR="009B6601" w:rsidRPr="00242E3C">
        <w:rPr>
          <w:color w:val="000000" w:themeColor="text1"/>
        </w:rPr>
        <w:t>er una jerárquica funcional</w:t>
      </w:r>
      <w:r w:rsidR="008A7296" w:rsidRPr="00242E3C">
        <w:rPr>
          <w:lang w:eastAsia="en-US"/>
        </w:rPr>
        <w:t xml:space="preserve"> </w:t>
      </w:r>
      <w:r w:rsidR="004D025D" w:rsidRPr="00242E3C">
        <w:rPr>
          <w:color w:val="000000" w:themeColor="text1"/>
        </w:rPr>
        <w:t>cuya</w:t>
      </w:r>
      <w:r w:rsidR="006C1696" w:rsidRPr="00242E3C">
        <w:rPr>
          <w:color w:val="000000" w:themeColor="text1"/>
        </w:rPr>
        <w:t xml:space="preserve"> naturaleza es ser muy eficiente</w:t>
      </w:r>
      <w:r w:rsidR="00881C23" w:rsidRPr="00242E3C">
        <w:rPr>
          <w:color w:val="000000" w:themeColor="text1"/>
        </w:rPr>
        <w:t xml:space="preserve"> (</w:t>
      </w:r>
      <w:r w:rsidR="00F260E2" w:rsidRPr="00242E3C">
        <w:t>Mindreau</w:t>
      </w:r>
      <w:r w:rsidR="00881C23" w:rsidRPr="00242E3C">
        <w:t>, 2016)</w:t>
      </w:r>
      <w:r w:rsidRPr="00242E3C">
        <w:rPr>
          <w:color w:val="000000" w:themeColor="text1"/>
        </w:rPr>
        <w:t>.</w:t>
      </w:r>
      <w:r w:rsidR="006C1696" w:rsidRPr="00242E3C">
        <w:rPr>
          <w:color w:val="000000" w:themeColor="text1"/>
        </w:rPr>
        <w:t xml:space="preserve"> Así pues, se tiene como objetivo </w:t>
      </w:r>
      <w:r w:rsidR="004D025D" w:rsidRPr="00242E3C">
        <w:rPr>
          <w:color w:val="000000" w:themeColor="text1"/>
        </w:rPr>
        <w:t>cambiar est</w:t>
      </w:r>
      <w:r w:rsidR="00935D72" w:rsidRPr="00242E3C">
        <w:rPr>
          <w:color w:val="000000" w:themeColor="text1"/>
        </w:rPr>
        <w:t>a</w:t>
      </w:r>
      <w:r w:rsidR="004D025D" w:rsidRPr="00242E3C">
        <w:rPr>
          <w:color w:val="000000" w:themeColor="text1"/>
        </w:rPr>
        <w:t xml:space="preserve"> estructura y </w:t>
      </w:r>
      <w:r w:rsidR="006C1696" w:rsidRPr="00242E3C">
        <w:rPr>
          <w:color w:val="000000" w:themeColor="text1"/>
        </w:rPr>
        <w:t>llegar a tener una postaylorina por medio de la cual se movilice y coordine la inteligencia de todos los colaboradores</w:t>
      </w:r>
      <w:r w:rsidR="00935D72" w:rsidRPr="00242E3C">
        <w:rPr>
          <w:color w:val="000000" w:themeColor="text1"/>
        </w:rPr>
        <w:t>,</w:t>
      </w:r>
      <w:r w:rsidR="006C1696" w:rsidRPr="00242E3C">
        <w:rPr>
          <w:color w:val="000000" w:themeColor="text1"/>
        </w:rPr>
        <w:t xml:space="preserve"> con el fin de definir y lograr los objetivos estrat</w:t>
      </w:r>
      <w:r w:rsidR="004D025D" w:rsidRPr="00242E3C">
        <w:rPr>
          <w:color w:val="000000" w:themeColor="text1"/>
        </w:rPr>
        <w:t>égicos.</w:t>
      </w:r>
      <w:r w:rsidR="00AB476E" w:rsidRPr="00242E3C">
        <w:rPr>
          <w:color w:val="000000" w:themeColor="text1"/>
        </w:rPr>
        <w:t xml:space="preserve"> Esta nueva estructura se comenzará a implementar por medio de la conformación de equipos multidisciplinares que serán empoderados para proponer e implementar iniciativas alineadas a la </w:t>
      </w:r>
      <w:r w:rsidR="00546D13" w:rsidRPr="00242E3C">
        <w:rPr>
          <w:color w:val="000000" w:themeColor="text1"/>
        </w:rPr>
        <w:t>estrategia</w:t>
      </w:r>
      <w:r w:rsidR="00AB476E" w:rsidRPr="00242E3C">
        <w:rPr>
          <w:color w:val="000000" w:themeColor="text1"/>
        </w:rPr>
        <w:t xml:space="preserve">. </w:t>
      </w:r>
    </w:p>
    <w:p w:rsidR="00935D72" w:rsidRPr="00242E3C" w:rsidRDefault="00935D72" w:rsidP="00A76C9E">
      <w:pPr>
        <w:rPr>
          <w:lang w:eastAsia="en-US"/>
        </w:rPr>
      </w:pPr>
      <w:r w:rsidRPr="00242E3C">
        <w:rPr>
          <w:lang w:eastAsia="en-US"/>
        </w:rPr>
        <w:br w:type="page"/>
      </w:r>
    </w:p>
    <w:p w:rsidR="00A76C9E" w:rsidRPr="00242E3C" w:rsidRDefault="009B4C3E" w:rsidP="00935D72">
      <w:pPr>
        <w:spacing w:line="240" w:lineRule="auto"/>
        <w:ind w:left="340" w:hanging="340"/>
      </w:pPr>
      <w:bookmarkStart w:id="673" w:name="_Toc491614603"/>
      <w:r w:rsidRPr="00242E3C">
        <w:rPr>
          <w:b/>
        </w:rPr>
        <w:lastRenderedPageBreak/>
        <w:t>5.</w:t>
      </w:r>
      <w:r w:rsidRPr="00242E3C">
        <w:rPr>
          <w:b/>
        </w:rPr>
        <w:tab/>
      </w:r>
      <w:r w:rsidR="00A76C9E" w:rsidRPr="00242E3C">
        <w:rPr>
          <w:b/>
        </w:rPr>
        <w:t>Cultura organizacional</w:t>
      </w:r>
      <w:bookmarkEnd w:id="673"/>
    </w:p>
    <w:p w:rsidR="00D43B93" w:rsidRPr="00242E3C" w:rsidRDefault="00D43B93" w:rsidP="00935D72">
      <w:pPr>
        <w:rPr>
          <w:lang w:eastAsia="en-US"/>
        </w:rPr>
      </w:pPr>
    </w:p>
    <w:p w:rsidR="002E492C" w:rsidRPr="00242E3C" w:rsidRDefault="00B402A0" w:rsidP="00935D72">
      <w:r w:rsidRPr="00242E3C">
        <w:t>P</w:t>
      </w:r>
      <w:r w:rsidR="003D6D80" w:rsidRPr="00242E3C">
        <w:t xml:space="preserve">ara </w:t>
      </w:r>
      <w:r w:rsidRPr="00242E3C">
        <w:t xml:space="preserve">toda </w:t>
      </w:r>
      <w:r w:rsidR="003D6D80" w:rsidRPr="00242E3C">
        <w:t>la corporación Starkey</w:t>
      </w:r>
      <w:r w:rsidR="00935D72" w:rsidRPr="00242E3C">
        <w:t>,</w:t>
      </w:r>
      <w:r w:rsidR="00446AFB" w:rsidRPr="00242E3C">
        <w:t xml:space="preserve"> la generación y trasmisión de la cultura organizacional basada en </w:t>
      </w:r>
      <w:r w:rsidR="00966399" w:rsidRPr="00242E3C">
        <w:t xml:space="preserve">su escala de valores </w:t>
      </w:r>
      <w:r w:rsidR="00446AFB" w:rsidRPr="00242E3C">
        <w:t>e</w:t>
      </w:r>
      <w:r w:rsidR="003D6D80" w:rsidRPr="00242E3C">
        <w:t>s un tema central para la creación de</w:t>
      </w:r>
      <w:r w:rsidR="00446AFB" w:rsidRPr="00242E3C">
        <w:t xml:space="preserve"> identidad y cohesión dentro la organización (H</w:t>
      </w:r>
      <w:r w:rsidR="003D6D80" w:rsidRPr="00242E3C">
        <w:t xml:space="preserve">amel y Breen, 2001), con lo cual se </w:t>
      </w:r>
      <w:r w:rsidR="00446AFB" w:rsidRPr="00242E3C">
        <w:t>asentar</w:t>
      </w:r>
      <w:r w:rsidR="003D6D80" w:rsidRPr="00242E3C">
        <w:t>á</w:t>
      </w:r>
      <w:r w:rsidR="00446AFB" w:rsidRPr="00242E3C">
        <w:t xml:space="preserve"> </w:t>
      </w:r>
      <w:r w:rsidR="003D6D80" w:rsidRPr="00242E3C">
        <w:t>su</w:t>
      </w:r>
      <w:r w:rsidR="00446AFB" w:rsidRPr="00242E3C">
        <w:t xml:space="preserve"> venta</w:t>
      </w:r>
      <w:r w:rsidR="003D6D80" w:rsidRPr="00242E3C">
        <w:t xml:space="preserve">ja competitiva </w:t>
      </w:r>
      <w:r w:rsidR="00966399" w:rsidRPr="00242E3C">
        <w:t>con orientación de servicio al cliente interno y externo</w:t>
      </w:r>
      <w:r w:rsidR="00935D72" w:rsidRPr="00242E3C">
        <w:t>.</w:t>
      </w:r>
    </w:p>
    <w:p w:rsidR="006D6258" w:rsidRPr="00242E3C" w:rsidRDefault="006D6258" w:rsidP="00935D72"/>
    <w:p w:rsidR="002E492C" w:rsidRPr="00242E3C" w:rsidRDefault="009B4C3E" w:rsidP="00935D72">
      <w:pPr>
        <w:spacing w:line="240" w:lineRule="auto"/>
        <w:ind w:left="340" w:hanging="340"/>
        <w:rPr>
          <w:lang w:val="es-ES"/>
        </w:rPr>
      </w:pPr>
      <w:bookmarkStart w:id="674" w:name="_Toc491614604"/>
      <w:r w:rsidRPr="00242E3C">
        <w:rPr>
          <w:b/>
        </w:rPr>
        <w:t>6.</w:t>
      </w:r>
      <w:r w:rsidRPr="00242E3C">
        <w:rPr>
          <w:b/>
        </w:rPr>
        <w:tab/>
      </w:r>
      <w:r w:rsidR="00A842F4" w:rsidRPr="00242E3C">
        <w:rPr>
          <w:b/>
        </w:rPr>
        <w:t>Presupuesto</w:t>
      </w:r>
      <w:r w:rsidR="00FB64D4" w:rsidRPr="00242E3C">
        <w:rPr>
          <w:b/>
        </w:rPr>
        <w:t xml:space="preserve"> </w:t>
      </w:r>
      <w:r w:rsidR="002E492C" w:rsidRPr="00242E3C">
        <w:rPr>
          <w:b/>
        </w:rPr>
        <w:t>de recursos humanos</w:t>
      </w:r>
      <w:bookmarkEnd w:id="674"/>
    </w:p>
    <w:p w:rsidR="006D6258" w:rsidRPr="00242E3C" w:rsidRDefault="006D6258" w:rsidP="00935D72">
      <w:pPr>
        <w:rPr>
          <w:lang w:val="es-ES" w:eastAsia="en-US"/>
        </w:rPr>
      </w:pPr>
    </w:p>
    <w:p w:rsidR="00B4263C" w:rsidRPr="00242E3C" w:rsidRDefault="009B65BA" w:rsidP="00582BAE">
      <w:pPr>
        <w:pStyle w:val="Epgrafe"/>
        <w:outlineLvl w:val="0"/>
        <w:rPr>
          <w:b w:val="0"/>
        </w:rPr>
      </w:pPr>
      <w:r w:rsidRPr="00242E3C">
        <w:rPr>
          <w:b w:val="0"/>
        </w:rPr>
        <w:t xml:space="preserve">En la </w:t>
      </w:r>
      <w:r w:rsidR="009337F1" w:rsidRPr="00242E3C">
        <w:rPr>
          <w:b w:val="0"/>
        </w:rPr>
        <w:t>tabla 33</w:t>
      </w:r>
      <w:r w:rsidRPr="00242E3C">
        <w:rPr>
          <w:b w:val="0"/>
        </w:rPr>
        <w:t xml:space="preserve"> se presenta el presupuesto de recursos humanos en soles</w:t>
      </w:r>
      <w:r w:rsidR="00310D59">
        <w:rPr>
          <w:b w:val="0"/>
        </w:rPr>
        <w:t>.</w:t>
      </w:r>
    </w:p>
    <w:p w:rsidR="006D6258" w:rsidRPr="00242E3C" w:rsidRDefault="006D6258" w:rsidP="00935D72">
      <w:pPr>
        <w:rPr>
          <w:lang w:eastAsia="en-US"/>
        </w:rPr>
      </w:pPr>
    </w:p>
    <w:p w:rsidR="00B4263C" w:rsidRPr="00242E3C" w:rsidRDefault="009B65BA" w:rsidP="00582BAE">
      <w:pPr>
        <w:pStyle w:val="Epgrafe"/>
        <w:outlineLvl w:val="0"/>
      </w:pPr>
      <w:bookmarkStart w:id="675" w:name="_Ref478555931"/>
      <w:bookmarkStart w:id="676" w:name="_Toc491614527"/>
      <w:r w:rsidRPr="00242E3C">
        <w:t xml:space="preserve">Tabla </w:t>
      </w:r>
      <w:bookmarkEnd w:id="675"/>
      <w:r w:rsidR="009337F1" w:rsidRPr="00242E3C">
        <w:t>33</w:t>
      </w:r>
      <w:r w:rsidRPr="00242E3C">
        <w:t>. Presupuesto de recursos humanos</w:t>
      </w:r>
      <w:bookmarkEnd w:id="676"/>
    </w:p>
    <w:tbl>
      <w:tblPr>
        <w:tblStyle w:val="TablaTesisnormal"/>
        <w:tblW w:w="0" w:type="auto"/>
        <w:jc w:val="center"/>
        <w:tblLook w:val="04A0" w:firstRow="1" w:lastRow="0" w:firstColumn="1" w:lastColumn="0" w:noHBand="0" w:noVBand="1"/>
      </w:tblPr>
      <w:tblGrid>
        <w:gridCol w:w="2785"/>
        <w:gridCol w:w="2538"/>
        <w:gridCol w:w="1123"/>
        <w:gridCol w:w="1110"/>
        <w:gridCol w:w="1163"/>
      </w:tblGrid>
      <w:tr w:rsidR="001C0B22" w:rsidRPr="00242E3C" w:rsidTr="0048464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2017</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2019</w:t>
            </w:r>
          </w:p>
        </w:tc>
      </w:tr>
      <w:tr w:rsidR="001C0B22" w:rsidRPr="00242E3C" w:rsidTr="00484648">
        <w:trPr>
          <w:trHeight w:val="20"/>
          <w:jc w:val="center"/>
        </w:trPr>
        <w:tc>
          <w:tcPr>
            <w:tcW w:w="0" w:type="auto"/>
            <w:vMerge w:val="restart"/>
            <w:vAlign w:val="center"/>
            <w:hideMark/>
          </w:tcPr>
          <w:p w:rsidR="00DB585B" w:rsidRPr="00242E3C" w:rsidRDefault="00DB585B" w:rsidP="00484648">
            <w:pPr>
              <w:spacing w:line="240" w:lineRule="auto"/>
              <w:jc w:val="center"/>
              <w:rPr>
                <w:color w:val="000000"/>
                <w:szCs w:val="16"/>
              </w:rPr>
            </w:pPr>
            <w:r>
              <w:t>Implementar un plan de seguimiento de contrataciones</w:t>
            </w:r>
            <w:r w:rsidRPr="00242E3C">
              <w:rPr>
                <w:color w:val="000000"/>
                <w:szCs w:val="16"/>
              </w:rPr>
              <w:t>.</w:t>
            </w:r>
          </w:p>
        </w:tc>
        <w:tc>
          <w:tcPr>
            <w:tcW w:w="0" w:type="auto"/>
            <w:vAlign w:val="center"/>
            <w:hideMark/>
          </w:tcPr>
          <w:p w:rsidR="00DB585B" w:rsidRPr="00242E3C" w:rsidRDefault="00DB585B" w:rsidP="00484648">
            <w:pPr>
              <w:spacing w:line="240" w:lineRule="auto"/>
              <w:jc w:val="left"/>
              <w:rPr>
                <w:color w:val="000000"/>
                <w:szCs w:val="16"/>
              </w:rPr>
            </w:pPr>
            <w:r>
              <w:rPr>
                <w:color w:val="000000"/>
                <w:szCs w:val="16"/>
              </w:rPr>
              <w:t>Elaboración de puestos,</w:t>
            </w:r>
            <w:r w:rsidRPr="00242E3C">
              <w:rPr>
                <w:color w:val="000000"/>
                <w:szCs w:val="16"/>
              </w:rPr>
              <w:t xml:space="preserve"> perfiles</w:t>
            </w:r>
            <w:r>
              <w:rPr>
                <w:color w:val="000000"/>
                <w:szCs w:val="16"/>
              </w:rPr>
              <w:t xml:space="preserve"> y compentencias</w:t>
            </w:r>
            <w:r w:rsidRPr="00242E3C">
              <w:rPr>
                <w:color w:val="000000"/>
                <w:szCs w:val="16"/>
              </w:rPr>
              <w:t>.</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E73E84" w:rsidP="00484648">
            <w:pPr>
              <w:spacing w:line="240" w:lineRule="auto"/>
              <w:jc w:val="center"/>
              <w:rPr>
                <w:color w:val="000000"/>
                <w:szCs w:val="16"/>
              </w:rPr>
            </w:pPr>
            <w:r>
              <w:rPr>
                <w:color w:val="000000"/>
                <w:szCs w:val="16"/>
              </w:rPr>
              <w:t>S/ 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Merge/>
            <w:vAlign w:val="center"/>
            <w:hideMark/>
          </w:tcPr>
          <w:p w:rsidR="00DB585B" w:rsidRPr="00242E3C" w:rsidRDefault="00DB585B" w:rsidP="00484648">
            <w:pPr>
              <w:spacing w:line="240" w:lineRule="auto"/>
              <w:jc w:val="center"/>
              <w:rPr>
                <w:color w:val="000000"/>
                <w:szCs w:val="16"/>
              </w:rPr>
            </w:pPr>
          </w:p>
        </w:tc>
        <w:tc>
          <w:tcPr>
            <w:tcW w:w="0" w:type="auto"/>
            <w:vAlign w:val="center"/>
            <w:hideMark/>
          </w:tcPr>
          <w:p w:rsidR="00DB585B" w:rsidRPr="00242E3C" w:rsidRDefault="00DB585B" w:rsidP="00484648">
            <w:pPr>
              <w:spacing w:line="240" w:lineRule="auto"/>
              <w:jc w:val="left"/>
              <w:rPr>
                <w:color w:val="000000"/>
                <w:szCs w:val="16"/>
              </w:rPr>
            </w:pPr>
            <w:r w:rsidRPr="00242E3C">
              <w:rPr>
                <w:color w:val="000000"/>
                <w:szCs w:val="16"/>
              </w:rPr>
              <w:t>Definir políticas de reclutamiento y selección de personal.</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Align w:val="center"/>
            <w:hideMark/>
          </w:tcPr>
          <w:p w:rsidR="00484648" w:rsidRPr="00242E3C" w:rsidRDefault="009772D4" w:rsidP="009772D4">
            <w:pPr>
              <w:spacing w:line="240" w:lineRule="auto"/>
              <w:jc w:val="center"/>
              <w:rPr>
                <w:color w:val="000000"/>
                <w:szCs w:val="16"/>
              </w:rPr>
            </w:pPr>
            <w:r>
              <w:rPr>
                <w:color w:val="000000"/>
                <w:szCs w:val="16"/>
              </w:rPr>
              <w:t>Fomentar la formación de equipos de trabajo multidisciplinares para la implementación de iniciativas.</w:t>
            </w:r>
          </w:p>
        </w:tc>
        <w:tc>
          <w:tcPr>
            <w:tcW w:w="0" w:type="auto"/>
            <w:vAlign w:val="center"/>
            <w:hideMark/>
          </w:tcPr>
          <w:p w:rsidR="00484648" w:rsidRPr="00242E3C" w:rsidRDefault="009772D4" w:rsidP="009772D4">
            <w:pPr>
              <w:spacing w:line="240" w:lineRule="auto"/>
              <w:jc w:val="left"/>
              <w:rPr>
                <w:color w:val="000000"/>
                <w:szCs w:val="16"/>
              </w:rPr>
            </w:pPr>
            <w:r>
              <w:rPr>
                <w:color w:val="000000"/>
                <w:szCs w:val="16"/>
              </w:rPr>
              <w:t>Proyectos propuestos por iniciativa de los colaboradores</w:t>
            </w:r>
            <w:r w:rsidR="00A7032C">
              <w:rPr>
                <w:color w:val="000000"/>
                <w:szCs w:val="16"/>
              </w:rPr>
              <w:t xml:space="preserve"> (experiencia de ventas)</w:t>
            </w:r>
            <w:r>
              <w:rPr>
                <w:color w:val="000000"/>
                <w:szCs w:val="16"/>
              </w:rPr>
              <w:t>.</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6.</w:t>
            </w:r>
            <w:r w:rsidR="00484648" w:rsidRPr="00242E3C">
              <w:rPr>
                <w:color w:val="000000"/>
                <w:szCs w:val="16"/>
              </w:rPr>
              <w:t>000,00</w:t>
            </w:r>
          </w:p>
        </w:tc>
      </w:tr>
      <w:tr w:rsidR="001C0B22" w:rsidRPr="00242E3C" w:rsidTr="00484648">
        <w:trPr>
          <w:trHeight w:val="20"/>
          <w:jc w:val="center"/>
        </w:trPr>
        <w:tc>
          <w:tcPr>
            <w:tcW w:w="0" w:type="auto"/>
            <w:vMerge w:val="restart"/>
            <w:vAlign w:val="center"/>
            <w:hideMark/>
          </w:tcPr>
          <w:p w:rsidR="00484648" w:rsidRPr="00242E3C" w:rsidRDefault="00DB585B" w:rsidP="00484648">
            <w:pPr>
              <w:spacing w:line="240" w:lineRule="auto"/>
              <w:jc w:val="center"/>
              <w:rPr>
                <w:color w:val="000000"/>
                <w:szCs w:val="16"/>
              </w:rPr>
            </w:pPr>
            <w:r>
              <w:t>Capacitación local y en la matriz para colaboradores</w:t>
            </w:r>
            <w:r w:rsidR="00484648" w:rsidRPr="00242E3C">
              <w:rPr>
                <w:color w:val="000000"/>
                <w:szCs w:val="16"/>
              </w:rPr>
              <w:t>.</w:t>
            </w: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Establecer políticas de capacitación.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Taller de gestión de ventas.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20.000,00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28</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Actualización en</w:t>
            </w:r>
            <w:r w:rsidR="00484648" w:rsidRPr="00242E3C">
              <w:rPr>
                <w:color w:val="000000"/>
                <w:szCs w:val="16"/>
              </w:rPr>
              <w:t xml:space="preserve"> herramientas de gestión.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i/>
                <w:color w:val="000000"/>
                <w:szCs w:val="16"/>
              </w:rPr>
              <w:t>Coaching</w:t>
            </w:r>
            <w:r w:rsidRPr="00242E3C">
              <w:rPr>
                <w:color w:val="000000"/>
                <w:szCs w:val="16"/>
              </w:rPr>
              <w:t xml:space="preserve"> de competencias gerenciales.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Pasantías en la matriz de Starkey Laboratories.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32.</w:t>
            </w:r>
            <w:r w:rsidR="00484648" w:rsidRPr="00242E3C">
              <w:rPr>
                <w:color w:val="000000"/>
                <w:szCs w:val="16"/>
              </w:rPr>
              <w:t>500,00</w:t>
            </w:r>
          </w:p>
        </w:tc>
      </w:tr>
      <w:tr w:rsidR="001C0B22" w:rsidRPr="00242E3C" w:rsidTr="00484648">
        <w:trPr>
          <w:trHeight w:val="20"/>
          <w:jc w:val="center"/>
        </w:trPr>
        <w:tc>
          <w:tcPr>
            <w:tcW w:w="0" w:type="auto"/>
            <w:vMerge w:val="restart"/>
            <w:vAlign w:val="center"/>
            <w:hideMark/>
          </w:tcPr>
          <w:p w:rsidR="00FF0869" w:rsidRPr="00242E3C" w:rsidRDefault="00FF0869" w:rsidP="00484648">
            <w:pPr>
              <w:spacing w:line="240" w:lineRule="auto"/>
              <w:jc w:val="center"/>
              <w:rPr>
                <w:color w:val="000000"/>
                <w:szCs w:val="16"/>
              </w:rPr>
            </w:pPr>
            <w:r>
              <w:t>Aumentar el porcentaje de colaboradores con salario variable  ligados a evaluaciones por desempeño</w:t>
            </w:r>
          </w:p>
        </w:tc>
        <w:tc>
          <w:tcPr>
            <w:tcW w:w="0" w:type="auto"/>
            <w:vAlign w:val="center"/>
            <w:hideMark/>
          </w:tcPr>
          <w:p w:rsidR="00FF0869" w:rsidRPr="00242E3C" w:rsidRDefault="00FF0869" w:rsidP="00484648">
            <w:pPr>
              <w:spacing w:line="240" w:lineRule="auto"/>
              <w:jc w:val="left"/>
              <w:rPr>
                <w:color w:val="000000"/>
                <w:szCs w:val="16"/>
              </w:rPr>
            </w:pPr>
            <w:r w:rsidRPr="00242E3C">
              <w:rPr>
                <w:color w:val="000000"/>
                <w:szCs w:val="16"/>
              </w:rPr>
              <w:t>Desarrollar plan de gestión de desempeño</w:t>
            </w:r>
            <w:r>
              <w:rPr>
                <w:color w:val="000000"/>
                <w:szCs w:val="16"/>
              </w:rPr>
              <w:t xml:space="preserve"> (</w:t>
            </w:r>
            <w:r w:rsidRPr="003C65A5">
              <w:rPr>
                <w:color w:val="000000"/>
                <w:szCs w:val="18"/>
              </w:rPr>
              <w:t xml:space="preserve">Transparencia y simplicidad en el cálculo </w:t>
            </w:r>
            <w:r>
              <w:rPr>
                <w:color w:val="000000"/>
                <w:szCs w:val="18"/>
              </w:rPr>
              <w:t>salarial</w:t>
            </w:r>
            <w:r>
              <w:rPr>
                <w:color w:val="000000"/>
                <w:szCs w:val="16"/>
              </w:rPr>
              <w:t>)</w:t>
            </w:r>
            <w:r w:rsidRPr="00242E3C">
              <w:rPr>
                <w:color w:val="000000"/>
                <w:szCs w:val="16"/>
              </w:rPr>
              <w:t>.</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r>
      <w:tr w:rsidR="001C0B22" w:rsidRPr="00242E3C" w:rsidTr="003D1DCD">
        <w:trPr>
          <w:trHeight w:val="319"/>
          <w:jc w:val="center"/>
        </w:trPr>
        <w:tc>
          <w:tcPr>
            <w:tcW w:w="0" w:type="auto"/>
            <w:vMerge/>
            <w:vAlign w:val="center"/>
            <w:hideMark/>
          </w:tcPr>
          <w:p w:rsidR="00FF0869" w:rsidRPr="00242E3C" w:rsidRDefault="00FF0869" w:rsidP="00484648">
            <w:pPr>
              <w:spacing w:line="240" w:lineRule="auto"/>
              <w:jc w:val="center"/>
              <w:rPr>
                <w:color w:val="000000"/>
                <w:szCs w:val="16"/>
              </w:rPr>
            </w:pPr>
          </w:p>
        </w:tc>
        <w:tc>
          <w:tcPr>
            <w:tcW w:w="0" w:type="auto"/>
            <w:vAlign w:val="center"/>
            <w:hideMark/>
          </w:tcPr>
          <w:p w:rsidR="00FF0869" w:rsidRPr="00242E3C" w:rsidRDefault="00FF0869" w:rsidP="00484648">
            <w:pPr>
              <w:spacing w:line="240" w:lineRule="auto"/>
              <w:jc w:val="left"/>
              <w:rPr>
                <w:color w:val="000000"/>
                <w:szCs w:val="16"/>
              </w:rPr>
            </w:pPr>
            <w:r>
              <w:rPr>
                <w:color w:val="000000"/>
                <w:szCs w:val="16"/>
              </w:rPr>
              <w:t>B</w:t>
            </w:r>
            <w:r w:rsidRPr="00242E3C">
              <w:rPr>
                <w:color w:val="000000"/>
                <w:szCs w:val="16"/>
              </w:rPr>
              <w:t>onificaciones de desempeño.</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227.130,00</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289.842,00</w:t>
            </w:r>
          </w:p>
        </w:tc>
        <w:tc>
          <w:tcPr>
            <w:tcW w:w="0" w:type="auto"/>
            <w:noWrap/>
            <w:vAlign w:val="center"/>
            <w:hideMark/>
          </w:tcPr>
          <w:p w:rsidR="00FF0869" w:rsidRPr="00242E3C" w:rsidRDefault="00FF0869" w:rsidP="00802477">
            <w:pPr>
              <w:spacing w:line="240" w:lineRule="auto"/>
              <w:jc w:val="center"/>
              <w:rPr>
                <w:color w:val="000000"/>
                <w:szCs w:val="16"/>
              </w:rPr>
            </w:pPr>
            <w:r>
              <w:rPr>
                <w:color w:val="000000"/>
                <w:szCs w:val="16"/>
              </w:rPr>
              <w:t>S/ 304.</w:t>
            </w:r>
            <w:r w:rsidRPr="00242E3C">
              <w:rPr>
                <w:color w:val="000000"/>
                <w:szCs w:val="16"/>
              </w:rPr>
              <w:t>334,10-</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 xml:space="preserve">Sueldo </w:t>
            </w:r>
            <w:r w:rsidRPr="00190B03">
              <w:rPr>
                <w:i/>
                <w:color w:val="000000"/>
                <w:szCs w:val="16"/>
              </w:rPr>
              <w:t>KAM</w:t>
            </w:r>
            <w:r>
              <w:rPr>
                <w:color w:val="000000"/>
                <w:szCs w:val="16"/>
              </w:rPr>
              <w:t>.</w:t>
            </w:r>
          </w:p>
        </w:tc>
        <w:tc>
          <w:tcPr>
            <w:tcW w:w="0" w:type="auto"/>
            <w:noWrap/>
            <w:vAlign w:val="center"/>
          </w:tcPr>
          <w:p w:rsidR="00FF0869" w:rsidRPr="00242E3C" w:rsidRDefault="00FF0869" w:rsidP="00484648">
            <w:pPr>
              <w:spacing w:line="240" w:lineRule="auto"/>
              <w:jc w:val="center"/>
              <w:rPr>
                <w:color w:val="000000"/>
                <w:szCs w:val="16"/>
              </w:rPr>
            </w:pPr>
            <w:r w:rsidRPr="00242E3C">
              <w:rPr>
                <w:color w:val="000000"/>
                <w:szCs w:val="16"/>
              </w:rPr>
              <w:t>S/                  -</w:t>
            </w:r>
          </w:p>
        </w:tc>
        <w:tc>
          <w:tcPr>
            <w:tcW w:w="0" w:type="auto"/>
            <w:noWrap/>
            <w:vAlign w:val="center"/>
          </w:tcPr>
          <w:p w:rsidR="00FF0869" w:rsidRPr="00242E3C" w:rsidRDefault="00FF0869" w:rsidP="00484648">
            <w:pPr>
              <w:spacing w:line="240" w:lineRule="auto"/>
              <w:jc w:val="center"/>
              <w:rPr>
                <w:color w:val="000000"/>
                <w:szCs w:val="16"/>
              </w:rPr>
            </w:pPr>
            <w:r>
              <w:rPr>
                <w:color w:val="000000"/>
                <w:szCs w:val="16"/>
              </w:rPr>
              <w:t>S/ 57.659,73</w:t>
            </w:r>
          </w:p>
        </w:tc>
        <w:tc>
          <w:tcPr>
            <w:tcW w:w="0" w:type="auto"/>
            <w:noWrap/>
            <w:vAlign w:val="center"/>
          </w:tcPr>
          <w:p w:rsidR="00FF0869" w:rsidRDefault="00FF0869" w:rsidP="00802477">
            <w:pPr>
              <w:spacing w:line="240" w:lineRule="auto"/>
              <w:jc w:val="center"/>
              <w:rPr>
                <w:color w:val="000000"/>
                <w:szCs w:val="16"/>
              </w:rPr>
            </w:pPr>
            <w:r>
              <w:rPr>
                <w:color w:val="000000"/>
                <w:szCs w:val="16"/>
              </w:rPr>
              <w:t>S/</w:t>
            </w:r>
            <w:r w:rsidR="001C0B22">
              <w:rPr>
                <w:color w:val="000000"/>
                <w:szCs w:val="16"/>
              </w:rPr>
              <w:t xml:space="preserve"> </w:t>
            </w:r>
            <w:r>
              <w:rPr>
                <w:color w:val="000000"/>
                <w:szCs w:val="16"/>
              </w:rPr>
              <w:t>60.788,89</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Sueldo nuevos audiólogos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101.753,</w:t>
            </w:r>
            <w:r w:rsidR="00FF0869" w:rsidRPr="00FF0869">
              <w:rPr>
                <w:color w:val="000000"/>
                <w:szCs w:val="16"/>
              </w:rPr>
              <w:t xml:space="preserve">53 </w:t>
            </w:r>
          </w:p>
        </w:tc>
        <w:tc>
          <w:tcPr>
            <w:tcW w:w="0" w:type="auto"/>
            <w:noWrap/>
            <w:vAlign w:val="center"/>
          </w:tcPr>
          <w:p w:rsidR="00FF0869" w:rsidRPr="00FF0869" w:rsidRDefault="001C0B22" w:rsidP="00FF0869">
            <w:pPr>
              <w:jc w:val="center"/>
              <w:rPr>
                <w:rFonts w:ascii="Calibri" w:hAnsi="Calibri"/>
                <w:color w:val="000000"/>
                <w:szCs w:val="22"/>
              </w:rPr>
            </w:pPr>
            <w:r>
              <w:rPr>
                <w:color w:val="000000"/>
                <w:szCs w:val="16"/>
              </w:rPr>
              <w:t xml:space="preserve">S/ </w:t>
            </w:r>
            <w:r w:rsidR="00FF0869">
              <w:rPr>
                <w:color w:val="000000"/>
                <w:szCs w:val="16"/>
              </w:rPr>
              <w:t>181.321,</w:t>
            </w:r>
            <w:r w:rsidR="00FF0869" w:rsidRPr="00FF0869">
              <w:rPr>
                <w:color w:val="000000"/>
                <w:szCs w:val="16"/>
              </w:rPr>
              <w:t>74</w:t>
            </w:r>
            <w:r w:rsidR="00FF0869">
              <w:rPr>
                <w:rFonts w:ascii="Calibri" w:hAnsi="Calibri"/>
                <w:color w:val="000000"/>
                <w:sz w:val="22"/>
                <w:szCs w:val="22"/>
              </w:rPr>
              <w:t xml:space="preserve"> </w:t>
            </w:r>
          </w:p>
        </w:tc>
        <w:tc>
          <w:tcPr>
            <w:tcW w:w="0" w:type="auto"/>
            <w:noWrap/>
            <w:vAlign w:val="center"/>
          </w:tcPr>
          <w:p w:rsidR="00FF0869" w:rsidRDefault="001C0B22" w:rsidP="00FF0869">
            <w:pPr>
              <w:jc w:val="center"/>
              <w:rPr>
                <w:color w:val="000000"/>
                <w:szCs w:val="16"/>
              </w:rPr>
            </w:pPr>
            <w:r>
              <w:rPr>
                <w:color w:val="000000"/>
                <w:szCs w:val="16"/>
              </w:rPr>
              <w:t xml:space="preserve">S/ </w:t>
            </w:r>
            <w:r w:rsidR="00FF0869">
              <w:rPr>
                <w:color w:val="000000"/>
                <w:szCs w:val="16"/>
              </w:rPr>
              <w:t>192.587,</w:t>
            </w:r>
            <w:r w:rsidR="00FF0869" w:rsidRPr="00FF0869">
              <w:rPr>
                <w:color w:val="000000"/>
                <w:szCs w:val="16"/>
              </w:rPr>
              <w:t xml:space="preserve">88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3F4387">
            <w:pPr>
              <w:spacing w:line="240" w:lineRule="auto"/>
              <w:jc w:val="left"/>
              <w:rPr>
                <w:color w:val="000000"/>
                <w:szCs w:val="16"/>
              </w:rPr>
            </w:pPr>
            <w:r>
              <w:rPr>
                <w:color w:val="000000"/>
                <w:szCs w:val="16"/>
              </w:rPr>
              <w:t>Sueldo nuevas recepcionistas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40.408,10</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50.628,</w:t>
            </w:r>
            <w:r w:rsidR="00FF0869" w:rsidRPr="00FF0869">
              <w:rPr>
                <w:color w:val="000000"/>
                <w:szCs w:val="16"/>
              </w:rPr>
              <w:t xml:space="preserve">97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53.288,</w:t>
            </w:r>
            <w:r w:rsidR="00FF0869" w:rsidRPr="00FF0869">
              <w:rPr>
                <w:color w:val="000000"/>
                <w:szCs w:val="16"/>
              </w:rPr>
              <w:t xml:space="preserve">75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DAPA</w:t>
            </w:r>
          </w:p>
        </w:tc>
        <w:tc>
          <w:tcPr>
            <w:tcW w:w="0" w:type="auto"/>
            <w:noWrap/>
            <w:vAlign w:val="center"/>
          </w:tcPr>
          <w:p w:rsidR="00FF0869" w:rsidRDefault="001C0B22" w:rsidP="00FF0869">
            <w:pPr>
              <w:jc w:val="center"/>
              <w:rPr>
                <w:color w:val="000000"/>
                <w:szCs w:val="16"/>
              </w:rPr>
            </w:pPr>
            <w:r>
              <w:rPr>
                <w:color w:val="000000"/>
                <w:szCs w:val="16"/>
              </w:rPr>
              <w:t>S/</w:t>
            </w:r>
            <w:r w:rsidR="00FF0869">
              <w:rPr>
                <w:color w:val="000000"/>
                <w:szCs w:val="16"/>
              </w:rPr>
              <w:t xml:space="preserve">  2.926,</w:t>
            </w:r>
            <w:r w:rsidR="00FF0869" w:rsidRPr="00FF0869">
              <w:rPr>
                <w:color w:val="000000"/>
                <w:szCs w:val="16"/>
              </w:rPr>
              <w:t xml:space="preserve">60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32.041,</w:t>
            </w:r>
            <w:r w:rsidR="00FF0869" w:rsidRPr="00FF0869">
              <w:rPr>
                <w:color w:val="000000"/>
                <w:szCs w:val="16"/>
              </w:rPr>
              <w:t xml:space="preserve">49 </w:t>
            </w:r>
          </w:p>
        </w:tc>
        <w:tc>
          <w:tcPr>
            <w:tcW w:w="0" w:type="auto"/>
            <w:noWrap/>
            <w:vAlign w:val="center"/>
          </w:tcPr>
          <w:p w:rsidR="00FF0869" w:rsidRPr="00FF0869" w:rsidRDefault="001C0B22" w:rsidP="00FF0869">
            <w:pPr>
              <w:jc w:val="center"/>
              <w:rPr>
                <w:color w:val="000000"/>
                <w:szCs w:val="16"/>
              </w:rPr>
            </w:pPr>
            <w:r>
              <w:rPr>
                <w:color w:val="000000"/>
                <w:szCs w:val="16"/>
              </w:rPr>
              <w:t>S/</w:t>
            </w:r>
            <w:r w:rsidR="00FF0869">
              <w:rPr>
                <w:color w:val="000000"/>
                <w:szCs w:val="16"/>
              </w:rPr>
              <w:t xml:space="preserve"> 33.643,</w:t>
            </w:r>
            <w:r w:rsidR="00FF0869" w:rsidRPr="00FF0869">
              <w:rPr>
                <w:color w:val="000000"/>
                <w:szCs w:val="16"/>
              </w:rPr>
              <w:t xml:space="preserve">57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en ensamblaje</w:t>
            </w:r>
          </w:p>
        </w:tc>
        <w:tc>
          <w:tcPr>
            <w:tcW w:w="0" w:type="auto"/>
            <w:noWrap/>
            <w:vAlign w:val="center"/>
          </w:tcPr>
          <w:p w:rsidR="00FF0869" w:rsidRDefault="00FF0869" w:rsidP="00FF0869">
            <w:pPr>
              <w:jc w:val="center"/>
              <w:rPr>
                <w:color w:val="000000"/>
                <w:szCs w:val="16"/>
              </w:rPr>
            </w:pPr>
          </w:p>
        </w:tc>
        <w:tc>
          <w:tcPr>
            <w:tcW w:w="0" w:type="auto"/>
            <w:noWrap/>
            <w:vAlign w:val="center"/>
          </w:tcPr>
          <w:p w:rsidR="00FF0869" w:rsidRPr="00FF0869" w:rsidRDefault="00FF0869" w:rsidP="00FF0869">
            <w:pPr>
              <w:jc w:val="center"/>
              <w:rPr>
                <w:color w:val="000000"/>
                <w:szCs w:val="16"/>
              </w:rPr>
            </w:pPr>
            <w:r w:rsidRPr="00FF0869">
              <w:rPr>
                <w:color w:val="000000"/>
                <w:szCs w:val="16"/>
              </w:rPr>
              <w:t xml:space="preserve">S/. 32,041.49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sidRPr="00FF0869">
              <w:rPr>
                <w:color w:val="000000"/>
                <w:szCs w:val="16"/>
              </w:rPr>
              <w:t xml:space="preserve">33,643.57 </w:t>
            </w:r>
          </w:p>
        </w:tc>
      </w:tr>
      <w:tr w:rsidR="001C0B22" w:rsidRPr="00242E3C" w:rsidTr="008A1E8E">
        <w:trPr>
          <w:trHeight w:val="378"/>
          <w:jc w:val="center"/>
        </w:trPr>
        <w:tc>
          <w:tcPr>
            <w:tcW w:w="0" w:type="auto"/>
            <w:vAlign w:val="center"/>
          </w:tcPr>
          <w:p w:rsidR="00802477" w:rsidRPr="00242E3C" w:rsidRDefault="00802477" w:rsidP="00DF4A6A">
            <w:pPr>
              <w:spacing w:line="240" w:lineRule="auto"/>
              <w:jc w:val="center"/>
              <w:rPr>
                <w:color w:val="000000"/>
                <w:szCs w:val="16"/>
              </w:rPr>
            </w:pPr>
            <w:r w:rsidRPr="00802477">
              <w:t>Aumentar el porcentaje de colaboradores que participan de pro</w:t>
            </w:r>
            <w:r w:rsidR="00DF4A6A">
              <w:t>gramas relacionados a la salud.</w:t>
            </w:r>
          </w:p>
        </w:tc>
        <w:tc>
          <w:tcPr>
            <w:tcW w:w="0" w:type="auto"/>
            <w:vAlign w:val="center"/>
          </w:tcPr>
          <w:p w:rsidR="00802477" w:rsidRPr="00242E3C" w:rsidRDefault="00802477" w:rsidP="00484648">
            <w:pPr>
              <w:spacing w:line="240" w:lineRule="auto"/>
              <w:jc w:val="left"/>
              <w:rPr>
                <w:color w:val="000000"/>
                <w:szCs w:val="16"/>
              </w:rPr>
            </w:pPr>
            <w:r w:rsidRPr="00242E3C">
              <w:rPr>
                <w:color w:val="000000"/>
                <w:szCs w:val="16"/>
              </w:rPr>
              <w:t>Bonificaciones sobre retos de salud.</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14.020,79</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19.625,91</w:t>
            </w:r>
          </w:p>
        </w:tc>
        <w:tc>
          <w:tcPr>
            <w:tcW w:w="0" w:type="auto"/>
            <w:noWrap/>
            <w:vAlign w:val="center"/>
          </w:tcPr>
          <w:p w:rsidR="00802477" w:rsidRPr="00242E3C" w:rsidRDefault="00802477" w:rsidP="00802477">
            <w:pPr>
              <w:spacing w:line="240" w:lineRule="auto"/>
              <w:jc w:val="center"/>
              <w:rPr>
                <w:color w:val="000000"/>
                <w:szCs w:val="16"/>
              </w:rPr>
            </w:pPr>
            <w:r w:rsidRPr="00242E3C">
              <w:rPr>
                <w:color w:val="000000"/>
                <w:szCs w:val="16"/>
              </w:rPr>
              <w:t>S/ 22.874,91</w:t>
            </w:r>
          </w:p>
        </w:tc>
      </w:tr>
      <w:tr w:rsidR="001C0B22" w:rsidRPr="00242E3C" w:rsidTr="00484648">
        <w:trPr>
          <w:trHeight w:val="20"/>
          <w:jc w:val="center"/>
        </w:trPr>
        <w:tc>
          <w:tcPr>
            <w:tcW w:w="0" w:type="auto"/>
            <w:vAlign w:val="center"/>
            <w:hideMark/>
          </w:tcPr>
          <w:p w:rsidR="00484648" w:rsidRPr="00242E3C" w:rsidRDefault="00DF4A6A" w:rsidP="00484648">
            <w:pPr>
              <w:spacing w:line="240" w:lineRule="auto"/>
              <w:jc w:val="center"/>
              <w:rPr>
                <w:color w:val="000000"/>
                <w:szCs w:val="16"/>
              </w:rPr>
            </w:pPr>
            <w:r>
              <w:rPr>
                <w:color w:val="000000"/>
                <w:szCs w:val="16"/>
              </w:rPr>
              <w:t>Reforzar</w:t>
            </w:r>
            <w:r w:rsidRPr="00242E3C">
              <w:rPr>
                <w:color w:val="000000"/>
                <w:szCs w:val="16"/>
              </w:rPr>
              <w:t xml:space="preserve"> cultura organizacional y ética.</w:t>
            </w: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Charlas y t</w:t>
            </w:r>
            <w:r w:rsidR="00484648" w:rsidRPr="00242E3C">
              <w:rPr>
                <w:color w:val="000000"/>
                <w:szCs w:val="16"/>
              </w:rPr>
              <w:t>alleres de cultura organizacional y ética.</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Align w:val="center"/>
          </w:tcPr>
          <w:p w:rsidR="00DB585B" w:rsidRPr="00242E3C" w:rsidRDefault="00802477" w:rsidP="00484648">
            <w:pPr>
              <w:spacing w:line="240" w:lineRule="auto"/>
              <w:jc w:val="center"/>
              <w:rPr>
                <w:color w:val="000000"/>
                <w:szCs w:val="16"/>
              </w:rPr>
            </w:pPr>
            <w:r>
              <w:t>Mejorar el índice de rotación de los colaboradores.</w:t>
            </w:r>
          </w:p>
        </w:tc>
        <w:tc>
          <w:tcPr>
            <w:tcW w:w="0" w:type="auto"/>
            <w:vAlign w:val="center"/>
          </w:tcPr>
          <w:p w:rsidR="00DB585B" w:rsidRDefault="00DB585B" w:rsidP="00484648">
            <w:pPr>
              <w:spacing w:line="240" w:lineRule="auto"/>
              <w:jc w:val="left"/>
              <w:rPr>
                <w:color w:val="000000"/>
                <w:szCs w:val="16"/>
              </w:rPr>
            </w:pPr>
            <w:r w:rsidRPr="00242E3C">
              <w:rPr>
                <w:color w:val="000000"/>
                <w:szCs w:val="16"/>
              </w:rPr>
              <w:t>Herramientas de medición sobre clima laboral.</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tcPr>
          <w:p w:rsidR="00DB585B"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2.000,00</w:t>
            </w:r>
          </w:p>
        </w:tc>
      </w:tr>
      <w:tr w:rsidR="001C0B22" w:rsidRPr="00242E3C" w:rsidTr="00484648">
        <w:trPr>
          <w:trHeight w:val="20"/>
          <w:jc w:val="center"/>
        </w:trPr>
        <w:tc>
          <w:tcPr>
            <w:tcW w:w="0" w:type="auto"/>
            <w:gridSpan w:val="2"/>
            <w:noWrap/>
            <w:vAlign w:val="center"/>
            <w:hideMark/>
          </w:tcPr>
          <w:p w:rsidR="00484648" w:rsidRPr="00A97961" w:rsidRDefault="001308EC" w:rsidP="00484648">
            <w:pPr>
              <w:spacing w:line="240" w:lineRule="auto"/>
              <w:jc w:val="center"/>
              <w:rPr>
                <w:b/>
                <w:color w:val="000000"/>
                <w:szCs w:val="16"/>
              </w:rPr>
            </w:pPr>
            <w:r>
              <w:rPr>
                <w:b/>
                <w:color w:val="000000"/>
                <w:szCs w:val="16"/>
              </w:rPr>
              <w:t>TOTAL</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549.739,</w:t>
            </w:r>
            <w:r w:rsidRPr="001C0B22">
              <w:rPr>
                <w:b/>
                <w:color w:val="000000"/>
                <w:szCs w:val="16"/>
              </w:rPr>
              <w:t>0</w:t>
            </w:r>
            <w:r>
              <w:rPr>
                <w:b/>
                <w:color w:val="000000"/>
                <w:szCs w:val="16"/>
              </w:rPr>
              <w:t>2</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786.651,</w:t>
            </w:r>
            <w:r w:rsidRPr="001C0B22">
              <w:rPr>
                <w:b/>
                <w:color w:val="000000"/>
                <w:szCs w:val="16"/>
              </w:rPr>
              <w:t>34</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814.661,</w:t>
            </w:r>
            <w:r w:rsidRPr="001C0B22">
              <w:rPr>
                <w:b/>
                <w:color w:val="000000"/>
                <w:szCs w:val="16"/>
              </w:rPr>
              <w:t xml:space="preserve">67 </w:t>
            </w:r>
          </w:p>
        </w:tc>
      </w:tr>
    </w:tbl>
    <w:p w:rsidR="002E492C" w:rsidRPr="00242E3C" w:rsidRDefault="005D3964" w:rsidP="00D033DD">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3971E7" w:rsidRPr="00242E3C" w:rsidRDefault="003971E7" w:rsidP="00582BAE">
      <w:pPr>
        <w:spacing w:line="240" w:lineRule="auto"/>
        <w:outlineLvl w:val="0"/>
      </w:pPr>
      <w:bookmarkStart w:id="677" w:name="_Toc491614605"/>
      <w:r w:rsidRPr="00242E3C">
        <w:rPr>
          <w:b/>
        </w:rPr>
        <w:lastRenderedPageBreak/>
        <w:t>Capítulo IX. Plan de responsabilidad social</w:t>
      </w:r>
      <w:bookmarkEnd w:id="677"/>
    </w:p>
    <w:p w:rsidR="006D6258" w:rsidRPr="00242E3C" w:rsidRDefault="006D6258" w:rsidP="006D6258"/>
    <w:p w:rsidR="00722557" w:rsidRPr="00242E3C" w:rsidRDefault="00722557" w:rsidP="00722557">
      <w:r w:rsidRPr="00242E3C">
        <w:t xml:space="preserve">De </w:t>
      </w:r>
      <w:r w:rsidR="00D91DBF" w:rsidRPr="00242E3C">
        <w:t>acuerdo a Porter y Kramer, (2006;</w:t>
      </w:r>
      <w:r w:rsidRPr="00242E3C">
        <w:t xml:space="preserve"> 2011</w:t>
      </w:r>
      <w:r w:rsidR="00D91DBF" w:rsidRPr="00242E3C">
        <w:t>)</w:t>
      </w:r>
      <w:r w:rsidRPr="00242E3C">
        <w:t xml:space="preserve"> las empresas deben buscar enfocar la responsabilidad social c</w:t>
      </w:r>
      <w:r w:rsidR="00CB5ECB" w:rsidRPr="00242E3C">
        <w:t>o</w:t>
      </w:r>
      <w:r w:rsidRPr="00242E3C">
        <w:t>mo una fuente de oportunidades, innovación y ventaja competitiva al identificar, priorizar y abordar los problemas sociales y ambientales sobre los que puede tener el máximo impacto</w:t>
      </w:r>
      <w:r w:rsidRPr="00242E3C">
        <w:rPr>
          <w:color w:val="538135" w:themeColor="accent6" w:themeShade="BF"/>
        </w:rPr>
        <w:t>.</w:t>
      </w:r>
      <w:r w:rsidRPr="00242E3C">
        <w:t xml:space="preserve"> Así pues, Starkey Perú debe enfocarse en obtener el triple resultado: económico, social y ambiental</w:t>
      </w:r>
      <w:r w:rsidR="00CB5ECB" w:rsidRPr="00242E3C">
        <w:t>,</w:t>
      </w:r>
      <w:r w:rsidRPr="00242E3C">
        <w:t xml:space="preserve"> a</w:t>
      </w:r>
      <w:r w:rsidR="00724816" w:rsidRPr="00242E3C">
        <w:t>l incorporar a</w:t>
      </w:r>
      <w:r w:rsidRPr="00242E3C">
        <w:t xml:space="preserve"> su cultura el principio de valor compartido.</w:t>
      </w:r>
    </w:p>
    <w:p w:rsidR="006D6258" w:rsidRPr="00242E3C" w:rsidRDefault="006D6258" w:rsidP="00722557"/>
    <w:p w:rsidR="00337131" w:rsidRPr="00242E3C" w:rsidRDefault="009337F1" w:rsidP="009337F1">
      <w:pPr>
        <w:spacing w:line="240" w:lineRule="auto"/>
        <w:ind w:left="340" w:hanging="340"/>
      </w:pPr>
      <w:bookmarkStart w:id="678" w:name="_Toc491614606"/>
      <w:r w:rsidRPr="00242E3C">
        <w:rPr>
          <w:b/>
        </w:rPr>
        <w:t>1.</w:t>
      </w:r>
      <w:r w:rsidRPr="00242E3C">
        <w:rPr>
          <w:b/>
        </w:rPr>
        <w:tab/>
      </w:r>
      <w:r w:rsidR="006F2316" w:rsidRPr="00242E3C">
        <w:rPr>
          <w:b/>
        </w:rPr>
        <w:t>Objetivos generales</w:t>
      </w:r>
      <w:bookmarkEnd w:id="678"/>
    </w:p>
    <w:p w:rsidR="00591B33" w:rsidRPr="00242E3C" w:rsidRDefault="00591B33" w:rsidP="00591B33">
      <w:pPr>
        <w:rPr>
          <w:lang w:eastAsia="en-US"/>
        </w:rPr>
      </w:pPr>
    </w:p>
    <w:p w:rsidR="00CD7035" w:rsidRPr="00242E3C" w:rsidRDefault="007F481F" w:rsidP="002E49D8">
      <w:pPr>
        <w:rPr>
          <w:lang w:eastAsia="en-US"/>
        </w:rPr>
      </w:pPr>
      <w:r w:rsidRPr="00242E3C">
        <w:t>Starkey Perú busca implantar una cultura corporativa en donde las distintas estrategias provoquen el impacto social y medioambiental más significativo y al mismo tiempo logren el mejor result</w:t>
      </w:r>
      <w:r w:rsidR="000E60C4" w:rsidRPr="00242E3C">
        <w:t xml:space="preserve">ado en el desempeño económico. </w:t>
      </w:r>
      <w:r w:rsidR="002E49D8" w:rsidRPr="00242E3C">
        <w:t xml:space="preserve">De acuerdo </w:t>
      </w:r>
      <w:r w:rsidR="0059487D" w:rsidRPr="00242E3C">
        <w:t>con</w:t>
      </w:r>
      <w:r w:rsidR="002E49D8" w:rsidRPr="00242E3C">
        <w:t xml:space="preserve"> Porter y Kramer (2006) se ha</w:t>
      </w:r>
      <w:r w:rsidR="0059487D" w:rsidRPr="00242E3C">
        <w:t>n</w:t>
      </w:r>
      <w:r w:rsidR="002E49D8" w:rsidRPr="00242E3C">
        <w:t xml:space="preserve"> clasificado los objetivos específicos de acuerdo </w:t>
      </w:r>
      <w:r w:rsidR="0059487D" w:rsidRPr="00242E3C">
        <w:t>con</w:t>
      </w:r>
      <w:r w:rsidR="002E49D8" w:rsidRPr="00242E3C">
        <w:t xml:space="preserve"> las siguientes categorías: </w:t>
      </w:r>
      <w:r w:rsidR="002E49D8" w:rsidRPr="00242E3C">
        <w:rPr>
          <w:lang w:eastAsia="en-US"/>
        </w:rPr>
        <w:t>responsabilidad social reactiva y responsabilidad social estratégica. Se debe resaltar que se ha utilizado como fuente la norma ISO 26000 para proporcionar orientación sobre los siete principios</w:t>
      </w:r>
      <w:r w:rsidR="002E49D8" w:rsidRPr="00242E3C">
        <w:rPr>
          <w:rStyle w:val="Refdenotaalpie"/>
          <w:lang w:eastAsia="en-US"/>
        </w:rPr>
        <w:footnoteReference w:id="19"/>
      </w:r>
      <w:r w:rsidR="002E49D8" w:rsidRPr="00242E3C">
        <w:rPr>
          <w:lang w:eastAsia="en-US"/>
        </w:rPr>
        <w:t xml:space="preserve"> que subyacen en la responsabilidad social (International Organization for Standardization, 2010). </w:t>
      </w:r>
    </w:p>
    <w:p w:rsidR="00CD7035" w:rsidRPr="00242E3C" w:rsidRDefault="00CD7035" w:rsidP="002E49D8">
      <w:pPr>
        <w:rPr>
          <w:lang w:eastAsia="en-US"/>
        </w:rPr>
      </w:pPr>
    </w:p>
    <w:p w:rsidR="002E49D8" w:rsidRPr="00242E3C" w:rsidRDefault="002E49D8" w:rsidP="00591B33">
      <w:r w:rsidRPr="00242E3C">
        <w:rPr>
          <w:lang w:eastAsia="en-US"/>
        </w:rPr>
        <w:t>Así</w:t>
      </w:r>
      <w:r w:rsidR="0059487D" w:rsidRPr="00242E3C">
        <w:rPr>
          <w:lang w:eastAsia="en-US"/>
        </w:rPr>
        <w:t>,</w:t>
      </w:r>
      <w:r w:rsidRPr="00242E3C">
        <w:rPr>
          <w:lang w:eastAsia="en-US"/>
        </w:rPr>
        <w:t xml:space="preserve"> tenemos:</w:t>
      </w:r>
      <w:r w:rsidR="00CD7035" w:rsidRPr="00242E3C">
        <w:t xml:space="preserve"> respecto a la r</w:t>
      </w:r>
      <w:r w:rsidRPr="00242E3C">
        <w:t>esponsabilidad social reactiva</w:t>
      </w:r>
      <w:r w:rsidR="00CD7035" w:rsidRPr="00242E3C">
        <w:rPr>
          <w:b/>
        </w:rPr>
        <w:t xml:space="preserve"> </w:t>
      </w:r>
      <w:r w:rsidR="00CD7035" w:rsidRPr="00242E3C">
        <w:t>se plantea la</w:t>
      </w:r>
      <w:r w:rsidR="00591B33" w:rsidRPr="00242E3C">
        <w:rPr>
          <w:lang w:eastAsia="en-US"/>
        </w:rPr>
        <w:t xml:space="preserve"> </w:t>
      </w:r>
      <w:r w:rsidR="00CD7035" w:rsidRPr="00242E3C">
        <w:t>d</w:t>
      </w:r>
      <w:r w:rsidRPr="00242E3C">
        <w:t>isminución de los impactos ambientales causados por actividades de la empresa.</w:t>
      </w:r>
      <w:r w:rsidR="00CD7035" w:rsidRPr="00242E3C">
        <w:t xml:space="preserve"> </w:t>
      </w:r>
      <w:r w:rsidR="0059487D" w:rsidRPr="00242E3C">
        <w:t>Considerando</w:t>
      </w:r>
      <w:r w:rsidR="00CD7035" w:rsidRPr="00242E3C">
        <w:t xml:space="preserve"> la </w:t>
      </w:r>
      <w:r w:rsidR="0059487D" w:rsidRPr="00242E3C">
        <w:t>r</w:t>
      </w:r>
      <w:r w:rsidRPr="00242E3C">
        <w:t>esponsabilidad social estratégica</w:t>
      </w:r>
      <w:r w:rsidR="00591B33" w:rsidRPr="00242E3C">
        <w:rPr>
          <w:lang w:eastAsia="en-US"/>
        </w:rPr>
        <w:t xml:space="preserve">: a) </w:t>
      </w:r>
      <w:r w:rsidR="0059487D" w:rsidRPr="00242E3C">
        <w:t>l</w:t>
      </w:r>
      <w:r w:rsidR="00EC6D52" w:rsidRPr="00242E3C">
        <w:t xml:space="preserve">as </w:t>
      </w:r>
      <w:r w:rsidRPr="00242E3C">
        <w:t xml:space="preserve">decisiones </w:t>
      </w:r>
      <w:r w:rsidR="00EC6D52" w:rsidRPr="00242E3C">
        <w:t xml:space="preserve">estratégicas </w:t>
      </w:r>
      <w:r w:rsidRPr="00242E3C">
        <w:t>son tomadas e implementadas teniendo en cuenta la integración de la responsabilidad</w:t>
      </w:r>
      <w:r w:rsidR="00EC6D52" w:rsidRPr="00242E3C">
        <w:t xml:space="preserve"> </w:t>
      </w:r>
      <w:r w:rsidRPr="00242E3C">
        <w:t>social y ambiental en toda l</w:t>
      </w:r>
      <w:r w:rsidR="00591B33" w:rsidRPr="00242E3C">
        <w:t>a organización y sus relaciones</w:t>
      </w:r>
      <w:r w:rsidR="0059487D" w:rsidRPr="00242E3C">
        <w:t>;</w:t>
      </w:r>
      <w:r w:rsidR="00591B33" w:rsidRPr="00242E3C">
        <w:t xml:space="preserve"> b) m</w:t>
      </w:r>
      <w:r w:rsidRPr="00242E3C">
        <w:t>ejorar el nivel de vida de los colaborador</w:t>
      </w:r>
      <w:r w:rsidR="00591B33" w:rsidRPr="00242E3C">
        <w:t>es por medio de un empleo digno</w:t>
      </w:r>
      <w:r w:rsidR="0059487D" w:rsidRPr="00242E3C">
        <w:t>;</w:t>
      </w:r>
      <w:r w:rsidR="00591B33" w:rsidRPr="00242E3C">
        <w:t xml:space="preserve"> c) p</w:t>
      </w:r>
      <w:r w:rsidRPr="00242E3C">
        <w:t xml:space="preserve">romover y mantener la adopción de la responsabilidad social y ambiental de </w:t>
      </w:r>
      <w:r w:rsidR="00591B33" w:rsidRPr="00242E3C">
        <w:t>una manera amplia</w:t>
      </w:r>
      <w:r w:rsidR="0059487D" w:rsidRPr="00242E3C">
        <w:t>,</w:t>
      </w:r>
      <w:r w:rsidR="00591B33" w:rsidRPr="00242E3C">
        <w:t xml:space="preserve"> y d) m</w:t>
      </w:r>
      <w:r w:rsidRPr="00242E3C">
        <w:t>antener 100% de prácticas justas de marketing y contractuales con nuestros proveedores y canales de distribuci</w:t>
      </w:r>
      <w:r w:rsidR="00CA496D" w:rsidRPr="00242E3C">
        <w:t xml:space="preserve">ón. </w:t>
      </w:r>
      <w:r w:rsidR="00591B33" w:rsidRPr="00242E3C">
        <w:rPr>
          <w:lang w:eastAsia="en-US"/>
        </w:rPr>
        <w:t>Además</w:t>
      </w:r>
      <w:r w:rsidR="0059487D" w:rsidRPr="00242E3C">
        <w:rPr>
          <w:lang w:eastAsia="en-US"/>
        </w:rPr>
        <w:t>,</w:t>
      </w:r>
      <w:r w:rsidR="00591B33" w:rsidRPr="00242E3C">
        <w:rPr>
          <w:lang w:eastAsia="en-US"/>
        </w:rPr>
        <w:t xml:space="preserve"> se deben tener en cuenta las d</w:t>
      </w:r>
      <w:r w:rsidRPr="00242E3C">
        <w:rPr>
          <w:lang w:eastAsia="en-US"/>
        </w:rPr>
        <w:t>imensiones soc</w:t>
      </w:r>
      <w:r w:rsidR="00591B33" w:rsidRPr="00242E3C">
        <w:rPr>
          <w:lang w:eastAsia="en-US"/>
        </w:rPr>
        <w:t>iales del contexto competitivo</w:t>
      </w:r>
      <w:r w:rsidR="0059487D" w:rsidRPr="00242E3C">
        <w:rPr>
          <w:lang w:eastAsia="en-US"/>
        </w:rPr>
        <w:t>,</w:t>
      </w:r>
      <w:r w:rsidR="00591B33" w:rsidRPr="00242E3C">
        <w:rPr>
          <w:lang w:eastAsia="en-US"/>
        </w:rPr>
        <w:t xml:space="preserve"> como </w:t>
      </w:r>
      <w:r w:rsidR="00591B33" w:rsidRPr="00242E3C">
        <w:t>p</w:t>
      </w:r>
      <w:r w:rsidRPr="00242E3C">
        <w:t>articipar en forma proactiva en campañas de ayuda educativa o de despistaje en el Perú.</w:t>
      </w:r>
    </w:p>
    <w:p w:rsidR="006D6258" w:rsidRPr="00242E3C" w:rsidRDefault="006D6258" w:rsidP="006F2316">
      <w:pPr>
        <w:rPr>
          <w:lang w:eastAsia="en-US"/>
        </w:rPr>
      </w:pPr>
    </w:p>
    <w:p w:rsidR="003368C2" w:rsidRPr="00242E3C" w:rsidRDefault="009337F1" w:rsidP="009337F1">
      <w:pPr>
        <w:spacing w:line="240" w:lineRule="auto"/>
        <w:ind w:left="340" w:hanging="340"/>
      </w:pPr>
      <w:bookmarkStart w:id="679" w:name="_Toc491614607"/>
      <w:r w:rsidRPr="00242E3C">
        <w:rPr>
          <w:b/>
        </w:rPr>
        <w:t>2.</w:t>
      </w:r>
      <w:r w:rsidRPr="00242E3C">
        <w:rPr>
          <w:b/>
        </w:rPr>
        <w:tab/>
      </w:r>
      <w:r w:rsidR="006F2316" w:rsidRPr="00242E3C">
        <w:rPr>
          <w:b/>
        </w:rPr>
        <w:t>Objetivos específicos</w:t>
      </w:r>
      <w:bookmarkEnd w:id="679"/>
    </w:p>
    <w:p w:rsidR="00CD7035" w:rsidRPr="00242E3C" w:rsidRDefault="00CD7035" w:rsidP="00CD7035">
      <w:pPr>
        <w:rPr>
          <w:lang w:eastAsia="en-US"/>
        </w:rPr>
      </w:pPr>
    </w:p>
    <w:p w:rsidR="0018097A" w:rsidRPr="00242E3C" w:rsidRDefault="003368C2" w:rsidP="00CA496D">
      <w:pPr>
        <w:rPr>
          <w:lang w:eastAsia="en-US"/>
        </w:rPr>
      </w:pPr>
      <w:r w:rsidRPr="00242E3C">
        <w:t xml:space="preserve">En la </w:t>
      </w:r>
      <w:r w:rsidR="009337F1" w:rsidRPr="00242E3C">
        <w:t>tabla 34</w:t>
      </w:r>
      <w:r w:rsidRPr="00242E3C">
        <w:t xml:space="preserve"> </w:t>
      </w:r>
      <w:r w:rsidRPr="00242E3C">
        <w:rPr>
          <w:lang w:eastAsia="en-US"/>
        </w:rPr>
        <w:t>se aprecian los objetivos específicos del plan de responsabilidad social.</w:t>
      </w:r>
      <w:r w:rsidR="00CA496D" w:rsidRPr="00242E3C">
        <w:rPr>
          <w:lang w:eastAsia="en-US"/>
        </w:rPr>
        <w:t xml:space="preserve"> </w:t>
      </w:r>
    </w:p>
    <w:p w:rsidR="0059487D" w:rsidRPr="00242E3C" w:rsidRDefault="0059487D" w:rsidP="00CA496D">
      <w:pPr>
        <w:rPr>
          <w:lang w:eastAsia="en-US"/>
        </w:rPr>
      </w:pPr>
      <w:r w:rsidRPr="00242E3C">
        <w:rPr>
          <w:lang w:eastAsia="en-US"/>
        </w:rPr>
        <w:br w:type="page"/>
      </w:r>
    </w:p>
    <w:p w:rsidR="00FA1B35" w:rsidRPr="00242E3C" w:rsidRDefault="00FA1B35" w:rsidP="00582BAE">
      <w:pPr>
        <w:pStyle w:val="Epgrafe"/>
        <w:outlineLvl w:val="0"/>
      </w:pPr>
      <w:bookmarkStart w:id="680" w:name="_Ref478636503"/>
      <w:bookmarkStart w:id="681" w:name="_Toc491614528"/>
      <w:bookmarkStart w:id="682" w:name="_Ref478557348"/>
      <w:r w:rsidRPr="00242E3C">
        <w:lastRenderedPageBreak/>
        <w:t xml:space="preserve">Tabla </w:t>
      </w:r>
      <w:bookmarkEnd w:id="680"/>
      <w:r w:rsidR="009337F1" w:rsidRPr="00242E3C">
        <w:t>34</w:t>
      </w:r>
      <w:r w:rsidRPr="00242E3C">
        <w:t>. Objetivos específicos del plan de responsabilidad social</w:t>
      </w:r>
      <w:bookmarkEnd w:id="681"/>
    </w:p>
    <w:tbl>
      <w:tblPr>
        <w:tblStyle w:val="TablaTesisnormal"/>
        <w:tblW w:w="0" w:type="auto"/>
        <w:jc w:val="center"/>
        <w:tblLook w:val="04A0" w:firstRow="1" w:lastRow="0" w:firstColumn="1" w:lastColumn="0" w:noHBand="0" w:noVBand="1"/>
      </w:tblPr>
      <w:tblGrid>
        <w:gridCol w:w="990"/>
        <w:gridCol w:w="1812"/>
        <w:gridCol w:w="2126"/>
        <w:gridCol w:w="2021"/>
        <w:gridCol w:w="590"/>
        <w:gridCol w:w="590"/>
        <w:gridCol w:w="590"/>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990" w:type="dxa"/>
            <w:hideMark/>
          </w:tcPr>
          <w:bookmarkEnd w:id="682"/>
          <w:p w:rsidR="00CE2BCC" w:rsidRPr="00242E3C" w:rsidRDefault="00CE2BCC" w:rsidP="00590F86">
            <w:pPr>
              <w:spacing w:line="240" w:lineRule="auto"/>
              <w:jc w:val="center"/>
              <w:rPr>
                <w:bCs/>
                <w:color w:val="000000"/>
                <w:szCs w:val="16"/>
              </w:rPr>
            </w:pPr>
            <w:r w:rsidRPr="00242E3C">
              <w:rPr>
                <w:bCs/>
                <w:color w:val="000000"/>
                <w:szCs w:val="16"/>
              </w:rPr>
              <w:t>Objetivo estratégico</w:t>
            </w:r>
          </w:p>
        </w:tc>
        <w:tc>
          <w:tcPr>
            <w:tcW w:w="1812" w:type="dxa"/>
            <w:hideMark/>
          </w:tcPr>
          <w:p w:rsidR="00CE2BCC" w:rsidRPr="00242E3C" w:rsidRDefault="00CE2BCC" w:rsidP="00590F86">
            <w:pPr>
              <w:spacing w:line="240" w:lineRule="auto"/>
              <w:jc w:val="center"/>
              <w:rPr>
                <w:bCs/>
                <w:color w:val="000000"/>
                <w:szCs w:val="16"/>
              </w:rPr>
            </w:pPr>
            <w:r w:rsidRPr="00242E3C">
              <w:rPr>
                <w:bCs/>
                <w:color w:val="000000"/>
                <w:szCs w:val="16"/>
              </w:rPr>
              <w:t>Objetivo específico</w:t>
            </w:r>
          </w:p>
        </w:tc>
        <w:tc>
          <w:tcPr>
            <w:tcW w:w="2126" w:type="dxa"/>
            <w:hideMark/>
          </w:tcPr>
          <w:p w:rsidR="00CE2BCC" w:rsidRPr="00242E3C" w:rsidRDefault="00CE2BCC" w:rsidP="00590F86">
            <w:pPr>
              <w:spacing w:line="240" w:lineRule="auto"/>
              <w:jc w:val="center"/>
              <w:rPr>
                <w:bCs/>
                <w:color w:val="000000"/>
                <w:szCs w:val="16"/>
              </w:rPr>
            </w:pPr>
            <w:r w:rsidRPr="00242E3C">
              <w:rPr>
                <w:bCs/>
                <w:color w:val="000000"/>
                <w:szCs w:val="16"/>
              </w:rPr>
              <w:t>Iniciativa</w:t>
            </w:r>
          </w:p>
        </w:tc>
        <w:tc>
          <w:tcPr>
            <w:tcW w:w="2021" w:type="dxa"/>
            <w:hideMark/>
          </w:tcPr>
          <w:p w:rsidR="00CE2BCC" w:rsidRPr="00242E3C" w:rsidRDefault="00CE2BCC" w:rsidP="00590F86">
            <w:pPr>
              <w:spacing w:line="240" w:lineRule="auto"/>
              <w:jc w:val="center"/>
              <w:rPr>
                <w:bCs/>
                <w:color w:val="000000"/>
                <w:szCs w:val="16"/>
              </w:rPr>
            </w:pPr>
            <w:r w:rsidRPr="00242E3C">
              <w:rPr>
                <w:bCs/>
                <w:color w:val="000000"/>
                <w:szCs w:val="16"/>
              </w:rPr>
              <w:t>Unidad de medición</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2017</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2018</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2019</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Disminución de los impactos ambientales causados por actividades de la empresa.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Establecer una política de reciclaje de pilas, al proporcionar de forma gratuita una pila nueva por dos pilas usadas.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Porcentaje de pilas recicladas del total de compradas por los clientes.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15%</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Promover y mantener la adopción de la responsabilidad social y ambiental de una manera amplia.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Integrar las políticas de compra, distribución, contratación y asociaciones estratégicas con criterios éticos, sociales y ambientales.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Selección de proveedores y socios estratégicos de acuerdo con criterios éticos, sociales y ambientales.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r>
      <w:tr w:rsidR="00CE2BCC" w:rsidRPr="00242E3C" w:rsidTr="00590F86">
        <w:trPr>
          <w:trHeight w:val="20"/>
          <w:jc w:val="center"/>
        </w:trPr>
        <w:tc>
          <w:tcPr>
            <w:tcW w:w="990" w:type="dxa"/>
            <w:vMerge w:val="restart"/>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rPr>
              <w:t>Participar en forma proactiva en campañas de ayuda educativas o de despistaje en el Perú</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despistaje auditivo gratuito.</w:t>
            </w:r>
          </w:p>
        </w:tc>
        <w:tc>
          <w:tcPr>
            <w:tcW w:w="2021" w:type="dxa"/>
            <w:vAlign w:val="center"/>
            <w:hideMark/>
          </w:tcPr>
          <w:p w:rsidR="00CE2BCC" w:rsidRPr="00242E3C" w:rsidRDefault="00CE2BCC" w:rsidP="00945CC2">
            <w:pPr>
              <w:spacing w:line="240" w:lineRule="auto"/>
              <w:jc w:val="left"/>
              <w:rPr>
                <w:color w:val="000000"/>
                <w:szCs w:val="16"/>
              </w:rPr>
            </w:pPr>
            <w:r w:rsidRPr="00242E3C">
              <w:rPr>
                <w:color w:val="000000"/>
                <w:szCs w:val="16"/>
              </w:rPr>
              <w:t xml:space="preserve">Número de </w:t>
            </w:r>
            <w:r w:rsidR="00945CC2">
              <w:rPr>
                <w:color w:val="000000"/>
                <w:szCs w:val="16"/>
              </w:rPr>
              <w:t>campañas a</w:t>
            </w:r>
            <w:r w:rsidRPr="00242E3C">
              <w:rPr>
                <w:color w:val="000000"/>
                <w:szCs w:val="16"/>
              </w:rPr>
              <w:t>l año.</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educación para el cuidado auditivo en centros educativos.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Número de despistajes auditivos gratuitos.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Contratación de personal con discapacidad auditiva</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 implementará una política de contratación de colaborares con discapacidad auditiva.</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r>
    </w:tbl>
    <w:p w:rsidR="00CA496D" w:rsidRPr="00242E3C" w:rsidRDefault="004E078D" w:rsidP="00C96383">
      <w:pPr>
        <w:pStyle w:val="Nota"/>
        <w:spacing w:line="240" w:lineRule="auto"/>
      </w:pPr>
      <w:r w:rsidRPr="00242E3C">
        <w:t>Fuente: Elaboración propia 2017.</w:t>
      </w:r>
    </w:p>
    <w:p w:rsidR="004E078D" w:rsidRPr="00242E3C" w:rsidRDefault="004E078D" w:rsidP="004E078D">
      <w:pPr>
        <w:pStyle w:val="Nota"/>
      </w:pPr>
    </w:p>
    <w:p w:rsidR="006F2316" w:rsidRPr="00242E3C" w:rsidRDefault="009337F1" w:rsidP="009337F1">
      <w:pPr>
        <w:spacing w:line="240" w:lineRule="auto"/>
        <w:ind w:left="340" w:hanging="340"/>
      </w:pPr>
      <w:bookmarkStart w:id="683" w:name="_Toc491614608"/>
      <w:r w:rsidRPr="00242E3C">
        <w:rPr>
          <w:b/>
        </w:rPr>
        <w:t>3.</w:t>
      </w:r>
      <w:r w:rsidRPr="00242E3C">
        <w:rPr>
          <w:b/>
        </w:rPr>
        <w:tab/>
      </w:r>
      <w:r w:rsidR="006F2316" w:rsidRPr="00242E3C">
        <w:rPr>
          <w:b/>
        </w:rPr>
        <w:t>Actividades</w:t>
      </w:r>
      <w:bookmarkEnd w:id="683"/>
    </w:p>
    <w:p w:rsidR="006D6258" w:rsidRPr="00242E3C" w:rsidRDefault="006D6258" w:rsidP="006D6258">
      <w:pPr>
        <w:rPr>
          <w:lang w:eastAsia="en-US"/>
        </w:rPr>
      </w:pPr>
    </w:p>
    <w:p w:rsidR="003069CD" w:rsidRPr="00242E3C" w:rsidRDefault="001C0C0B" w:rsidP="00337131">
      <w:pPr>
        <w:rPr>
          <w:lang w:eastAsia="en-US"/>
        </w:rPr>
      </w:pPr>
      <w:r w:rsidRPr="00242E3C">
        <w:rPr>
          <w:lang w:eastAsia="en-US"/>
        </w:rPr>
        <w:t>De acuerdo a Del Castillo y Schwalb (2012) se han identificado y priorizado las acciones sociales de acuerdo con su impacto total y factib</w:t>
      </w:r>
      <w:r w:rsidR="00150A20" w:rsidRPr="00242E3C">
        <w:rPr>
          <w:lang w:eastAsia="en-US"/>
        </w:rPr>
        <w:t xml:space="preserve">ilidad que se ha analizado en el </w:t>
      </w:r>
      <w:r w:rsidR="009337F1" w:rsidRPr="00242E3C">
        <w:rPr>
          <w:lang w:eastAsia="en-US"/>
        </w:rPr>
        <w:t>anexo 10</w:t>
      </w:r>
      <w:r w:rsidRPr="00242E3C">
        <w:rPr>
          <w:lang w:eastAsia="en-US"/>
        </w:rPr>
        <w:t>.</w:t>
      </w:r>
      <w:r w:rsidR="00337693" w:rsidRPr="00242E3C">
        <w:rPr>
          <w:lang w:eastAsia="en-US"/>
        </w:rPr>
        <w:t xml:space="preserve"> Donde las acciones claves mejor puntuadas son: contratación de personal con discapacidad auditiva y establecer una p</w:t>
      </w:r>
      <w:r w:rsidR="00CD7035" w:rsidRPr="00242E3C">
        <w:rPr>
          <w:lang w:eastAsia="en-US"/>
        </w:rPr>
        <w:t>olítica de reciclaje de pilas.</w:t>
      </w:r>
    </w:p>
    <w:p w:rsidR="004E078D" w:rsidRPr="00242E3C" w:rsidRDefault="004E078D" w:rsidP="00337131">
      <w:pPr>
        <w:rPr>
          <w:lang w:eastAsia="en-US"/>
        </w:rPr>
      </w:pPr>
    </w:p>
    <w:p w:rsidR="002E492C" w:rsidRPr="00242E3C" w:rsidRDefault="009337F1" w:rsidP="009337F1">
      <w:pPr>
        <w:spacing w:line="240" w:lineRule="auto"/>
        <w:ind w:left="340" w:hanging="340"/>
        <w:rPr>
          <w:lang w:val="es-ES"/>
        </w:rPr>
      </w:pPr>
      <w:bookmarkStart w:id="684" w:name="_Toc491614609"/>
      <w:r w:rsidRPr="00242E3C">
        <w:rPr>
          <w:b/>
        </w:rPr>
        <w:t>4.</w:t>
      </w:r>
      <w:r w:rsidRPr="00242E3C">
        <w:rPr>
          <w:b/>
        </w:rPr>
        <w:tab/>
      </w:r>
      <w:r w:rsidR="002E492C" w:rsidRPr="00242E3C">
        <w:rPr>
          <w:b/>
        </w:rPr>
        <w:t>Presupuesto de responsabilidad social</w:t>
      </w:r>
      <w:bookmarkEnd w:id="684"/>
    </w:p>
    <w:p w:rsidR="006D6258" w:rsidRPr="00242E3C" w:rsidRDefault="006D6258" w:rsidP="006D6258">
      <w:pPr>
        <w:rPr>
          <w:lang w:val="es-ES" w:eastAsia="en-US"/>
        </w:rPr>
      </w:pPr>
    </w:p>
    <w:p w:rsidR="00831125" w:rsidRPr="00242E3C" w:rsidRDefault="00831125" w:rsidP="00582BAE">
      <w:pPr>
        <w:outlineLvl w:val="0"/>
        <w:rPr>
          <w:lang w:val="es-ES" w:eastAsia="en-US"/>
        </w:rPr>
      </w:pPr>
      <w:r w:rsidRPr="00242E3C">
        <w:rPr>
          <w:lang w:val="es-ES" w:eastAsia="en-US"/>
        </w:rPr>
        <w:t xml:space="preserve">En la </w:t>
      </w:r>
      <w:r w:rsidR="009337F1" w:rsidRPr="00242E3C">
        <w:rPr>
          <w:lang w:val="es-ES" w:eastAsia="en-US"/>
        </w:rPr>
        <w:t>tabla 35</w:t>
      </w:r>
      <w:r w:rsidRPr="00242E3C">
        <w:rPr>
          <w:lang w:val="es-ES" w:eastAsia="en-US"/>
        </w:rPr>
        <w:t xml:space="preserve"> se observa el presupuesto de responsabilidad social. </w:t>
      </w:r>
    </w:p>
    <w:p w:rsidR="00CD7035" w:rsidRPr="00242E3C" w:rsidRDefault="00CD7035" w:rsidP="00831125">
      <w:pPr>
        <w:rPr>
          <w:lang w:val="es-ES" w:eastAsia="en-US"/>
        </w:rPr>
      </w:pPr>
    </w:p>
    <w:p w:rsidR="00831125" w:rsidRPr="00242E3C" w:rsidRDefault="00831125" w:rsidP="00582BAE">
      <w:pPr>
        <w:pStyle w:val="Epgrafe"/>
        <w:outlineLvl w:val="0"/>
      </w:pPr>
      <w:bookmarkStart w:id="685" w:name="_Ref478717185"/>
      <w:bookmarkStart w:id="686" w:name="_Toc491614529"/>
      <w:r w:rsidRPr="00242E3C">
        <w:t xml:space="preserve">Tabla </w:t>
      </w:r>
      <w:bookmarkEnd w:id="685"/>
      <w:r w:rsidR="009337F1" w:rsidRPr="00242E3C">
        <w:t>35</w:t>
      </w:r>
      <w:r w:rsidRPr="00242E3C">
        <w:t>. Presupuesto de responsabilidad social</w:t>
      </w:r>
      <w:bookmarkEnd w:id="686"/>
    </w:p>
    <w:tbl>
      <w:tblPr>
        <w:tblStyle w:val="TablaTesisnormal"/>
        <w:tblW w:w="5000" w:type="pct"/>
        <w:jc w:val="center"/>
        <w:tblLook w:val="04A0" w:firstRow="1" w:lastRow="0" w:firstColumn="1" w:lastColumn="0" w:noHBand="0" w:noVBand="1"/>
      </w:tblPr>
      <w:tblGrid>
        <w:gridCol w:w="2944"/>
        <w:gridCol w:w="2412"/>
        <w:gridCol w:w="1133"/>
        <w:gridCol w:w="1133"/>
        <w:gridCol w:w="1097"/>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1688"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Iniciativa</w:t>
            </w:r>
          </w:p>
        </w:tc>
        <w:tc>
          <w:tcPr>
            <w:tcW w:w="1383"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Actividades</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2017</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2018</w:t>
            </w:r>
          </w:p>
        </w:tc>
        <w:tc>
          <w:tcPr>
            <w:tcW w:w="63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2019</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Disminución de los impactos ambientales causados por actividades de la empresa.</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Establecer una política de reciclaje de pilas, al proporcionar de forma gratuita una pila nueva por dos pilas usadas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7.000,00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12.000,00</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Integrar las políticas de compra, distribución, contratación y asociaciones con criterios éticos, sociales y ambientales.</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Gestionar una política de ética para contrataciones y asociaciones estratégicas.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3.000,00</w:t>
            </w:r>
          </w:p>
        </w:tc>
      </w:tr>
      <w:tr w:rsidR="00CE2BCC" w:rsidRPr="00242E3C" w:rsidTr="00590F86">
        <w:trPr>
          <w:trHeight w:val="20"/>
          <w:jc w:val="center"/>
        </w:trPr>
        <w:tc>
          <w:tcPr>
            <w:tcW w:w="1688" w:type="pct"/>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Participar en forma proactiva en campañas de ayuda educativas o de despistaje en el Perú</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despistaje auditivo gratuito.</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1.0</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2.0</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educación para el cuidado auditivo en colegios.</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5</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1.5</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Contratación de personal técnico con discapacidad auditiva</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4.000,00</w:t>
            </w:r>
          </w:p>
        </w:tc>
      </w:tr>
      <w:tr w:rsidR="00CE2BCC" w:rsidRPr="00242E3C" w:rsidTr="00590F86">
        <w:trPr>
          <w:trHeight w:val="20"/>
          <w:jc w:val="center"/>
        </w:trPr>
        <w:tc>
          <w:tcPr>
            <w:tcW w:w="3070" w:type="pct"/>
            <w:gridSpan w:val="2"/>
            <w:vAlign w:val="center"/>
            <w:hideMark/>
          </w:tcPr>
          <w:p w:rsidR="00CE2BCC" w:rsidRPr="00DA5139" w:rsidRDefault="001308EC" w:rsidP="00590F86">
            <w:pPr>
              <w:spacing w:line="240" w:lineRule="auto"/>
              <w:jc w:val="center"/>
              <w:rPr>
                <w:b/>
                <w:color w:val="000000"/>
                <w:szCs w:val="16"/>
              </w:rPr>
            </w:pPr>
            <w:r>
              <w:rPr>
                <w:b/>
                <w:color w:val="000000"/>
                <w:szCs w:val="16"/>
                <w:lang w:eastAsia="es-ES_tradnl"/>
              </w:rPr>
              <w:t>TOTAL</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11.500,00</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17.000,00</w:t>
            </w:r>
          </w:p>
        </w:tc>
        <w:tc>
          <w:tcPr>
            <w:tcW w:w="63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22.500,00</w:t>
            </w:r>
          </w:p>
        </w:tc>
      </w:tr>
    </w:tbl>
    <w:p w:rsidR="00D27DD5" w:rsidRPr="00242E3C" w:rsidRDefault="004E078D" w:rsidP="00A1452A">
      <w:pPr>
        <w:pStyle w:val="Nota"/>
      </w:pPr>
      <w:r w:rsidRPr="00242E3C">
        <w:t>F</w:t>
      </w:r>
      <w:r w:rsidR="00124201" w:rsidRPr="00242E3C">
        <w:t>uente: Elaboración propia 2017.</w:t>
      </w:r>
      <w:r w:rsidR="00D27DD5" w:rsidRPr="00242E3C">
        <w:br w:type="page"/>
      </w:r>
    </w:p>
    <w:p w:rsidR="003971E7" w:rsidRPr="00242E3C" w:rsidRDefault="003971E7" w:rsidP="00582BAE">
      <w:pPr>
        <w:spacing w:line="240" w:lineRule="auto"/>
        <w:outlineLvl w:val="0"/>
      </w:pPr>
      <w:bookmarkStart w:id="687" w:name="_Toc491614610"/>
      <w:r w:rsidRPr="00242E3C">
        <w:rPr>
          <w:b/>
        </w:rPr>
        <w:lastRenderedPageBreak/>
        <w:t>Capítulo X. Plan de finanzas y evaluación financiera</w:t>
      </w:r>
      <w:bookmarkEnd w:id="687"/>
    </w:p>
    <w:p w:rsidR="006D6258" w:rsidRPr="00242E3C" w:rsidRDefault="006D6258" w:rsidP="006D6258"/>
    <w:p w:rsidR="000558B4" w:rsidRPr="00242E3C" w:rsidRDefault="009337F1" w:rsidP="00D3417E">
      <w:pPr>
        <w:spacing w:line="240" w:lineRule="auto"/>
        <w:ind w:left="340" w:hanging="340"/>
      </w:pPr>
      <w:bookmarkStart w:id="688" w:name="_Toc491614611"/>
      <w:r w:rsidRPr="00242E3C">
        <w:rPr>
          <w:b/>
        </w:rPr>
        <w:t>1.</w:t>
      </w:r>
      <w:r w:rsidRPr="00242E3C">
        <w:rPr>
          <w:b/>
        </w:rPr>
        <w:tab/>
      </w:r>
      <w:r w:rsidR="000558B4" w:rsidRPr="00242E3C">
        <w:rPr>
          <w:b/>
        </w:rPr>
        <w:t>Supuestos</w:t>
      </w:r>
      <w:bookmarkEnd w:id="688"/>
    </w:p>
    <w:p w:rsidR="00D1760A" w:rsidRPr="00242E3C" w:rsidRDefault="00D1760A" w:rsidP="005D0A28">
      <w:pPr>
        <w:spacing w:line="240" w:lineRule="auto"/>
        <w:rPr>
          <w:lang w:eastAsia="en-US"/>
        </w:rPr>
      </w:pPr>
    </w:p>
    <w:p w:rsidR="000725AA" w:rsidRPr="00242E3C" w:rsidRDefault="000273B9" w:rsidP="00D1760A">
      <w:pPr>
        <w:rPr>
          <w:color w:val="000000" w:themeColor="text1"/>
        </w:rPr>
      </w:pPr>
      <w:r w:rsidRPr="00242E3C">
        <w:rPr>
          <w:lang w:eastAsia="en-US"/>
        </w:rPr>
        <w:t xml:space="preserve">Los supuestos que se tienen en cuenta son: a) las variables macroeconómicas y del microentorno se mantienen sin grandes cambios a finales del año 2016 e inicio del 2017; b) el año base se establece como el cierre del 2016 (año cero) y las proyecciones se harán para tres años: 2017, 2018 y 2019 a soles constantes; c) la tasa de cambio de dólares a soles está proyectada en S/ 3,35 por dólar; </w:t>
      </w:r>
      <w:r w:rsidRPr="00582BAE">
        <w:rPr>
          <w:highlight w:val="yellow"/>
          <w:lang w:eastAsia="en-US"/>
        </w:rPr>
        <w:t>d) los pagos son realizados al contado y sin morosidad</w:t>
      </w:r>
      <w:r w:rsidRPr="00242E3C">
        <w:rPr>
          <w:lang w:eastAsia="en-US"/>
        </w:rPr>
        <w:t>; e) los flujos de caja aplicando la estrategia, y sin aplicarla, han sido proyectadas teniendo en cuenta conversaciones con expertos de la organización Starkey y basada en datos pasados; f) los financiamientos de la implementación de los diferentes planes f</w:t>
      </w:r>
      <w:r w:rsidRPr="00914333">
        <w:rPr>
          <w:highlight w:val="yellow"/>
          <w:lang w:eastAsia="en-US"/>
        </w:rPr>
        <w:t>uncion</w:t>
      </w:r>
      <w:r w:rsidR="00914333" w:rsidRPr="00914333">
        <w:rPr>
          <w:highlight w:val="yellow"/>
          <w:lang w:eastAsia="en-US"/>
        </w:rPr>
        <w:t>ales son hecho</w:t>
      </w:r>
      <w:r w:rsidRPr="00914333">
        <w:rPr>
          <w:highlight w:val="yellow"/>
          <w:lang w:eastAsia="en-US"/>
        </w:rPr>
        <w:t>s con capital propio</w:t>
      </w:r>
      <w:r w:rsidRPr="00242E3C">
        <w:rPr>
          <w:lang w:eastAsia="en-US"/>
        </w:rPr>
        <w:t>, debido a políticas establecidas por Starkey Laboratories, y g) el monto de capital de trabajo se establece en función al total de costos generales de venta y administrativos que la empresa en Perú incurre durante 16 semanas, según política de Starkey Laboratories.</w:t>
      </w:r>
    </w:p>
    <w:p w:rsidR="00D1760A" w:rsidRPr="00242E3C" w:rsidRDefault="00D1760A" w:rsidP="005D0A28">
      <w:pPr>
        <w:spacing w:line="240" w:lineRule="auto"/>
        <w:rPr>
          <w:lang w:eastAsia="en-US"/>
        </w:rPr>
      </w:pPr>
    </w:p>
    <w:p w:rsidR="00710F58" w:rsidRPr="00242E3C" w:rsidRDefault="009337F1" w:rsidP="00D3417E">
      <w:pPr>
        <w:spacing w:line="240" w:lineRule="auto"/>
        <w:ind w:left="340" w:hanging="340"/>
      </w:pPr>
      <w:bookmarkStart w:id="689" w:name="_Toc491614612"/>
      <w:r w:rsidRPr="00242E3C">
        <w:rPr>
          <w:b/>
        </w:rPr>
        <w:t>2.</w:t>
      </w:r>
      <w:r w:rsidRPr="00242E3C">
        <w:rPr>
          <w:b/>
        </w:rPr>
        <w:tab/>
      </w:r>
      <w:r w:rsidR="00710F58" w:rsidRPr="00242E3C">
        <w:rPr>
          <w:b/>
        </w:rPr>
        <w:t>Situación actual</w:t>
      </w:r>
      <w:bookmarkEnd w:id="689"/>
    </w:p>
    <w:p w:rsidR="006D6258" w:rsidRPr="00242E3C" w:rsidRDefault="006D6258" w:rsidP="005D0A28">
      <w:pPr>
        <w:spacing w:line="240" w:lineRule="auto"/>
        <w:rPr>
          <w:lang w:eastAsia="en-US"/>
        </w:rPr>
      </w:pPr>
    </w:p>
    <w:p w:rsidR="00710F58" w:rsidRPr="00242E3C" w:rsidRDefault="000273B9" w:rsidP="00710F58">
      <w:pPr>
        <w:rPr>
          <w:lang w:eastAsia="en-US"/>
        </w:rPr>
      </w:pPr>
      <w:r w:rsidRPr="00242E3C">
        <w:rPr>
          <w:lang w:eastAsia="en-US"/>
        </w:rPr>
        <w:t>En anexo 11 se observa el análisis de los estados de resultados para los años 2014, 2015 y 2016. En él, se aprecia que el 2016 ha sido el de menor utilidad y menor ratio de utilidad sobre ventas totales, debido al proceso de integración en la adquisición y el cumplimiento de los objetivos de expansión. En el anexo 12 se observa el balance general al 2016, donde lo más resaltante es que la cuenta caja y bancos representa el 61% de los activos totales, mientras que la utilidad retenida y utilidad del ejercicio juntas representan el 62% del total de pasivo y patrimonio neto. Asimismo, la razón circulante o corriente es 19,9 veces dando una posición financiera sólida.</w:t>
      </w:r>
    </w:p>
    <w:p w:rsidR="009E33DB" w:rsidRPr="00242E3C" w:rsidRDefault="009E33DB" w:rsidP="005D0A28">
      <w:pPr>
        <w:spacing w:line="240" w:lineRule="auto"/>
        <w:rPr>
          <w:lang w:eastAsia="en-US"/>
        </w:rPr>
      </w:pPr>
    </w:p>
    <w:p w:rsidR="000558B4" w:rsidRPr="00242E3C" w:rsidRDefault="009337F1" w:rsidP="00D3417E">
      <w:pPr>
        <w:spacing w:line="240" w:lineRule="auto"/>
        <w:ind w:left="340" w:hanging="340"/>
      </w:pPr>
      <w:bookmarkStart w:id="690" w:name="_Toc491614613"/>
      <w:r w:rsidRPr="00242E3C">
        <w:rPr>
          <w:b/>
        </w:rPr>
        <w:t>3.</w:t>
      </w:r>
      <w:r w:rsidRPr="00242E3C">
        <w:rPr>
          <w:b/>
        </w:rPr>
        <w:tab/>
      </w:r>
      <w:r w:rsidR="000558B4" w:rsidRPr="00242E3C">
        <w:rPr>
          <w:b/>
        </w:rPr>
        <w:t>Objetivo general</w:t>
      </w:r>
      <w:bookmarkEnd w:id="690"/>
    </w:p>
    <w:p w:rsidR="006D6258" w:rsidRPr="00242E3C" w:rsidRDefault="006D6258" w:rsidP="005D0A28">
      <w:pPr>
        <w:spacing w:line="240" w:lineRule="auto"/>
        <w:rPr>
          <w:lang w:eastAsia="en-US"/>
        </w:rPr>
      </w:pPr>
    </w:p>
    <w:p w:rsidR="005D0A28" w:rsidRPr="00242E3C" w:rsidRDefault="000273B9" w:rsidP="00413680">
      <w:pPr>
        <w:rPr>
          <w:color w:val="000000" w:themeColor="text1"/>
        </w:rPr>
      </w:pPr>
      <w:r w:rsidRPr="00242E3C">
        <w:rPr>
          <w:color w:val="000000" w:themeColor="text1"/>
        </w:rPr>
        <w:t xml:space="preserve">Es evaluar la factibilidad de los planes propuestos y, de igual manera, asegurar la rentabilidad que busca obtener Starkey Laboratories. Así pues, se ha establecido comparar un escenario en donde Starkey Perú no implementa el plan estratégico desarrollado, contra los estimados aplicando el plan. En el escenario de no aplicarlo se sigue un crecimiento orgánico de ventas estimado en 2%, 4% y 5%, para los años 2017, 2018 y 2019 respectivamente, basado en el contexto macroeconómico del Perú, datos históricos de ventas de Starkey Perú y conversaciones con directivos de Starkey Laboratories. En el escenario donde se aplica se ha estimado un crecimiento de ventas de 17%, 18% y 21% para los años 2017, 2018 y 2019, debido a las estrategias de desarrollo y penetración de mercado. El plan estratégico genera </w:t>
      </w:r>
      <w:r w:rsidR="004B6D7A" w:rsidRPr="004B6D7A">
        <w:rPr>
          <w:color w:val="000000" w:themeColor="text1"/>
          <w:highlight w:val="yellow"/>
        </w:rPr>
        <w:t>sinergias</w:t>
      </w:r>
      <w:r w:rsidRPr="00242E3C">
        <w:rPr>
          <w:color w:val="000000" w:themeColor="text1"/>
        </w:rPr>
        <w:t xml:space="preserve"> al reducir la proporción de los gastos administrativos y generales contra los ingresos.</w:t>
      </w:r>
      <w:r w:rsidR="005D0A28" w:rsidRPr="00242E3C">
        <w:rPr>
          <w:color w:val="000000" w:themeColor="text1"/>
        </w:rPr>
        <w:br w:type="page"/>
      </w:r>
    </w:p>
    <w:p w:rsidR="002D3E97" w:rsidRPr="00242E3C" w:rsidRDefault="009337F1" w:rsidP="00D3417E">
      <w:pPr>
        <w:spacing w:line="240" w:lineRule="auto"/>
        <w:ind w:left="340" w:hanging="340"/>
        <w:rPr>
          <w:b/>
        </w:rPr>
      </w:pPr>
      <w:bookmarkStart w:id="691" w:name="_Toc491614614"/>
      <w:r w:rsidRPr="00242E3C">
        <w:rPr>
          <w:b/>
        </w:rPr>
        <w:lastRenderedPageBreak/>
        <w:t>4.</w:t>
      </w:r>
      <w:r w:rsidRPr="00242E3C">
        <w:rPr>
          <w:b/>
        </w:rPr>
        <w:tab/>
      </w:r>
      <w:r w:rsidR="000558B4" w:rsidRPr="00242E3C">
        <w:rPr>
          <w:b/>
        </w:rPr>
        <w:t>Objetivos específicos</w:t>
      </w:r>
      <w:bookmarkEnd w:id="691"/>
    </w:p>
    <w:p w:rsidR="006D6258" w:rsidRPr="00242E3C" w:rsidRDefault="006D6258" w:rsidP="006D6258">
      <w:pPr>
        <w:rPr>
          <w:lang w:eastAsia="en-US"/>
        </w:rPr>
      </w:pPr>
    </w:p>
    <w:p w:rsidR="00386388" w:rsidRPr="00242E3C" w:rsidRDefault="00386388" w:rsidP="00582BAE">
      <w:pPr>
        <w:pStyle w:val="Epgrafe"/>
        <w:outlineLvl w:val="0"/>
        <w:rPr>
          <w:b w:val="0"/>
        </w:rPr>
      </w:pPr>
      <w:r w:rsidRPr="00242E3C">
        <w:rPr>
          <w:b w:val="0"/>
        </w:rPr>
        <w:t xml:space="preserve">En la </w:t>
      </w:r>
      <w:r w:rsidR="00D3417E" w:rsidRPr="00242E3C">
        <w:rPr>
          <w:b w:val="0"/>
        </w:rPr>
        <w:t>tabla 36</w:t>
      </w:r>
      <w:r w:rsidRPr="00242E3C">
        <w:rPr>
          <w:b w:val="0"/>
        </w:rPr>
        <w:t xml:space="preserve"> se observan los objetivos específicos del plan de finanzas.</w:t>
      </w:r>
    </w:p>
    <w:p w:rsidR="006D6258" w:rsidRPr="00242E3C" w:rsidRDefault="006D6258" w:rsidP="00D3417E">
      <w:pPr>
        <w:rPr>
          <w:lang w:eastAsia="en-US"/>
        </w:rPr>
      </w:pPr>
    </w:p>
    <w:p w:rsidR="00386388" w:rsidRPr="00242E3C" w:rsidRDefault="00386388" w:rsidP="00582BAE">
      <w:pPr>
        <w:pStyle w:val="Epgrafe"/>
        <w:outlineLvl w:val="0"/>
      </w:pPr>
      <w:bookmarkStart w:id="692" w:name="_Ref478715208"/>
      <w:bookmarkStart w:id="693" w:name="_Toc491614530"/>
      <w:r w:rsidRPr="00242E3C">
        <w:t xml:space="preserve">Tabla </w:t>
      </w:r>
      <w:bookmarkEnd w:id="692"/>
      <w:r w:rsidR="00D3417E" w:rsidRPr="00242E3C">
        <w:t>36</w:t>
      </w:r>
      <w:r w:rsidRPr="00242E3C">
        <w:t>. Objetivos específicos del plan de finanzas</w:t>
      </w:r>
      <w:bookmarkEnd w:id="693"/>
    </w:p>
    <w:tbl>
      <w:tblPr>
        <w:tblStyle w:val="TablaTesisnormal"/>
        <w:tblW w:w="0" w:type="auto"/>
        <w:jc w:val="center"/>
        <w:tblLook w:val="04A0" w:firstRow="1" w:lastRow="0" w:firstColumn="1" w:lastColumn="0" w:noHBand="0" w:noVBand="1"/>
      </w:tblPr>
      <w:tblGrid>
        <w:gridCol w:w="1016"/>
        <w:gridCol w:w="3692"/>
        <w:gridCol w:w="2403"/>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r>
    </w:tbl>
    <w:p w:rsidR="003523F8" w:rsidRPr="00242E3C" w:rsidRDefault="004E078D" w:rsidP="003523F8">
      <w:pPr>
        <w:pStyle w:val="Nota"/>
      </w:pPr>
      <w:r w:rsidRPr="00242E3C">
        <w:t>F</w:t>
      </w:r>
      <w:r w:rsidR="003523F8" w:rsidRPr="00242E3C">
        <w:t>uente: Elaboración propia 2017.</w:t>
      </w:r>
    </w:p>
    <w:p w:rsidR="006D6258" w:rsidRPr="00242E3C" w:rsidRDefault="006D6258" w:rsidP="003523F8">
      <w:pPr>
        <w:pStyle w:val="Nota"/>
      </w:pPr>
    </w:p>
    <w:p w:rsidR="000558B4" w:rsidRPr="00242E3C" w:rsidRDefault="009337F1" w:rsidP="00D3417E">
      <w:pPr>
        <w:spacing w:line="240" w:lineRule="auto"/>
        <w:ind w:left="340" w:hanging="340"/>
      </w:pPr>
      <w:bookmarkStart w:id="694" w:name="_Toc491614615"/>
      <w:r w:rsidRPr="00242E3C">
        <w:rPr>
          <w:b/>
        </w:rPr>
        <w:t>5.</w:t>
      </w:r>
      <w:r w:rsidRPr="00242E3C">
        <w:rPr>
          <w:b/>
        </w:rPr>
        <w:tab/>
      </w:r>
      <w:r w:rsidR="000558B4" w:rsidRPr="00242E3C">
        <w:rPr>
          <w:b/>
        </w:rPr>
        <w:t>Tasa de descuento</w:t>
      </w:r>
      <w:bookmarkEnd w:id="694"/>
      <w:r w:rsidR="000558B4" w:rsidRPr="00242E3C">
        <w:t xml:space="preserve"> </w:t>
      </w:r>
    </w:p>
    <w:p w:rsidR="006D6258" w:rsidRPr="00242E3C" w:rsidRDefault="006D6258" w:rsidP="006D6258">
      <w:pPr>
        <w:rPr>
          <w:lang w:eastAsia="en-US"/>
        </w:rPr>
      </w:pPr>
    </w:p>
    <w:p w:rsidR="00870C7C" w:rsidRPr="00242E3C" w:rsidRDefault="00CE6354" w:rsidP="00293319">
      <w:pPr>
        <w:rPr>
          <w:color w:val="000000" w:themeColor="text1"/>
        </w:rPr>
      </w:pPr>
      <w:r w:rsidRPr="00242E3C">
        <w:rPr>
          <w:color w:val="000000" w:themeColor="text1"/>
        </w:rPr>
        <w:t>Como se ha mencionado en los supuestos</w:t>
      </w:r>
      <w:r w:rsidR="005D0A28" w:rsidRPr="00242E3C">
        <w:rPr>
          <w:color w:val="000000" w:themeColor="text1"/>
        </w:rPr>
        <w:t>,</w:t>
      </w:r>
      <w:r w:rsidRPr="00242E3C">
        <w:rPr>
          <w:color w:val="000000" w:themeColor="text1"/>
        </w:rPr>
        <w:t xml:space="preserve"> Starkey Perú financiar</w:t>
      </w:r>
      <w:r w:rsidR="005D0A28" w:rsidRPr="00242E3C">
        <w:rPr>
          <w:color w:val="000000" w:themeColor="text1"/>
        </w:rPr>
        <w:t>á</w:t>
      </w:r>
      <w:r w:rsidRPr="00242E3C">
        <w:rPr>
          <w:color w:val="000000" w:themeColor="text1"/>
        </w:rPr>
        <w:t xml:space="preserve"> la implantación de las estrategias con capital propio. Así pues</w:t>
      </w:r>
      <w:r w:rsidR="005D0A28" w:rsidRPr="00242E3C">
        <w:rPr>
          <w:color w:val="000000" w:themeColor="text1"/>
        </w:rPr>
        <w:t>,</w:t>
      </w:r>
      <w:r w:rsidRPr="00242E3C">
        <w:rPr>
          <w:color w:val="000000" w:themeColor="text1"/>
        </w:rPr>
        <w:t xml:space="preserve"> s</w:t>
      </w:r>
      <w:r w:rsidR="00293319" w:rsidRPr="00242E3C">
        <w:rPr>
          <w:color w:val="000000" w:themeColor="text1"/>
        </w:rPr>
        <w:t>e utiliza</w:t>
      </w:r>
      <w:r w:rsidRPr="00242E3C">
        <w:rPr>
          <w:color w:val="000000" w:themeColor="text1"/>
        </w:rPr>
        <w:t>rá</w:t>
      </w:r>
      <w:r w:rsidR="00293319" w:rsidRPr="00242E3C">
        <w:rPr>
          <w:color w:val="000000" w:themeColor="text1"/>
        </w:rPr>
        <w:t xml:space="preserve"> la metodología del </w:t>
      </w:r>
      <w:r w:rsidR="00293319" w:rsidRPr="00242E3C">
        <w:rPr>
          <w:i/>
          <w:color w:val="000000" w:themeColor="text1"/>
        </w:rPr>
        <w:t>Capital Asset Princing Model</w:t>
      </w:r>
      <w:r w:rsidR="00293319" w:rsidRPr="00242E3C">
        <w:rPr>
          <w:color w:val="000000" w:themeColor="text1"/>
        </w:rPr>
        <w:t xml:space="preserve"> (CAPM)</w:t>
      </w:r>
      <w:r w:rsidR="00293319" w:rsidRPr="00242E3C">
        <w:rPr>
          <w:rStyle w:val="Refdenotaalpie"/>
          <w:color w:val="000000" w:themeColor="text1"/>
        </w:rPr>
        <w:footnoteReference w:id="20"/>
      </w:r>
      <w:r w:rsidR="00293319" w:rsidRPr="00242E3C">
        <w:rPr>
          <w:color w:val="000000" w:themeColor="text1"/>
        </w:rPr>
        <w:t xml:space="preserve"> para el cálculo del costo de oportunidad del capital </w:t>
      </w:r>
      <w:r w:rsidRPr="00242E3C">
        <w:rPr>
          <w:color w:val="000000" w:themeColor="text1"/>
        </w:rPr>
        <w:t xml:space="preserve">(Cok) </w:t>
      </w:r>
      <w:r w:rsidR="00293319" w:rsidRPr="00242E3C">
        <w:rPr>
          <w:color w:val="000000" w:themeColor="text1"/>
        </w:rPr>
        <w:t>de los acci</w:t>
      </w:r>
      <w:r w:rsidR="00CF6708" w:rsidRPr="00242E3C">
        <w:rPr>
          <w:color w:val="000000" w:themeColor="text1"/>
        </w:rPr>
        <w:t xml:space="preserve">onistas de Starkey (Tom, 2006). </w:t>
      </w:r>
      <w:r w:rsidR="00870C7C" w:rsidRPr="00242E3C">
        <w:rPr>
          <w:color w:val="000000" w:themeColor="text1"/>
        </w:rPr>
        <w:t xml:space="preserve">Para la estimación del costo </w:t>
      </w:r>
      <w:r w:rsidR="008C44C9" w:rsidRPr="00242E3C">
        <w:rPr>
          <w:color w:val="000000" w:themeColor="text1"/>
        </w:rPr>
        <w:t>de oportunidad de los accionistas</w:t>
      </w:r>
      <w:r w:rsidR="00CD145F" w:rsidRPr="00242E3C">
        <w:rPr>
          <w:color w:val="000000" w:themeColor="text1"/>
        </w:rPr>
        <w:t xml:space="preserve"> (Re)</w:t>
      </w:r>
      <w:r w:rsidR="008C44C9" w:rsidRPr="00242E3C">
        <w:rPr>
          <w:color w:val="000000" w:themeColor="text1"/>
        </w:rPr>
        <w:t xml:space="preserve"> utilizaremos</w:t>
      </w:r>
      <w:r w:rsidR="00275B11" w:rsidRPr="00242E3C">
        <w:rPr>
          <w:color w:val="000000" w:themeColor="text1"/>
        </w:rPr>
        <w:t xml:space="preserve"> la fórmula</w:t>
      </w:r>
      <w:r w:rsidR="00FE68F9" w:rsidRPr="00242E3C">
        <w:rPr>
          <w:color w:val="000000" w:themeColor="text1"/>
        </w:rPr>
        <w:t xml:space="preserve"> de acuerdo a Bestey y Brigham (2009)</w:t>
      </w:r>
      <w:r w:rsidR="008C44C9" w:rsidRPr="00242E3C">
        <w:rPr>
          <w:color w:val="000000" w:themeColor="text1"/>
        </w:rPr>
        <w:t>:</w:t>
      </w:r>
    </w:p>
    <w:p w:rsidR="00736AA8" w:rsidRPr="00242E3C" w:rsidRDefault="00736AA8" w:rsidP="00293319">
      <w:pPr>
        <w:rPr>
          <w:color w:val="000000" w:themeColor="text1"/>
        </w:rPr>
      </w:pPr>
    </w:p>
    <w:p w:rsidR="008C44C9" w:rsidRPr="00242E3C" w:rsidRDefault="006F7732" w:rsidP="00293319">
      <w:pPr>
        <w:rPr>
          <w:color w:val="000000" w:themeColor="text1"/>
        </w:rPr>
      </w:pPr>
      <m:oMathPara>
        <m:oMath>
          <m:sSub>
            <m:sSubPr>
              <m:ctrlPr>
                <w:ins w:id="695" w:author="Daniel Montjoy Pita" w:date="2017-10-10T08:40:00Z">
                  <w:rPr>
                    <w:rFonts w:ascii="Cambria Math" w:hAnsi="Cambria Math"/>
                    <w:i/>
                    <w:color w:val="000000" w:themeColor="text1"/>
                  </w:rPr>
                </w:ins>
              </m:ctrlPr>
            </m:sSubPr>
            <m:e>
              <m:r>
                <w:rPr>
                  <w:rFonts w:ascii="Cambria Math" w:hAnsi="Cambria Math"/>
                  <w:color w:val="000000" w:themeColor="text1"/>
                </w:rPr>
                <m:t>k</m:t>
              </m:r>
            </m:e>
            <m:sub>
              <m:r>
                <w:rPr>
                  <w:rFonts w:ascii="Cambria Math" w:hAnsi="Cambria Math"/>
                  <w:color w:val="000000" w:themeColor="text1"/>
                </w:rPr>
                <m:t>e</m:t>
              </m:r>
            </m:sub>
          </m:sSub>
          <m:r>
            <w:rPr>
              <w:rFonts w:ascii="Cambria Math" w:hAnsi="Cambria Math"/>
              <w:color w:val="000000" w:themeColor="text1"/>
            </w:rPr>
            <m:t>=</m:t>
          </m:r>
          <m:sSub>
            <m:sSubPr>
              <m:ctrlPr>
                <w:ins w:id="696" w:author="Daniel Montjoy Pita" w:date="2017-10-10T08:40:00Z">
                  <w:rPr>
                    <w:rFonts w:ascii="Cambria Math" w:hAnsi="Cambria Math"/>
                    <w:i/>
                    <w:color w:val="000000" w:themeColor="text1"/>
                  </w:rPr>
                </w:ins>
              </m:ctrlPr>
            </m:sSubPr>
            <m:e>
              <m:r>
                <w:rPr>
                  <w:rFonts w:ascii="Cambria Math" w:hAnsi="Cambria Math"/>
                  <w:color w:val="000000" w:themeColor="text1"/>
                </w:rPr>
                <m:t>R</m:t>
              </m:r>
            </m:e>
            <m:sub>
              <m:r>
                <w:rPr>
                  <w:rFonts w:ascii="Cambria Math" w:hAnsi="Cambria Math"/>
                  <w:color w:val="000000" w:themeColor="text1"/>
                </w:rPr>
                <m:t>f</m:t>
              </m:r>
            </m:sub>
          </m:sSub>
          <m:r>
            <w:rPr>
              <w:rFonts w:ascii="Cambria Math" w:hAnsi="Cambria Math"/>
              <w:color w:val="000000" w:themeColor="text1"/>
            </w:rPr>
            <m:t>+β*</m:t>
          </m:r>
          <m:d>
            <m:dPr>
              <m:ctrlPr>
                <w:ins w:id="697" w:author="Daniel Montjoy Pita" w:date="2017-10-10T08:40:00Z">
                  <w:rPr>
                    <w:rFonts w:ascii="Cambria Math" w:hAnsi="Cambria Math"/>
                    <w:i/>
                    <w:color w:val="000000" w:themeColor="text1"/>
                  </w:rPr>
                </w:ins>
              </m:ctrlPr>
            </m:dPr>
            <m:e>
              <m:sSub>
                <m:sSubPr>
                  <m:ctrlPr>
                    <w:ins w:id="698" w:author="Daniel Montjoy Pita" w:date="2017-10-10T08:40:00Z">
                      <w:rPr>
                        <w:rFonts w:ascii="Cambria Math" w:hAnsi="Cambria Math"/>
                        <w:i/>
                        <w:color w:val="000000" w:themeColor="text1"/>
                      </w:rPr>
                    </w:ins>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m:t>
              </m:r>
              <m:sSub>
                <m:sSubPr>
                  <m:ctrlPr>
                    <w:ins w:id="699" w:author="Daniel Montjoy Pita" w:date="2017-10-10T08:40:00Z">
                      <w:rPr>
                        <w:rFonts w:ascii="Cambria Math" w:hAnsi="Cambria Math"/>
                        <w:i/>
                        <w:color w:val="000000" w:themeColor="text1"/>
                      </w:rPr>
                    </w:ins>
                  </m:ctrlPr>
                </m:sSubPr>
                <m:e>
                  <m:r>
                    <w:rPr>
                      <w:rFonts w:ascii="Cambria Math" w:hAnsi="Cambria Math"/>
                      <w:color w:val="000000" w:themeColor="text1"/>
                    </w:rPr>
                    <m:t>R</m:t>
                  </m:r>
                </m:e>
                <m:sub>
                  <m:r>
                    <w:rPr>
                      <w:rFonts w:ascii="Cambria Math" w:hAnsi="Cambria Math"/>
                      <w:color w:val="000000" w:themeColor="text1"/>
                    </w:rPr>
                    <m:t>f</m:t>
                  </m:r>
                </m:sub>
              </m:sSub>
            </m:e>
          </m:d>
          <m:r>
            <w:rPr>
              <w:rFonts w:ascii="Cambria Math" w:hAnsi="Cambria Math"/>
              <w:color w:val="000000" w:themeColor="text1"/>
            </w:rPr>
            <m:t>+</m:t>
          </m:r>
          <m:sSub>
            <m:sSubPr>
              <m:ctrlPr>
                <w:ins w:id="700" w:author="Daniel Montjoy Pita" w:date="2017-10-10T08:40:00Z">
                  <w:rPr>
                    <w:rFonts w:ascii="Cambria Math" w:hAnsi="Cambria Math"/>
                    <w:i/>
                    <w:color w:val="000000" w:themeColor="text1"/>
                  </w:rPr>
                </w:ins>
              </m:ctrlPr>
            </m:sSubPr>
            <m:e>
              <m:r>
                <w:rPr>
                  <w:rFonts w:ascii="Cambria Math" w:hAnsi="Cambria Math"/>
                  <w:color w:val="000000" w:themeColor="text1"/>
                </w:rPr>
                <m:t>R</m:t>
              </m:r>
            </m:e>
            <m:sub>
              <m:r>
                <w:rPr>
                  <w:rFonts w:ascii="Cambria Math" w:hAnsi="Cambria Math"/>
                  <w:color w:val="000000" w:themeColor="text1"/>
                </w:rPr>
                <m:t>p</m:t>
              </m:r>
            </m:sub>
          </m:sSub>
        </m:oMath>
      </m:oMathPara>
    </w:p>
    <w:p w:rsidR="00CF6708" w:rsidRPr="00242E3C" w:rsidRDefault="00CF6708" w:rsidP="00293319">
      <w:pPr>
        <w:rPr>
          <w:color w:val="000000" w:themeColor="text1"/>
        </w:rPr>
      </w:pPr>
    </w:p>
    <w:p w:rsidR="00561A42" w:rsidRPr="00242E3C" w:rsidRDefault="00B34FFB" w:rsidP="00D3417E">
      <w:pPr>
        <w:pStyle w:val="Epgrafe"/>
        <w:rPr>
          <w:b w:val="0"/>
        </w:rPr>
      </w:pPr>
      <w:r w:rsidRPr="00242E3C">
        <w:rPr>
          <w:b w:val="0"/>
        </w:rPr>
        <w:t xml:space="preserve">En la </w:t>
      </w:r>
      <w:r w:rsidR="00D3417E" w:rsidRPr="00242E3C">
        <w:rPr>
          <w:b w:val="0"/>
        </w:rPr>
        <w:t xml:space="preserve">tabla </w:t>
      </w:r>
      <w:r w:rsidR="00736AA8" w:rsidRPr="00242E3C">
        <w:rPr>
          <w:b w:val="0"/>
        </w:rPr>
        <w:t>37</w:t>
      </w:r>
      <w:r w:rsidRPr="00242E3C">
        <w:rPr>
          <w:b w:val="0"/>
        </w:rPr>
        <w:t xml:space="preserve"> </w:t>
      </w:r>
      <w:r w:rsidR="00CD145F" w:rsidRPr="00242E3C">
        <w:rPr>
          <w:b w:val="0"/>
        </w:rPr>
        <w:t xml:space="preserve">se aprecia el valor </w:t>
      </w:r>
      <w:r w:rsidRPr="00242E3C">
        <w:rPr>
          <w:b w:val="0"/>
        </w:rPr>
        <w:t xml:space="preserve">del costo de oportunidad de los accionistas (Re) </w:t>
      </w:r>
      <w:r w:rsidR="00CD145F" w:rsidRPr="00242E3C">
        <w:rPr>
          <w:b w:val="0"/>
        </w:rPr>
        <w:t>calculado junto con las variables y sus valores utilizados.</w:t>
      </w:r>
      <w:bookmarkStart w:id="701" w:name="_Ref478637740"/>
    </w:p>
    <w:p w:rsidR="00D3417E" w:rsidRPr="00242E3C" w:rsidRDefault="00D3417E" w:rsidP="00D3417E">
      <w:pPr>
        <w:rPr>
          <w:lang w:eastAsia="en-US"/>
        </w:rPr>
      </w:pPr>
    </w:p>
    <w:p w:rsidR="00D3417E" w:rsidRPr="00242E3C" w:rsidRDefault="00D3417E" w:rsidP="00D3417E">
      <w:pPr>
        <w:rPr>
          <w:lang w:eastAsia="en-US"/>
        </w:rPr>
      </w:pPr>
      <w:r w:rsidRPr="00242E3C">
        <w:rPr>
          <w:lang w:eastAsia="en-US"/>
        </w:rPr>
        <w:br w:type="page"/>
      </w:r>
    </w:p>
    <w:p w:rsidR="00CD145F" w:rsidRPr="00242E3C" w:rsidRDefault="00CD145F" w:rsidP="00582BAE">
      <w:pPr>
        <w:pStyle w:val="Epgrafe"/>
        <w:outlineLvl w:val="0"/>
      </w:pPr>
      <w:bookmarkStart w:id="702" w:name="_Toc491614531"/>
      <w:r w:rsidRPr="00242E3C">
        <w:lastRenderedPageBreak/>
        <w:t xml:space="preserve">Tabla </w:t>
      </w:r>
      <w:bookmarkEnd w:id="701"/>
      <w:r w:rsidR="00D3417E" w:rsidRPr="00242E3C">
        <w:t>37</w:t>
      </w:r>
      <w:r w:rsidRPr="00242E3C">
        <w:t>. Variables financieras para el cálculo del Re</w:t>
      </w:r>
      <w:bookmarkEnd w:id="702"/>
    </w:p>
    <w:tbl>
      <w:tblPr>
        <w:tblStyle w:val="TablaTesisnormal"/>
        <w:tblW w:w="0" w:type="auto"/>
        <w:jc w:val="center"/>
        <w:tblLook w:val="04A0" w:firstRow="1" w:lastRow="0" w:firstColumn="1" w:lastColumn="0" w:noHBand="0" w:noVBand="1"/>
      </w:tblPr>
      <w:tblGrid>
        <w:gridCol w:w="3204"/>
        <w:gridCol w:w="741"/>
      </w:tblGrid>
      <w:tr w:rsidR="00CD145F" w:rsidRPr="00242E3C" w:rsidTr="00736AA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CD145F" w:rsidRPr="00242E3C" w:rsidRDefault="00CD145F" w:rsidP="00736AA8">
            <w:pPr>
              <w:pStyle w:val="Letratabla"/>
              <w:spacing w:line="240" w:lineRule="auto"/>
              <w:jc w:val="center"/>
            </w:pPr>
            <w:r w:rsidRPr="00242E3C">
              <w:t>Variables financieras</w:t>
            </w:r>
          </w:p>
        </w:tc>
        <w:tc>
          <w:tcPr>
            <w:tcW w:w="0" w:type="auto"/>
          </w:tcPr>
          <w:p w:rsidR="00CD145F" w:rsidRPr="00242E3C" w:rsidRDefault="00CD145F" w:rsidP="00736AA8">
            <w:pPr>
              <w:pStyle w:val="Letratabla"/>
              <w:spacing w:line="240" w:lineRule="auto"/>
              <w:jc w:val="center"/>
            </w:pPr>
            <w:r w:rsidRPr="00242E3C">
              <w:t>Valores</w:t>
            </w:r>
          </w:p>
        </w:tc>
      </w:tr>
      <w:tr w:rsidR="00575B8B" w:rsidRPr="00242E3C" w:rsidTr="00736AA8">
        <w:trPr>
          <w:trHeight w:val="20"/>
          <w:jc w:val="center"/>
        </w:trPr>
        <w:tc>
          <w:tcPr>
            <w:tcW w:w="0" w:type="auto"/>
            <w:vAlign w:val="center"/>
          </w:tcPr>
          <w:p w:rsidR="00575B8B" w:rsidRPr="00242E3C" w:rsidRDefault="007F0D0D" w:rsidP="00736AA8">
            <w:pPr>
              <w:pStyle w:val="Letratabla"/>
              <w:spacing w:line="240" w:lineRule="auto"/>
            </w:pPr>
            <w:r w:rsidRPr="00242E3C">
              <w:t>B (</w:t>
            </w:r>
            <w:r w:rsidR="00575B8B" w:rsidRPr="00242E3C">
              <w:t>Beta desapalancada</w:t>
            </w:r>
            <w:r w:rsidR="00D36C3B" w:rsidRPr="00242E3C">
              <w:t>)</w:t>
            </w:r>
            <w:r w:rsidR="004F6C91" w:rsidRPr="00242E3C">
              <w:t xml:space="preserve"> </w:t>
            </w:r>
            <w:r w:rsidR="00575B8B" w:rsidRPr="00242E3C">
              <w:rPr>
                <w:i/>
              </w:rPr>
              <w:t>Healthcare Products</w:t>
            </w:r>
            <w:r w:rsidR="00870C7C" w:rsidRPr="00242E3C">
              <w:rPr>
                <w:rStyle w:val="Refdenotaalpie"/>
                <w:i/>
                <w:color w:val="000000" w:themeColor="text1"/>
              </w:rPr>
              <w:footnoteReference w:id="21"/>
            </w:r>
          </w:p>
        </w:tc>
        <w:tc>
          <w:tcPr>
            <w:tcW w:w="0" w:type="auto"/>
            <w:vAlign w:val="center"/>
          </w:tcPr>
          <w:p w:rsidR="00575B8B" w:rsidRPr="00242E3C" w:rsidRDefault="00575B8B" w:rsidP="00736AA8">
            <w:pPr>
              <w:pStyle w:val="Letratabla"/>
              <w:spacing w:line="240" w:lineRule="auto"/>
              <w:jc w:val="center"/>
            </w:pPr>
            <w:r w:rsidRPr="00242E3C">
              <w:t>0</w:t>
            </w:r>
            <w:r w:rsidR="00736AA8" w:rsidRPr="00242E3C">
              <w:t>,</w:t>
            </w:r>
            <w:r w:rsidRPr="00242E3C">
              <w:t>92</w:t>
            </w:r>
          </w:p>
        </w:tc>
      </w:tr>
      <w:tr w:rsidR="003D0B09" w:rsidRPr="00242E3C" w:rsidTr="00736AA8">
        <w:trPr>
          <w:trHeight w:val="20"/>
          <w:jc w:val="center"/>
        </w:trPr>
        <w:tc>
          <w:tcPr>
            <w:tcW w:w="0" w:type="auto"/>
            <w:tcBorders>
              <w:top w:val="single" w:sz="2" w:space="0" w:color="auto"/>
            </w:tcBorders>
            <w:vAlign w:val="center"/>
          </w:tcPr>
          <w:p w:rsidR="003D0B09" w:rsidRPr="00242E3C" w:rsidRDefault="003D0B09" w:rsidP="00736AA8">
            <w:pPr>
              <w:pStyle w:val="Letratabla"/>
              <w:spacing w:line="240" w:lineRule="auto"/>
            </w:pPr>
            <w:r w:rsidRPr="00242E3C">
              <w:t>D</w:t>
            </w:r>
            <w:r w:rsidR="00CD145F" w:rsidRPr="00242E3C">
              <w:rPr>
                <w:rStyle w:val="Refdenotaalpie"/>
                <w:color w:val="000000" w:themeColor="text1"/>
              </w:rPr>
              <w:footnoteReference w:id="22"/>
            </w:r>
          </w:p>
        </w:tc>
        <w:tc>
          <w:tcPr>
            <w:tcW w:w="0" w:type="auto"/>
            <w:tcBorders>
              <w:top w:val="single" w:sz="2" w:space="0" w:color="auto"/>
            </w:tcBorders>
            <w:vAlign w:val="center"/>
          </w:tcPr>
          <w:p w:rsidR="003D0B09" w:rsidRPr="00242E3C" w:rsidRDefault="003D0B09"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D/E</w:t>
            </w:r>
            <w:r w:rsidR="00870C7C" w:rsidRPr="00242E3C">
              <w:rPr>
                <w:rStyle w:val="Refdenotaalpie"/>
                <w:color w:val="000000" w:themeColor="text1"/>
              </w:rPr>
              <w:footnoteReference w:id="23"/>
            </w:r>
          </w:p>
        </w:tc>
        <w:tc>
          <w:tcPr>
            <w:tcW w:w="0" w:type="auto"/>
            <w:vAlign w:val="center"/>
          </w:tcPr>
          <w:p w:rsidR="00575B8B" w:rsidRPr="00242E3C" w:rsidRDefault="00575B8B"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Rf</w:t>
            </w:r>
            <w:r w:rsidRPr="00242E3C">
              <w:rPr>
                <w:rStyle w:val="Refdenotaalpie"/>
                <w:color w:val="000000" w:themeColor="text1"/>
              </w:rPr>
              <w:footnoteReference w:id="24"/>
            </w:r>
          </w:p>
        </w:tc>
        <w:tc>
          <w:tcPr>
            <w:tcW w:w="0" w:type="auto"/>
            <w:vAlign w:val="center"/>
          </w:tcPr>
          <w:p w:rsidR="00575B8B" w:rsidRPr="00242E3C" w:rsidRDefault="00575B8B" w:rsidP="00736AA8">
            <w:pPr>
              <w:pStyle w:val="Letratabla"/>
              <w:spacing w:line="240" w:lineRule="auto"/>
              <w:jc w:val="center"/>
            </w:pPr>
            <w:r w:rsidRPr="00242E3C">
              <w:t>4</w:t>
            </w:r>
            <w:r w:rsidR="00736AA8" w:rsidRPr="00242E3C">
              <w:t>,</w:t>
            </w:r>
            <w:r w:rsidRPr="00242E3C">
              <w:t>58</w:t>
            </w:r>
            <w:r w:rsidR="00870C7C" w:rsidRPr="00242E3C">
              <w:t>%</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Prima de Riesgo de Mercado</w:t>
            </w:r>
            <w:r w:rsidR="00870C7C" w:rsidRPr="00242E3C">
              <w:rPr>
                <w:rStyle w:val="Refdenotaalpie"/>
                <w:color w:val="000000" w:themeColor="text1"/>
              </w:rPr>
              <w:footnoteReference w:id="25"/>
            </w:r>
          </w:p>
        </w:tc>
        <w:tc>
          <w:tcPr>
            <w:tcW w:w="0" w:type="auto"/>
            <w:vAlign w:val="center"/>
          </w:tcPr>
          <w:p w:rsidR="00575B8B" w:rsidRPr="00242E3C" w:rsidRDefault="00870C7C" w:rsidP="00736AA8">
            <w:pPr>
              <w:pStyle w:val="Letratabla"/>
              <w:spacing w:line="240" w:lineRule="auto"/>
              <w:jc w:val="center"/>
            </w:pPr>
            <w:r w:rsidRPr="00242E3C">
              <w:t>2</w:t>
            </w:r>
            <w:r w:rsidR="00736AA8" w:rsidRPr="00242E3C">
              <w:t>,</w:t>
            </w:r>
            <w:r w:rsidRPr="00242E3C">
              <w:t>30%</w:t>
            </w:r>
          </w:p>
        </w:tc>
      </w:tr>
      <w:tr w:rsidR="00870C7C" w:rsidRPr="00242E3C" w:rsidTr="00736AA8">
        <w:trPr>
          <w:trHeight w:val="20"/>
          <w:jc w:val="center"/>
        </w:trPr>
        <w:tc>
          <w:tcPr>
            <w:tcW w:w="0" w:type="auto"/>
            <w:vAlign w:val="center"/>
          </w:tcPr>
          <w:p w:rsidR="00870C7C" w:rsidRPr="00242E3C" w:rsidRDefault="007F0D0D" w:rsidP="00736AA8">
            <w:pPr>
              <w:pStyle w:val="Letratabla"/>
              <w:spacing w:line="240" w:lineRule="auto"/>
            </w:pPr>
            <w:r w:rsidRPr="00242E3C">
              <w:t>Rp (</w:t>
            </w:r>
            <w:r w:rsidR="00870C7C" w:rsidRPr="00242E3C">
              <w:t>Riesgo país</w:t>
            </w:r>
            <w:r w:rsidR="00275B11" w:rsidRPr="00242E3C">
              <w:t>)</w:t>
            </w:r>
            <w:r w:rsidR="00870C7C" w:rsidRPr="00242E3C">
              <w:t xml:space="preserve"> </w:t>
            </w:r>
            <w:r w:rsidR="00275B11" w:rsidRPr="00242E3C">
              <w:rPr>
                <w:rStyle w:val="Refdenotaalpie"/>
                <w:color w:val="000000" w:themeColor="text1"/>
              </w:rPr>
              <w:footnoteReference w:id="26"/>
            </w:r>
          </w:p>
        </w:tc>
        <w:tc>
          <w:tcPr>
            <w:tcW w:w="0" w:type="auto"/>
            <w:vAlign w:val="center"/>
          </w:tcPr>
          <w:p w:rsidR="00870C7C" w:rsidRPr="00242E3C" w:rsidRDefault="003D0B09" w:rsidP="00736AA8">
            <w:pPr>
              <w:pStyle w:val="Letratabla"/>
              <w:spacing w:line="240" w:lineRule="auto"/>
              <w:jc w:val="center"/>
            </w:pPr>
            <w:r w:rsidRPr="00242E3C">
              <w:t>1</w:t>
            </w:r>
            <w:r w:rsidR="00736AA8" w:rsidRPr="00242E3C">
              <w:t>,</w:t>
            </w:r>
            <w:r w:rsidRPr="00242E3C">
              <w:t>82</w:t>
            </w:r>
          </w:p>
        </w:tc>
      </w:tr>
      <w:tr w:rsidR="00870C7C" w:rsidRPr="00242E3C" w:rsidTr="00736AA8">
        <w:trPr>
          <w:trHeight w:val="20"/>
          <w:jc w:val="center"/>
        </w:trPr>
        <w:tc>
          <w:tcPr>
            <w:tcW w:w="0" w:type="auto"/>
            <w:vAlign w:val="center"/>
          </w:tcPr>
          <w:p w:rsidR="00870C7C" w:rsidRPr="00242E3C" w:rsidRDefault="004F6C91" w:rsidP="00736AA8">
            <w:pPr>
              <w:pStyle w:val="Letratabla"/>
              <w:spacing w:line="240" w:lineRule="auto"/>
            </w:pPr>
            <w:r w:rsidRPr="00242E3C">
              <w:t>Re (Cok)</w:t>
            </w:r>
          </w:p>
        </w:tc>
        <w:tc>
          <w:tcPr>
            <w:tcW w:w="0" w:type="auto"/>
            <w:vAlign w:val="center"/>
          </w:tcPr>
          <w:p w:rsidR="00870C7C" w:rsidRPr="00242E3C" w:rsidRDefault="008D7BA3" w:rsidP="00736AA8">
            <w:pPr>
              <w:pStyle w:val="Letratabla"/>
              <w:spacing w:line="240" w:lineRule="auto"/>
              <w:jc w:val="center"/>
            </w:pPr>
            <w:r w:rsidRPr="00242E3C">
              <w:t>8</w:t>
            </w:r>
            <w:r w:rsidR="00736AA8" w:rsidRPr="00242E3C">
              <w:t>,</w:t>
            </w:r>
            <w:r w:rsidRPr="00242E3C">
              <w:t>52</w:t>
            </w:r>
            <w:r w:rsidR="00B967B3" w:rsidRPr="00242E3C">
              <w:t>%</w:t>
            </w:r>
          </w:p>
        </w:tc>
      </w:tr>
    </w:tbl>
    <w:p w:rsidR="004E078D" w:rsidRPr="00242E3C" w:rsidRDefault="004E078D" w:rsidP="00D3417E">
      <w:pPr>
        <w:pStyle w:val="Nota"/>
        <w:ind w:left="2268"/>
      </w:pPr>
      <w:r w:rsidRPr="00242E3C">
        <w:t>Fuente: Elaboración propia 2017.</w:t>
      </w:r>
    </w:p>
    <w:p w:rsidR="00575B8B" w:rsidRPr="00242E3C" w:rsidRDefault="00575B8B" w:rsidP="00293319">
      <w:pPr>
        <w:rPr>
          <w:color w:val="000000" w:themeColor="text1"/>
        </w:rPr>
      </w:pPr>
    </w:p>
    <w:p w:rsidR="00E80F5D" w:rsidRPr="00242E3C" w:rsidRDefault="009337F1" w:rsidP="00D3417E">
      <w:pPr>
        <w:spacing w:line="240" w:lineRule="auto"/>
        <w:ind w:left="340" w:hanging="340"/>
      </w:pPr>
      <w:bookmarkStart w:id="703" w:name="_Toc491614616"/>
      <w:r w:rsidRPr="00242E3C">
        <w:rPr>
          <w:b/>
        </w:rPr>
        <w:t>6.</w:t>
      </w:r>
      <w:r w:rsidRPr="00242E3C">
        <w:rPr>
          <w:b/>
        </w:rPr>
        <w:tab/>
      </w:r>
      <w:r w:rsidR="00E80F5D" w:rsidRPr="00242E3C">
        <w:rPr>
          <w:b/>
        </w:rPr>
        <w:t>Estrategia y evaluación financiera</w:t>
      </w:r>
      <w:bookmarkEnd w:id="703"/>
    </w:p>
    <w:p w:rsidR="00385B4D" w:rsidRPr="00242E3C" w:rsidRDefault="00385B4D" w:rsidP="00385B4D">
      <w:pPr>
        <w:rPr>
          <w:lang w:eastAsia="en-US"/>
        </w:rPr>
      </w:pPr>
    </w:p>
    <w:p w:rsidR="003523F8" w:rsidRPr="00242E3C" w:rsidRDefault="003523F8" w:rsidP="003523F8">
      <w:pPr>
        <w:rPr>
          <w:lang w:eastAsia="en-US"/>
        </w:rPr>
      </w:pPr>
      <w:r w:rsidRPr="00242E3C">
        <w:rPr>
          <w:lang w:eastAsia="en-US"/>
        </w:rPr>
        <w:t>Al implementar se obtiene</w:t>
      </w:r>
      <w:r w:rsidR="00736AA8" w:rsidRPr="00242E3C">
        <w:rPr>
          <w:lang w:eastAsia="en-US"/>
        </w:rPr>
        <w:t>n</w:t>
      </w:r>
      <w:r w:rsidRPr="00242E3C">
        <w:rPr>
          <w:lang w:eastAsia="en-US"/>
        </w:rPr>
        <w:t xml:space="preserve"> los resultados observados en la </w:t>
      </w:r>
      <w:r w:rsidR="00D3417E" w:rsidRPr="00242E3C">
        <w:rPr>
          <w:lang w:eastAsia="en-US"/>
        </w:rPr>
        <w:t>tabla 38</w:t>
      </w:r>
      <w:r w:rsidRPr="00242E3C">
        <w:rPr>
          <w:lang w:eastAsia="en-US"/>
        </w:rPr>
        <w:t xml:space="preserve"> en cada uno de los objetivos estratégicos financieros. Así pues</w:t>
      </w:r>
      <w:r w:rsidR="00736AA8" w:rsidRPr="00242E3C">
        <w:rPr>
          <w:lang w:eastAsia="en-US"/>
        </w:rPr>
        <w:t>,</w:t>
      </w:r>
      <w:r w:rsidRPr="00242E3C">
        <w:rPr>
          <w:lang w:eastAsia="en-US"/>
        </w:rPr>
        <w:t xml:space="preserve"> se observa que todos son alcanzados de acuerdo a las estimaciones realizadas.</w:t>
      </w:r>
    </w:p>
    <w:p w:rsidR="006D6258" w:rsidRPr="00242E3C" w:rsidRDefault="006D6258" w:rsidP="003523F8">
      <w:pPr>
        <w:rPr>
          <w:lang w:eastAsia="en-US"/>
        </w:rPr>
      </w:pPr>
    </w:p>
    <w:p w:rsidR="003523F8" w:rsidRPr="00242E3C" w:rsidRDefault="003523F8" w:rsidP="00582BAE">
      <w:pPr>
        <w:pStyle w:val="Epgrafe"/>
        <w:outlineLvl w:val="0"/>
      </w:pPr>
      <w:bookmarkStart w:id="704" w:name="_Ref491185191"/>
      <w:bookmarkStart w:id="705" w:name="_Toc491614532"/>
      <w:r w:rsidRPr="00242E3C">
        <w:t xml:space="preserve">Tabla </w:t>
      </w:r>
      <w:bookmarkEnd w:id="704"/>
      <w:r w:rsidR="00D3417E" w:rsidRPr="00242E3C">
        <w:t>38</w:t>
      </w:r>
      <w:r w:rsidRPr="00242E3C">
        <w:t xml:space="preserve">. Resultados obtenidos con aplicación del </w:t>
      </w:r>
      <w:r w:rsidR="009337F1" w:rsidRPr="00242E3C">
        <w:t>plan estratégico</w:t>
      </w:r>
      <w:bookmarkEnd w:id="705"/>
    </w:p>
    <w:tbl>
      <w:tblPr>
        <w:tblStyle w:val="TablaTesisnormal"/>
        <w:tblW w:w="8386" w:type="dxa"/>
        <w:jc w:val="center"/>
        <w:tblLook w:val="04A0" w:firstRow="1" w:lastRow="0" w:firstColumn="1" w:lastColumn="0" w:noHBand="0" w:noVBand="1"/>
      </w:tblPr>
      <w:tblGrid>
        <w:gridCol w:w="1016"/>
        <w:gridCol w:w="3488"/>
        <w:gridCol w:w="2274"/>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18%</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21%</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20%</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39%</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27%</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44%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47%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54%</w:t>
            </w:r>
          </w:p>
        </w:tc>
      </w:tr>
    </w:tbl>
    <w:p w:rsidR="006D6258" w:rsidRPr="00242E3C" w:rsidRDefault="003523F8" w:rsidP="00591B33">
      <w:pPr>
        <w:pStyle w:val="Nota"/>
      </w:pPr>
      <w:r w:rsidRPr="00242E3C">
        <w:t>F</w:t>
      </w:r>
      <w:r w:rsidR="00591B33" w:rsidRPr="00242E3C">
        <w:t>uente: Elaboración propia 2017.</w:t>
      </w:r>
    </w:p>
    <w:p w:rsidR="00591B33" w:rsidRPr="00242E3C" w:rsidRDefault="00591B33" w:rsidP="00591B33">
      <w:pPr>
        <w:pStyle w:val="Nota"/>
        <w:rPr>
          <w:sz w:val="22"/>
        </w:rPr>
      </w:pPr>
    </w:p>
    <w:p w:rsidR="009E3A11" w:rsidRPr="00242E3C" w:rsidRDefault="009337F1" w:rsidP="00D3417E">
      <w:pPr>
        <w:spacing w:line="240" w:lineRule="auto"/>
        <w:ind w:left="340" w:hanging="340"/>
      </w:pPr>
      <w:bookmarkStart w:id="706" w:name="_Toc491614617"/>
      <w:r w:rsidRPr="00242E3C">
        <w:rPr>
          <w:b/>
        </w:rPr>
        <w:t>6.1</w:t>
      </w:r>
      <w:r w:rsidRPr="00242E3C">
        <w:rPr>
          <w:b/>
        </w:rPr>
        <w:tab/>
      </w:r>
      <w:r w:rsidR="00591B33" w:rsidRPr="00242E3C">
        <w:rPr>
          <w:b/>
        </w:rPr>
        <w:t xml:space="preserve">Flujo de caja proyectado y </w:t>
      </w:r>
      <w:r w:rsidR="00736AA8" w:rsidRPr="00242E3C">
        <w:rPr>
          <w:b/>
        </w:rPr>
        <w:t>e</w:t>
      </w:r>
      <w:r w:rsidR="009E3A11" w:rsidRPr="00242E3C">
        <w:rPr>
          <w:b/>
        </w:rPr>
        <w:t>stado</w:t>
      </w:r>
      <w:r w:rsidR="00385B4D" w:rsidRPr="00242E3C">
        <w:rPr>
          <w:b/>
        </w:rPr>
        <w:t>s financieros</w:t>
      </w:r>
      <w:r w:rsidR="009E3A11" w:rsidRPr="00242E3C">
        <w:rPr>
          <w:b/>
        </w:rPr>
        <w:t xml:space="preserve"> proyectado</w:t>
      </w:r>
      <w:r w:rsidR="00385B4D" w:rsidRPr="00242E3C">
        <w:rPr>
          <w:b/>
        </w:rPr>
        <w:t>s</w:t>
      </w:r>
      <w:r w:rsidR="001A7F47" w:rsidRPr="00242E3C">
        <w:rPr>
          <w:b/>
        </w:rPr>
        <w:t xml:space="preserve"> </w:t>
      </w:r>
      <w:r w:rsidR="000A0C6E" w:rsidRPr="00242E3C">
        <w:rPr>
          <w:b/>
        </w:rPr>
        <w:t>aplicando</w:t>
      </w:r>
      <w:r w:rsidR="001A7F47" w:rsidRPr="00242E3C">
        <w:rPr>
          <w:b/>
        </w:rPr>
        <w:t xml:space="preserve"> </w:t>
      </w:r>
      <w:r w:rsidR="000A0C6E" w:rsidRPr="00242E3C">
        <w:rPr>
          <w:b/>
        </w:rPr>
        <w:t>el plan estratégico</w:t>
      </w:r>
      <w:bookmarkEnd w:id="706"/>
    </w:p>
    <w:p w:rsidR="006D6258" w:rsidRPr="00242E3C" w:rsidRDefault="006D6258" w:rsidP="006D6258">
      <w:pPr>
        <w:rPr>
          <w:lang w:eastAsia="en-US"/>
        </w:rPr>
      </w:pPr>
    </w:p>
    <w:p w:rsidR="009E3A11" w:rsidRPr="00242E3C" w:rsidRDefault="000273B9" w:rsidP="009E3A11">
      <w:pPr>
        <w:rPr>
          <w:lang w:eastAsia="en-US"/>
        </w:rPr>
      </w:pPr>
      <w:r w:rsidRPr="00242E3C">
        <w:rPr>
          <w:lang w:eastAsia="en-US"/>
        </w:rPr>
        <w:t xml:space="preserve">Respecto al flujo de caja proyectado, se observa la acumulación de ingresos y la alta liquidez del negocio (anexo 13). Asimismo, en el cálculo del estado de pérdidas y ganancias proyectado para los años 2017, 2018 y 2019, se aprecia el alto margen operativo del negocio y cómo este margen evoluciona soportado, en gran medida, por la disminución de los costos de venta gracias a los precios de transferencia entre compañías y el enfoque en la optimización de los gastos operativos y generales. Además, se observa el cumplimiento de los objetivos OF1, OF2 y OF3 </w:t>
      </w:r>
      <w:r w:rsidRPr="00242E3C">
        <w:rPr>
          <w:lang w:eastAsia="en-US"/>
        </w:rPr>
        <w:lastRenderedPageBreak/>
        <w:t xml:space="preserve">(anexo 14). </w:t>
      </w:r>
      <w:r w:rsidR="004B4699">
        <w:rPr>
          <w:lang w:eastAsia="en-US"/>
        </w:rPr>
        <w:t xml:space="preserve">Hay que resaltar que dentro de los gastos operativos el concepto más importante son los salarios proyectados que representan alrededor de 26% (Anexo 19). </w:t>
      </w:r>
      <w:r w:rsidR="002A1A5D" w:rsidRPr="00242E3C">
        <w:rPr>
          <w:lang w:eastAsia="en-US"/>
        </w:rPr>
        <w:t>Además, en el balance general proyectado (anexo 15) se aprecia que, a pesar de las inversiones realizadas con capital propio y de la repatriación de capital a Starkey Laboratories, la cuenta caja bancos representa un aproximado de 50% del total de activos y posee un ratio de liquidez de 50 veces promedio, con lo cual demuestra su solvencia financiera.</w:t>
      </w:r>
    </w:p>
    <w:p w:rsidR="006D6258" w:rsidRPr="00242E3C" w:rsidRDefault="006D6258" w:rsidP="009E3A11"/>
    <w:p w:rsidR="009E3A11" w:rsidRPr="00242E3C" w:rsidRDefault="009337F1" w:rsidP="00D3417E">
      <w:pPr>
        <w:spacing w:line="240" w:lineRule="auto"/>
        <w:ind w:left="340" w:hanging="340"/>
      </w:pPr>
      <w:bookmarkStart w:id="707" w:name="_Toc491614618"/>
      <w:r w:rsidRPr="00242E3C">
        <w:rPr>
          <w:b/>
        </w:rPr>
        <w:t>6.2</w:t>
      </w:r>
      <w:r w:rsidRPr="00242E3C">
        <w:rPr>
          <w:b/>
        </w:rPr>
        <w:tab/>
      </w:r>
      <w:r w:rsidR="009E3A11" w:rsidRPr="00242E3C">
        <w:rPr>
          <w:b/>
        </w:rPr>
        <w:t>Evaluación financiera</w:t>
      </w:r>
      <w:r w:rsidR="001A7F47" w:rsidRPr="00242E3C">
        <w:rPr>
          <w:b/>
        </w:rPr>
        <w:t xml:space="preserve"> aplicando </w:t>
      </w:r>
      <w:r w:rsidR="000A0C6E" w:rsidRPr="00242E3C">
        <w:rPr>
          <w:b/>
        </w:rPr>
        <w:t>el plan estratégico</w:t>
      </w:r>
      <w:bookmarkEnd w:id="707"/>
    </w:p>
    <w:p w:rsidR="006D6258" w:rsidRPr="00242E3C" w:rsidRDefault="006D6258" w:rsidP="006D6258">
      <w:pPr>
        <w:rPr>
          <w:lang w:eastAsia="en-US"/>
        </w:rPr>
      </w:pPr>
    </w:p>
    <w:p w:rsidR="009E3A11" w:rsidRPr="00242E3C" w:rsidRDefault="00023690" w:rsidP="009E3A11">
      <w:pPr>
        <w:rPr>
          <w:lang w:eastAsia="en-US"/>
        </w:rPr>
      </w:pPr>
      <w:r w:rsidRPr="00242E3C">
        <w:rPr>
          <w:lang w:eastAsia="en-US"/>
        </w:rPr>
        <w:t>En el análisis realizado, se observa que el VAN es de S/ 17.344.013,48 positivo, por lo que, sin duda, es un negocio rentable y que genera valor a los accionistas (anexo 13). Asimismo, el ROA consigue los objetivos estratégicos planteados (OF4), para los años 2017, 2018 y 2019</w:t>
      </w:r>
      <w:r w:rsidR="00DE3F2C" w:rsidRPr="00242E3C">
        <w:rPr>
          <w:lang w:eastAsia="en-US"/>
        </w:rPr>
        <w:t xml:space="preserve"> (anexo 16)</w:t>
      </w:r>
      <w:r w:rsidRPr="00242E3C">
        <w:rPr>
          <w:lang w:eastAsia="en-US"/>
        </w:rPr>
        <w:t>.</w:t>
      </w:r>
    </w:p>
    <w:p w:rsidR="000A0C6E" w:rsidRPr="00242E3C" w:rsidRDefault="000A0C6E" w:rsidP="009E3A11"/>
    <w:p w:rsidR="000A0C6E" w:rsidRPr="00242E3C" w:rsidRDefault="009337F1" w:rsidP="00D3417E">
      <w:pPr>
        <w:spacing w:line="240" w:lineRule="auto"/>
        <w:ind w:left="340" w:hanging="340"/>
      </w:pPr>
      <w:bookmarkStart w:id="708" w:name="_Toc491614619"/>
      <w:r w:rsidRPr="00242E3C">
        <w:rPr>
          <w:b/>
        </w:rPr>
        <w:t>6.3</w:t>
      </w:r>
      <w:r w:rsidRPr="00242E3C">
        <w:rPr>
          <w:b/>
        </w:rPr>
        <w:tab/>
      </w:r>
      <w:r w:rsidR="000A0C6E" w:rsidRPr="00242E3C">
        <w:rPr>
          <w:b/>
        </w:rPr>
        <w:t>Evaluación financiera aplicando la estrategia y sin aplicar la estrategia</w:t>
      </w:r>
      <w:bookmarkEnd w:id="708"/>
      <w:r w:rsidR="000A0C6E" w:rsidRPr="00242E3C">
        <w:t xml:space="preserve"> </w:t>
      </w:r>
    </w:p>
    <w:p w:rsidR="006D6258" w:rsidRPr="00242E3C" w:rsidRDefault="006D6258" w:rsidP="006D6258">
      <w:pPr>
        <w:rPr>
          <w:lang w:eastAsia="en-US"/>
        </w:rPr>
      </w:pPr>
    </w:p>
    <w:p w:rsidR="00D93CB3" w:rsidRPr="00242E3C" w:rsidRDefault="00023690" w:rsidP="00D93CB3">
      <w:pPr>
        <w:rPr>
          <w:lang w:eastAsia="en-US"/>
        </w:rPr>
      </w:pPr>
      <w:r w:rsidRPr="00242E3C">
        <w:rPr>
          <w:lang w:eastAsia="en-US"/>
        </w:rPr>
        <w:t>En el anexo 17 se observa el flujo de caja Starkey Perú sin aplicar el plan estratégico, en donde se observa un VAN positivo de S/ 12.174.844,53 el cual es menor en S/ 5.169.168,95 al escenario donde aplicamos el plan estratégico (anexo 18). Así pues, se considera que se deben aplicar las estrategias planteadas de desarrollo y penetración de mercado propuestas en el presente plan estratégico.</w:t>
      </w:r>
    </w:p>
    <w:p w:rsidR="006D6258" w:rsidRPr="00242E3C" w:rsidRDefault="006D6258" w:rsidP="00D93CB3">
      <w:pPr>
        <w:rPr>
          <w:color w:val="000000"/>
          <w:sz w:val="18"/>
          <w:szCs w:val="18"/>
        </w:rPr>
      </w:pPr>
    </w:p>
    <w:p w:rsidR="00D351AC" w:rsidRPr="00242E3C" w:rsidRDefault="009337F1" w:rsidP="00D3417E">
      <w:pPr>
        <w:spacing w:line="240" w:lineRule="auto"/>
        <w:ind w:left="340" w:hanging="340"/>
        <w:rPr>
          <w:b/>
        </w:rPr>
      </w:pPr>
      <w:bookmarkStart w:id="709" w:name="_Toc491614620"/>
      <w:r w:rsidRPr="00242E3C">
        <w:rPr>
          <w:b/>
        </w:rPr>
        <w:t>7.</w:t>
      </w:r>
      <w:r w:rsidRPr="00242E3C">
        <w:rPr>
          <w:b/>
        </w:rPr>
        <w:tab/>
      </w:r>
      <w:r w:rsidR="00D351AC" w:rsidRPr="00242E3C">
        <w:rPr>
          <w:b/>
        </w:rPr>
        <w:t>Mapa estratégico</w:t>
      </w:r>
      <w:bookmarkEnd w:id="709"/>
    </w:p>
    <w:p w:rsidR="00D3417E" w:rsidRPr="00242E3C" w:rsidRDefault="00D3417E" w:rsidP="00D3417E">
      <w:pPr>
        <w:spacing w:line="240" w:lineRule="auto"/>
        <w:ind w:left="340" w:hanging="340"/>
      </w:pPr>
    </w:p>
    <w:p w:rsidR="00D351AC" w:rsidRPr="00242E3C" w:rsidRDefault="00D351AC" w:rsidP="00D351AC">
      <w:pPr>
        <w:rPr>
          <w:lang w:eastAsia="en-US"/>
        </w:rPr>
      </w:pPr>
      <w:r w:rsidRPr="00242E3C">
        <w:rPr>
          <w:lang w:eastAsia="en-US"/>
        </w:rPr>
        <w:t xml:space="preserve">En el </w:t>
      </w:r>
      <w:r w:rsidR="009C1E99" w:rsidRPr="00242E3C">
        <w:rPr>
          <w:lang w:eastAsia="en-US"/>
        </w:rPr>
        <w:t xml:space="preserve">anexo </w:t>
      </w:r>
      <w:r w:rsidR="00295D9F">
        <w:rPr>
          <w:lang w:eastAsia="en-US"/>
        </w:rPr>
        <w:t>20</w:t>
      </w:r>
      <w:r w:rsidRPr="00242E3C">
        <w:rPr>
          <w:lang w:eastAsia="en-US"/>
        </w:rPr>
        <w:t xml:space="preserve"> se presenta el </w:t>
      </w:r>
      <w:r w:rsidR="00736AA8" w:rsidRPr="00242E3C">
        <w:rPr>
          <w:lang w:eastAsia="en-US"/>
        </w:rPr>
        <w:t>m</w:t>
      </w:r>
      <w:r w:rsidRPr="00242E3C">
        <w:rPr>
          <w:lang w:eastAsia="en-US"/>
        </w:rPr>
        <w:t xml:space="preserve">apa estratégico de Starkey </w:t>
      </w:r>
      <w:r w:rsidR="00163F76" w:rsidRPr="00242E3C">
        <w:rPr>
          <w:lang w:eastAsia="en-US"/>
        </w:rPr>
        <w:t>Perú (</w:t>
      </w:r>
      <w:r w:rsidR="00163F76" w:rsidRPr="00242E3C">
        <w:t>Kaplan y Norton, 2009</w:t>
      </w:r>
      <w:r w:rsidR="00163F76" w:rsidRPr="00242E3C">
        <w:rPr>
          <w:lang w:eastAsia="en-US"/>
        </w:rPr>
        <w:t xml:space="preserve">) </w:t>
      </w:r>
      <w:r w:rsidRPr="00242E3C">
        <w:rPr>
          <w:lang w:eastAsia="en-US"/>
        </w:rPr>
        <w:t xml:space="preserve">que ha sido elaborado en función a los objetivos estratégicos y específicos de cada </w:t>
      </w:r>
      <w:r w:rsidR="00061596" w:rsidRPr="00242E3C">
        <w:rPr>
          <w:lang w:eastAsia="en-US"/>
        </w:rPr>
        <w:t>uno de los planes</w:t>
      </w:r>
      <w:r w:rsidR="00833E1C" w:rsidRPr="00242E3C">
        <w:rPr>
          <w:lang w:eastAsia="en-US"/>
        </w:rPr>
        <w:t>.</w:t>
      </w:r>
      <w:r w:rsidR="00061596" w:rsidRPr="00242E3C">
        <w:rPr>
          <w:lang w:eastAsia="en-US"/>
        </w:rPr>
        <w:t xml:space="preserve"> El plan de responsabilidad social es de suma importan</w:t>
      </w:r>
      <w:r w:rsidR="0026120C" w:rsidRPr="00242E3C">
        <w:rPr>
          <w:lang w:eastAsia="en-US"/>
        </w:rPr>
        <w:t>cia</w:t>
      </w:r>
      <w:r w:rsidR="00061596" w:rsidRPr="00242E3C">
        <w:rPr>
          <w:lang w:eastAsia="en-US"/>
        </w:rPr>
        <w:t xml:space="preserve"> para que nuestros objetivos financieros sean sostenibles. </w:t>
      </w:r>
      <w:r w:rsidR="005D1C71" w:rsidRPr="00242E3C">
        <w:rPr>
          <w:lang w:eastAsia="en-US"/>
        </w:rPr>
        <w:t>As</w:t>
      </w:r>
      <w:r w:rsidR="00AF2BC3" w:rsidRPr="00242E3C">
        <w:rPr>
          <w:lang w:eastAsia="en-US"/>
        </w:rPr>
        <w:t>i</w:t>
      </w:r>
      <w:r w:rsidR="005D1C71" w:rsidRPr="00242E3C">
        <w:rPr>
          <w:lang w:eastAsia="en-US"/>
        </w:rPr>
        <w:t>mismo, los objetivos estratégicos y específicos, junto con los roles asignados</w:t>
      </w:r>
      <w:r w:rsidR="0026120C" w:rsidRPr="00242E3C">
        <w:rPr>
          <w:lang w:eastAsia="en-US"/>
        </w:rPr>
        <w:t>,</w:t>
      </w:r>
      <w:r w:rsidR="005D1C71" w:rsidRPr="00242E3C">
        <w:rPr>
          <w:lang w:eastAsia="en-US"/>
        </w:rPr>
        <w:t xml:space="preserve"> nos servirán para el control en la ejecución de la estrategia.</w:t>
      </w:r>
    </w:p>
    <w:p w:rsidR="00D43B93" w:rsidRPr="00242E3C" w:rsidRDefault="00D43B93">
      <w:pPr>
        <w:spacing w:after="160" w:line="259" w:lineRule="auto"/>
        <w:jc w:val="left"/>
        <w:rPr>
          <w:lang w:eastAsia="en-US"/>
        </w:rPr>
      </w:pPr>
      <w:r w:rsidRPr="00242E3C">
        <w:rPr>
          <w:lang w:eastAsia="en-US"/>
        </w:rPr>
        <w:br w:type="page"/>
      </w:r>
    </w:p>
    <w:p w:rsidR="001D23EC" w:rsidRPr="00242E3C" w:rsidRDefault="00E63F03" w:rsidP="00582BAE">
      <w:pPr>
        <w:spacing w:line="240" w:lineRule="auto"/>
        <w:outlineLvl w:val="0"/>
      </w:pPr>
      <w:bookmarkStart w:id="710" w:name="_Toc491614621"/>
      <w:r w:rsidRPr="00242E3C">
        <w:rPr>
          <w:b/>
        </w:rPr>
        <w:lastRenderedPageBreak/>
        <w:t>Conclusiones y recomendaciones</w:t>
      </w:r>
      <w:bookmarkEnd w:id="710"/>
    </w:p>
    <w:p w:rsidR="006D6258" w:rsidRPr="00242E3C" w:rsidRDefault="006D6258" w:rsidP="006D6258"/>
    <w:p w:rsidR="00593CDF" w:rsidRPr="00242E3C" w:rsidRDefault="009C1E99" w:rsidP="009C1E99">
      <w:pPr>
        <w:spacing w:line="240" w:lineRule="auto"/>
        <w:ind w:left="340" w:hanging="340"/>
      </w:pPr>
      <w:bookmarkStart w:id="711" w:name="_Toc491614622"/>
      <w:r w:rsidRPr="00242E3C">
        <w:rPr>
          <w:b/>
        </w:rPr>
        <w:t>1.</w:t>
      </w:r>
      <w:r w:rsidRPr="00242E3C">
        <w:rPr>
          <w:b/>
        </w:rPr>
        <w:tab/>
      </w:r>
      <w:r w:rsidR="00593CDF" w:rsidRPr="00242E3C">
        <w:rPr>
          <w:b/>
        </w:rPr>
        <w:t>Conclusiones</w:t>
      </w:r>
      <w:bookmarkEnd w:id="711"/>
    </w:p>
    <w:p w:rsidR="00CF6708" w:rsidRPr="00242E3C" w:rsidRDefault="00CF6708" w:rsidP="00B62DA9">
      <w:pPr>
        <w:spacing w:line="240" w:lineRule="auto"/>
        <w:rPr>
          <w:lang w:eastAsia="en-US"/>
        </w:rPr>
      </w:pPr>
    </w:p>
    <w:p w:rsidR="00593CDF" w:rsidRPr="00242E3C" w:rsidRDefault="008905C3" w:rsidP="00A0325B">
      <w:pPr>
        <w:pStyle w:val="Prrafodelista"/>
        <w:numPr>
          <w:ilvl w:val="0"/>
          <w:numId w:val="12"/>
        </w:numPr>
        <w:spacing w:after="0"/>
        <w:ind w:left="340" w:hanging="340"/>
      </w:pPr>
      <w:r w:rsidRPr="00242E3C">
        <w:t>De acuerdo al análisis de los factores externos</w:t>
      </w:r>
      <w:r w:rsidR="00673F2F" w:rsidRPr="00242E3C">
        <w:t>,</w:t>
      </w:r>
      <w:r w:rsidRPr="00242E3C">
        <w:t xml:space="preserve"> se observa un entorno favorable</w:t>
      </w:r>
      <w:r w:rsidR="0071691B" w:rsidRPr="00242E3C">
        <w:t xml:space="preserve"> para la industria de los audífonos médicos en el Perú</w:t>
      </w:r>
      <w:r w:rsidRPr="00242E3C">
        <w:t xml:space="preserve">, </w:t>
      </w:r>
      <w:r w:rsidR="00905002" w:rsidRPr="00242E3C">
        <w:t>pues</w:t>
      </w:r>
      <w:r w:rsidRPr="00242E3C">
        <w:t xml:space="preserve"> existen oportunidades reflejadas en el aumento de tratados del libre comercio y el mejoramiento de la capacidad adquisitiva </w:t>
      </w:r>
      <w:r w:rsidR="0071691B" w:rsidRPr="00242E3C">
        <w:t>y niveles socioeconómico de la población</w:t>
      </w:r>
      <w:r w:rsidR="007658A0" w:rsidRPr="00242E3C">
        <w:t>.</w:t>
      </w:r>
    </w:p>
    <w:p w:rsidR="0071691B" w:rsidRPr="00242E3C" w:rsidRDefault="000E53CE" w:rsidP="00A0325B">
      <w:pPr>
        <w:pStyle w:val="Prrafodelista"/>
        <w:numPr>
          <w:ilvl w:val="0"/>
          <w:numId w:val="12"/>
        </w:numPr>
        <w:spacing w:after="0"/>
        <w:ind w:left="340" w:hanging="340"/>
      </w:pPr>
      <w:r w:rsidRPr="00242E3C">
        <w:t xml:space="preserve">A pesar que se observa un decrecimiento en </w:t>
      </w:r>
      <w:r w:rsidR="00B62DA9" w:rsidRPr="00242E3C">
        <w:t xml:space="preserve">la cantidad </w:t>
      </w:r>
      <w:r w:rsidRPr="00242E3C">
        <w:t xml:space="preserve">promedio </w:t>
      </w:r>
      <w:r w:rsidR="007658A0" w:rsidRPr="00242E3C">
        <w:t>de audífonos importados en los años 2016, 2015 y 2014</w:t>
      </w:r>
      <w:r w:rsidRPr="00242E3C">
        <w:t>, l</w:t>
      </w:r>
      <w:r w:rsidR="0071691B" w:rsidRPr="00242E3C">
        <w:t xml:space="preserve">a industria de los audífonos médicos en el Perú presenta un </w:t>
      </w:r>
      <w:r w:rsidR="00163A60" w:rsidRPr="00242E3C">
        <w:t>interesante</w:t>
      </w:r>
      <w:r w:rsidR="0071691B" w:rsidRPr="00242E3C">
        <w:t xml:space="preserve"> mercado potencial</w:t>
      </w:r>
      <w:r w:rsidR="00B62DA9" w:rsidRPr="00242E3C">
        <w:t>,</w:t>
      </w:r>
      <w:r w:rsidR="0071691B" w:rsidRPr="00242E3C">
        <w:t xml:space="preserve"> pues solo el 5% de las 532</w:t>
      </w:r>
      <w:r w:rsidR="00B62DA9" w:rsidRPr="00242E3C">
        <w:t>.</w:t>
      </w:r>
      <w:r w:rsidR="0071691B" w:rsidRPr="00242E3C">
        <w:t>209 personas con discapacidad auditiva los utiliza. Los principales retos son disminuir su barrera de adquisición</w:t>
      </w:r>
      <w:r w:rsidR="0073775C" w:rsidRPr="00242E3C">
        <w:t xml:space="preserve"> y mantenimiento</w:t>
      </w:r>
      <w:r w:rsidR="00B62DA9" w:rsidRPr="00242E3C">
        <w:t>,</w:t>
      </w:r>
      <w:r w:rsidR="0071691B" w:rsidRPr="00242E3C">
        <w:t xml:space="preserve"> donde destaca</w:t>
      </w:r>
      <w:r w:rsidR="0073775C" w:rsidRPr="00242E3C">
        <w:t>n</w:t>
      </w:r>
      <w:r w:rsidR="0071691B" w:rsidRPr="00242E3C">
        <w:t xml:space="preserve"> el elevado precio de </w:t>
      </w:r>
      <w:r w:rsidR="0073775C" w:rsidRPr="00242E3C">
        <w:t xml:space="preserve">venta de </w:t>
      </w:r>
      <w:r w:rsidR="0071691B" w:rsidRPr="00242E3C">
        <w:t xml:space="preserve">los audífonos </w:t>
      </w:r>
      <w:r w:rsidR="0073775C" w:rsidRPr="00242E3C">
        <w:t>y su alto consumo de baterías, que requieren un constante cambio cada 22 días</w:t>
      </w:r>
      <w:r w:rsidR="00B62DA9" w:rsidRPr="00242E3C">
        <w:t>,</w:t>
      </w:r>
      <w:r w:rsidR="0073775C" w:rsidRPr="00242E3C">
        <w:t xml:space="preserve"> en promedio.</w:t>
      </w:r>
    </w:p>
    <w:p w:rsidR="00D65620" w:rsidRPr="00242E3C" w:rsidRDefault="00CB2AA7" w:rsidP="00A0325B">
      <w:pPr>
        <w:pStyle w:val="Prrafodelista"/>
        <w:numPr>
          <w:ilvl w:val="0"/>
          <w:numId w:val="12"/>
        </w:numPr>
        <w:spacing w:after="0"/>
        <w:ind w:left="340" w:hanging="340"/>
      </w:pPr>
      <w:r w:rsidRPr="00242E3C">
        <w:t>Dentro de los principales factores críticos de éxito</w:t>
      </w:r>
      <w:r w:rsidR="00B62DA9" w:rsidRPr="00242E3C">
        <w:t>,</w:t>
      </w:r>
      <w:r w:rsidRPr="00242E3C">
        <w:t xml:space="preserve"> se han determinado</w:t>
      </w:r>
      <w:r w:rsidR="00B62DA9" w:rsidRPr="00242E3C">
        <w:t>:</w:t>
      </w:r>
      <w:r w:rsidRPr="00242E3C">
        <w:t xml:space="preserve"> el costo de venta de los audífonos</w:t>
      </w:r>
      <w:r w:rsidR="00B62DA9" w:rsidRPr="00242E3C">
        <w:t>;</w:t>
      </w:r>
      <w:r w:rsidRPr="00242E3C">
        <w:t xml:space="preserve"> el servicio de adaptación del audífono a los requerimientos auditivos de los clientes</w:t>
      </w:r>
      <w:r w:rsidR="00B62DA9" w:rsidRPr="00242E3C">
        <w:t>;</w:t>
      </w:r>
      <w:r w:rsidRPr="00242E3C">
        <w:t xml:space="preserve"> el servicio de atención</w:t>
      </w:r>
      <w:r w:rsidR="00B62DA9" w:rsidRPr="00242E3C">
        <w:t>,</w:t>
      </w:r>
      <w:r w:rsidRPr="00242E3C">
        <w:t xml:space="preserve"> y el producto final de última tecnología con altos estándares estéticos y variedad de precios. De ahí pues, que </w:t>
      </w:r>
      <w:r w:rsidR="00A36D6A" w:rsidRPr="00242E3C">
        <w:t xml:space="preserve">la marca Tecnología Auditiva Americana de </w:t>
      </w:r>
      <w:r w:rsidRPr="00242E3C">
        <w:t xml:space="preserve">Starkey Perú busque posicionarse como </w:t>
      </w:r>
      <w:r w:rsidR="00A36D6A" w:rsidRPr="00242E3C">
        <w:t>una empresa líder en servicio y tecnolog</w:t>
      </w:r>
      <w:r w:rsidR="000E53CE" w:rsidRPr="00242E3C">
        <w:t xml:space="preserve">ía </w:t>
      </w:r>
      <w:r w:rsidR="00B62DA9" w:rsidRPr="00242E3C">
        <w:t>e</w:t>
      </w:r>
      <w:r w:rsidR="000E53CE" w:rsidRPr="00242E3C">
        <w:t xml:space="preserve">n el </w:t>
      </w:r>
      <w:r w:rsidR="00B62DA9" w:rsidRPr="00242E3C">
        <w:t>Perú</w:t>
      </w:r>
      <w:r w:rsidR="000E53CE" w:rsidRPr="00242E3C">
        <w:t>.</w:t>
      </w:r>
    </w:p>
    <w:p w:rsidR="006D6258" w:rsidRPr="00242E3C" w:rsidRDefault="009558E7" w:rsidP="00A0325B">
      <w:pPr>
        <w:pStyle w:val="Prrafodelista"/>
        <w:numPr>
          <w:ilvl w:val="0"/>
          <w:numId w:val="12"/>
        </w:numPr>
        <w:spacing w:after="0"/>
        <w:ind w:left="340" w:hanging="340"/>
      </w:pPr>
      <w:r w:rsidRPr="00242E3C">
        <w:t>Las estrategias de marketing alineadas a las estrategias genéricas de penetración y desarrollo de mercado, así como a los objetivos estratégicos, se enfocan en el posicionamiento de la marca Tecnología Auditiva Americana, en acciones para incrementar el volumen de ventas y desarrollar mercados en provincias</w:t>
      </w:r>
      <w:r w:rsidR="0095121C" w:rsidRPr="00242E3C">
        <w:t xml:space="preserve"> por medio de </w:t>
      </w:r>
      <w:r w:rsidR="000A0C6E" w:rsidRPr="00242E3C">
        <w:t>socios estratégicos</w:t>
      </w:r>
      <w:r w:rsidRPr="00242E3C">
        <w:t>.</w:t>
      </w:r>
      <w:r w:rsidR="00373922" w:rsidRPr="00242E3C">
        <w:t xml:space="preserve"> As</w:t>
      </w:r>
      <w:r w:rsidR="00B62DA9" w:rsidRPr="00242E3C">
        <w:t>i</w:t>
      </w:r>
      <w:r w:rsidR="00373922" w:rsidRPr="00242E3C">
        <w:t>mismo, l</w:t>
      </w:r>
      <w:r w:rsidRPr="00242E3C">
        <w:t>a estrategia para determinar el mercado meta es el</w:t>
      </w:r>
      <w:r w:rsidRPr="00242E3C">
        <w:rPr>
          <w:i/>
        </w:rPr>
        <w:t xml:space="preserve"> </w:t>
      </w:r>
      <w:r w:rsidRPr="00242E3C">
        <w:t>marketing concentrado o de nicho</w:t>
      </w:r>
      <w:r w:rsidR="00B62DA9" w:rsidRPr="00242E3C">
        <w:t>, en tanto que</w:t>
      </w:r>
      <w:r w:rsidRPr="00242E3C">
        <w:t xml:space="preserve"> el público objetivo seleccionado son las personas que viven en Lima, Arequipa, La Libertad y Piura de los NSE A y B que tengan deficie</w:t>
      </w:r>
      <w:r w:rsidR="00B62DA9" w:rsidRPr="00242E3C">
        <w:t>ncia auditiva.</w:t>
      </w:r>
    </w:p>
    <w:p w:rsidR="006D6258" w:rsidRPr="00242E3C" w:rsidRDefault="00772431" w:rsidP="00A0325B">
      <w:pPr>
        <w:pStyle w:val="Prrafodelista"/>
        <w:numPr>
          <w:ilvl w:val="0"/>
          <w:numId w:val="12"/>
        </w:numPr>
        <w:spacing w:after="0"/>
        <w:ind w:left="340" w:hanging="340"/>
      </w:pPr>
      <w:r w:rsidRPr="00242E3C">
        <w:t xml:space="preserve">Las estrategias de operaciones se alinean con la intención de la casa matriz de encontrar y explotar las sinergias resultantes de la compra de Tecnología Auditiva Americana capturando valor del mercado y accediendo a los márgenes de un negocio </w:t>
      </w:r>
      <w:r w:rsidRPr="00242E3C">
        <w:rPr>
          <w:i/>
        </w:rPr>
        <w:t>retail.</w:t>
      </w:r>
      <w:r w:rsidRPr="00242E3C">
        <w:t xml:space="preserve"> Para este fin</w:t>
      </w:r>
      <w:r w:rsidR="00B62DA9" w:rsidRPr="00242E3C">
        <w:t>,</w:t>
      </w:r>
      <w:r w:rsidRPr="00242E3C">
        <w:t xml:space="preserve"> es necesario enfocar los esfuerzos locales en la función principal de venta y apalancarse en los recursos disponibles de la matriz sobre todo a nivel de </w:t>
      </w:r>
      <w:r w:rsidRPr="00242E3C">
        <w:rPr>
          <w:i/>
        </w:rPr>
        <w:t>back office</w:t>
      </w:r>
      <w:r w:rsidRPr="00242E3C">
        <w:t>.</w:t>
      </w:r>
    </w:p>
    <w:p w:rsidR="00D1760A" w:rsidRPr="00242E3C" w:rsidRDefault="00772431" w:rsidP="00A0325B">
      <w:pPr>
        <w:pStyle w:val="Prrafodelista"/>
        <w:numPr>
          <w:ilvl w:val="0"/>
          <w:numId w:val="12"/>
        </w:numPr>
        <w:spacing w:after="0"/>
        <w:ind w:left="340" w:hanging="340"/>
      </w:pPr>
      <w:r w:rsidRPr="00242E3C">
        <w:t>El negocio genera importantes flujos de dinero los cuales son</w:t>
      </w:r>
      <w:r w:rsidR="00B62DA9" w:rsidRPr="00242E3C">
        <w:t>,</w:t>
      </w:r>
      <w:r w:rsidRPr="00242E3C">
        <w:t xml:space="preserve"> sobre todo</w:t>
      </w:r>
      <w:r w:rsidR="00B62DA9" w:rsidRPr="00242E3C">
        <w:t>,</w:t>
      </w:r>
      <w:r w:rsidRPr="00242E3C">
        <w:t xml:space="preserve"> el resultado </w:t>
      </w:r>
      <w:r w:rsidR="00660DAC" w:rsidRPr="00242E3C">
        <w:t>del</w:t>
      </w:r>
      <w:r w:rsidRPr="00242E3C">
        <w:t xml:space="preserve"> incremento de las ventas, disminución de costos de adquisición y optimización de gastos operacionales. Debido a que la empresa mantiene una política de cobro </w:t>
      </w:r>
      <w:r w:rsidR="00B62DA9" w:rsidRPr="00242E3C">
        <w:t>en dólares</w:t>
      </w:r>
      <w:r w:rsidRPr="00242E3C">
        <w:t xml:space="preserve"> esto la protege de fluctuaciones cambiarias y se alinea con las estrategias de marketing.</w:t>
      </w:r>
      <w:r w:rsidR="00373922" w:rsidRPr="00242E3C">
        <w:t xml:space="preserve"> As</w:t>
      </w:r>
      <w:r w:rsidR="00B62DA9" w:rsidRPr="00242E3C">
        <w:t>i</w:t>
      </w:r>
      <w:r w:rsidR="00373922" w:rsidRPr="00242E3C">
        <w:t xml:space="preserve">mismo, </w:t>
      </w:r>
      <w:r w:rsidR="00373922" w:rsidRPr="00242E3C">
        <w:lastRenderedPageBreak/>
        <w:t>l</w:t>
      </w:r>
      <w:r w:rsidRPr="00242E3C">
        <w:t xml:space="preserve">a acumulación de ingresos y la liquidez le permite a la empresa asumir inversiones de capital, en su mayoría enfocadas en apertura de nuevos puntos de venta y mejoras en los actuales, sin necesidad de financiamiento de terceros. </w:t>
      </w:r>
    </w:p>
    <w:p w:rsidR="00D1760A" w:rsidRPr="00242E3C" w:rsidRDefault="00E40374" w:rsidP="00A0325B">
      <w:pPr>
        <w:pStyle w:val="Prrafodelista"/>
        <w:numPr>
          <w:ilvl w:val="0"/>
          <w:numId w:val="12"/>
        </w:numPr>
        <w:spacing w:after="0"/>
        <w:ind w:left="340" w:hanging="340"/>
      </w:pPr>
      <w:r w:rsidRPr="00242E3C">
        <w:t xml:space="preserve">A partir del análisis </w:t>
      </w:r>
      <w:r w:rsidR="00D1760A" w:rsidRPr="00242E3C">
        <w:t xml:space="preserve">diferencial </w:t>
      </w:r>
      <w:r w:rsidRPr="00242E3C">
        <w:t>del VAN</w:t>
      </w:r>
      <w:r w:rsidR="00374368" w:rsidRPr="00242E3C">
        <w:t>,</w:t>
      </w:r>
      <w:r w:rsidRPr="00242E3C">
        <w:t xml:space="preserve"> entre el flujo de efectivo proyectado aplicando la estrategia planteada y el flujo de efectivo proyectado sin estrategia (</w:t>
      </w:r>
      <w:r w:rsidR="00B62DA9" w:rsidRPr="00242E3C">
        <w:t>anexo 18</w:t>
      </w:r>
      <w:r w:rsidRPr="00242E3C">
        <w:t xml:space="preserve">) </w:t>
      </w:r>
      <w:r w:rsidR="00D1760A" w:rsidRPr="00242E3C">
        <w:t>se determina que se debe aplicar la estrategia</w:t>
      </w:r>
      <w:r w:rsidR="009B50DD" w:rsidRPr="00242E3C">
        <w:t>,</w:t>
      </w:r>
      <w:r w:rsidR="00D1760A" w:rsidRPr="00242E3C">
        <w:t xml:space="preserve"> pues los indicadores financieros </w:t>
      </w:r>
      <w:r w:rsidR="009B50DD" w:rsidRPr="00242E3C">
        <w:t>y</w:t>
      </w:r>
      <w:r w:rsidR="00D1760A" w:rsidRPr="00242E3C">
        <w:t xml:space="preserve"> las utilidades netas son mayores. As</w:t>
      </w:r>
      <w:r w:rsidR="009B50DD" w:rsidRPr="00242E3C">
        <w:t>i</w:t>
      </w:r>
      <w:r w:rsidR="00D1760A" w:rsidRPr="00242E3C">
        <w:t xml:space="preserve">mismo, </w:t>
      </w:r>
      <w:r w:rsidR="009B50DD" w:rsidRPr="00242E3C">
        <w:t>a</w:t>
      </w:r>
      <w:r w:rsidR="00D1760A" w:rsidRPr="00242E3C">
        <w:t xml:space="preserve"> medida que el horizonte de tiempo se hace más largo, la diferencia entre los flujos generados entre ambos escenarios se hace más grande. </w:t>
      </w:r>
      <w:r w:rsidR="009B50DD" w:rsidRPr="00242E3C">
        <w:t xml:space="preserve">Ello indica claramente </w:t>
      </w:r>
      <w:r w:rsidR="00D1760A" w:rsidRPr="00242E3C">
        <w:t>que a mediano y largo plazo la estrategia planteada genera</w:t>
      </w:r>
      <w:r w:rsidR="009B50DD" w:rsidRPr="00242E3C">
        <w:t>rá</w:t>
      </w:r>
      <w:r w:rsidR="00D1760A" w:rsidRPr="00242E3C">
        <w:t xml:space="preserve"> mejores resultados.</w:t>
      </w:r>
    </w:p>
    <w:p w:rsidR="00D1760A" w:rsidRPr="00242E3C" w:rsidRDefault="00D1760A" w:rsidP="00D1760A">
      <w:pPr>
        <w:pStyle w:val="Prrafodelista"/>
        <w:spacing w:after="0"/>
        <w:ind w:left="360"/>
      </w:pPr>
    </w:p>
    <w:p w:rsidR="00593CDF" w:rsidRPr="00242E3C" w:rsidRDefault="009C1E99" w:rsidP="009C1E99">
      <w:pPr>
        <w:spacing w:line="240" w:lineRule="auto"/>
        <w:ind w:left="340" w:hanging="340"/>
      </w:pPr>
      <w:bookmarkStart w:id="712" w:name="_Toc491614623"/>
      <w:r w:rsidRPr="00242E3C">
        <w:rPr>
          <w:b/>
        </w:rPr>
        <w:t>2.</w:t>
      </w:r>
      <w:r w:rsidRPr="00242E3C">
        <w:rPr>
          <w:b/>
        </w:rPr>
        <w:tab/>
      </w:r>
      <w:r w:rsidR="00593CDF" w:rsidRPr="00242E3C">
        <w:rPr>
          <w:b/>
        </w:rPr>
        <w:t>Recomendaciones</w:t>
      </w:r>
      <w:bookmarkEnd w:id="712"/>
      <w:r w:rsidR="00593CDF" w:rsidRPr="00242E3C">
        <w:t xml:space="preserve"> </w:t>
      </w:r>
    </w:p>
    <w:p w:rsidR="006D6258" w:rsidRPr="00242E3C" w:rsidRDefault="006D6258" w:rsidP="006D6258">
      <w:pPr>
        <w:rPr>
          <w:lang w:eastAsia="en-US"/>
        </w:rPr>
      </w:pPr>
    </w:p>
    <w:p w:rsidR="006D6258" w:rsidRPr="00242E3C" w:rsidRDefault="0073775C" w:rsidP="00A0325B">
      <w:pPr>
        <w:pStyle w:val="vietastesis"/>
        <w:numPr>
          <w:ilvl w:val="0"/>
          <w:numId w:val="13"/>
        </w:numPr>
        <w:ind w:left="340" w:hanging="340"/>
      </w:pPr>
      <w:r w:rsidRPr="00242E3C">
        <w:t xml:space="preserve">Starkey Perú debe evaluar el ingreso de una nueva </w:t>
      </w:r>
      <w:r w:rsidR="000E53CE" w:rsidRPr="00242E3C">
        <w:t>gama</w:t>
      </w:r>
      <w:r w:rsidRPr="00242E3C">
        <w:t xml:space="preserve"> de audífonos que oriente su concepto a personas </w:t>
      </w:r>
      <w:r w:rsidR="000E53CE" w:rsidRPr="00242E3C">
        <w:t xml:space="preserve">de </w:t>
      </w:r>
      <w:r w:rsidR="009B50DD" w:rsidRPr="00242E3C">
        <w:t>NSE</w:t>
      </w:r>
      <w:r w:rsidR="000E53CE" w:rsidRPr="00242E3C">
        <w:t xml:space="preserve"> </w:t>
      </w:r>
      <w:r w:rsidRPr="00242E3C">
        <w:t>C. Esta nueva marca debe dar origen a una nueva unidad estratégica de negocio</w:t>
      </w:r>
      <w:r w:rsidR="009B50DD" w:rsidRPr="00242E3C">
        <w:t>,</w:t>
      </w:r>
      <w:r w:rsidRPr="00242E3C">
        <w:t xml:space="preserve"> que aproveche las sinergias con la marca Tecnología Auditiva Americana que se orienta al </w:t>
      </w:r>
      <w:r w:rsidR="009B50DD" w:rsidRPr="00242E3C">
        <w:t>NSE</w:t>
      </w:r>
      <w:r w:rsidRPr="00242E3C">
        <w:t xml:space="preserve"> A y B.</w:t>
      </w:r>
    </w:p>
    <w:p w:rsidR="006D6258" w:rsidRPr="00242E3C" w:rsidRDefault="000E53CE" w:rsidP="00A0325B">
      <w:pPr>
        <w:pStyle w:val="vietastesis"/>
        <w:numPr>
          <w:ilvl w:val="0"/>
          <w:numId w:val="13"/>
        </w:numPr>
        <w:ind w:left="340" w:hanging="340"/>
      </w:pPr>
      <w:r w:rsidRPr="00242E3C">
        <w:t xml:space="preserve">La estrategia de integración horizontal debe de ser considerada si se presenta la oportunidad de adquisición de un competidor que tenga la experiencia y el posicionamiento para atender a personas del </w:t>
      </w:r>
      <w:r w:rsidR="009B50DD" w:rsidRPr="00242E3C">
        <w:t>NSE</w:t>
      </w:r>
      <w:r w:rsidRPr="00242E3C">
        <w:t xml:space="preserve"> C.</w:t>
      </w:r>
    </w:p>
    <w:p w:rsidR="006D6258" w:rsidRPr="00242E3C" w:rsidRDefault="00772431" w:rsidP="00A0325B">
      <w:pPr>
        <w:pStyle w:val="vietastesis"/>
        <w:numPr>
          <w:ilvl w:val="0"/>
          <w:numId w:val="13"/>
        </w:numPr>
        <w:ind w:left="340" w:hanging="340"/>
      </w:pPr>
      <w:r w:rsidRPr="00242E3C">
        <w:t>Dada que la importancia de los centros audiológicos para los proveedores es muy alta, debido a que son el único canal de venta de los audífonos en el Perú, y que actualmente existe una tendencia de la industria a nivel global de realizar integraciones verticales por parte de los principales proveedores. Es vital, para Starkey Perú</w:t>
      </w:r>
      <w:r w:rsidR="009B50DD" w:rsidRPr="00242E3C">
        <w:t>,</w:t>
      </w:r>
      <w:r w:rsidRPr="00242E3C">
        <w:t xml:space="preserve"> generar una ventaja </w:t>
      </w:r>
      <w:r w:rsidR="00497666" w:rsidRPr="00242E3C">
        <w:t>competitiva</w:t>
      </w:r>
      <w:r w:rsidRPr="00242E3C">
        <w:t xml:space="preserve"> que descanse en el posicionamiento en servicios auditivos dado por personal calificado y un producto de alta tecnología, la mejora de procesos, la gestión por competencias de sus colaboradores, las actividades de responsabilidad social que busquen el triple resultado</w:t>
      </w:r>
      <w:r w:rsidR="00497666" w:rsidRPr="00242E3C">
        <w:t>: económico, social y ambiental;</w:t>
      </w:r>
      <w:r w:rsidRPr="00242E3C">
        <w:t xml:space="preserve"> y el reforzamiento de la cultura corporativa. </w:t>
      </w:r>
    </w:p>
    <w:p w:rsidR="006D6258" w:rsidRPr="00242E3C" w:rsidRDefault="00772431" w:rsidP="00A0325B">
      <w:pPr>
        <w:pStyle w:val="vietastesis"/>
        <w:numPr>
          <w:ilvl w:val="0"/>
          <w:numId w:val="13"/>
        </w:numPr>
        <w:ind w:left="340" w:hanging="340"/>
      </w:pPr>
      <w:r w:rsidRPr="00242E3C">
        <w:t>Debido a la política de la casa matriz y a la acumulación de ingresos es importante contemplar la necesidad de programar envíos periódicos de dinero a la casa matriz donde se podrá utilizar en el financiamiento de nuevos proyectos a nivel global. Para tal fin</w:t>
      </w:r>
      <w:r w:rsidR="00AF2BC3" w:rsidRPr="00242E3C">
        <w:t>,</w:t>
      </w:r>
      <w:r w:rsidRPr="00242E3C">
        <w:t xml:space="preserve"> es pertinente encontrar los mecanismos financieros que permitan lograr tal fin incurriendo en los menores gastos posibles y dentro del marco legislativo y tributario correspondiente.</w:t>
      </w:r>
    </w:p>
    <w:p w:rsidR="00E63F03" w:rsidRPr="00242E3C" w:rsidRDefault="00B3478D" w:rsidP="00023690">
      <w:pPr>
        <w:pStyle w:val="vietastesis"/>
        <w:numPr>
          <w:ilvl w:val="0"/>
          <w:numId w:val="15"/>
        </w:numPr>
        <w:ind w:left="340" w:hanging="340"/>
      </w:pPr>
      <w:r w:rsidRPr="00242E3C">
        <w:br w:type="page"/>
      </w:r>
    </w:p>
    <w:p w:rsidR="00590272" w:rsidRPr="00242E3C" w:rsidRDefault="009C1E99" w:rsidP="00582BAE">
      <w:pPr>
        <w:pStyle w:val="Ttulo1"/>
        <w:keepNext w:val="0"/>
        <w:keepLines w:val="0"/>
        <w:numPr>
          <w:ilvl w:val="0"/>
          <w:numId w:val="0"/>
        </w:numPr>
        <w:jc w:val="center"/>
      </w:pPr>
      <w:r w:rsidRPr="00242E3C">
        <w:lastRenderedPageBreak/>
        <w:t>Bibliografía</w:t>
      </w:r>
    </w:p>
    <w:p w:rsidR="0079650F" w:rsidRPr="00242E3C" w:rsidRDefault="0079650F" w:rsidP="009C1E99">
      <w:pPr>
        <w:rPr>
          <w:szCs w:val="22"/>
        </w:rPr>
      </w:pPr>
      <w:r w:rsidRPr="00242E3C">
        <w:rPr>
          <w:szCs w:val="22"/>
        </w:rPr>
        <w:t xml:space="preserve">Asociación Peruana de Empresas de Investigación de Mercados (2016). </w:t>
      </w:r>
      <w:r w:rsidR="005C6F21" w:rsidRPr="00242E3C">
        <w:rPr>
          <w:i/>
          <w:szCs w:val="22"/>
        </w:rPr>
        <w:t xml:space="preserve">Niveles </w:t>
      </w:r>
      <w:r w:rsidRPr="00242E3C">
        <w:rPr>
          <w:i/>
          <w:szCs w:val="22"/>
        </w:rPr>
        <w:t>Socioeconómicos 2016</w:t>
      </w:r>
      <w:r w:rsidRPr="00242E3C">
        <w:rPr>
          <w:szCs w:val="22"/>
        </w:rPr>
        <w:t xml:space="preserve">. </w:t>
      </w:r>
      <w:r w:rsidR="009B50DD" w:rsidRPr="00242E3C">
        <w:rPr>
          <w:szCs w:val="22"/>
        </w:rPr>
        <w:t xml:space="preserve">Perú: </w:t>
      </w:r>
      <w:r w:rsidRPr="00242E3C">
        <w:rPr>
          <w:szCs w:val="22"/>
        </w:rPr>
        <w:t>Asociación Peruana de Empresas de Investigación de Mercados.</w:t>
      </w:r>
    </w:p>
    <w:p w:rsidR="007657DA" w:rsidRPr="00242E3C" w:rsidRDefault="007657DA" w:rsidP="00FE48D6">
      <w:pPr>
        <w:spacing w:line="240" w:lineRule="auto"/>
        <w:rPr>
          <w:sz w:val="18"/>
          <w:szCs w:val="22"/>
        </w:rPr>
      </w:pPr>
    </w:p>
    <w:p w:rsidR="000752C3" w:rsidRPr="00242E3C" w:rsidRDefault="00FE68F9" w:rsidP="009C1E99">
      <w:pPr>
        <w:rPr>
          <w:szCs w:val="22"/>
        </w:rPr>
      </w:pPr>
      <w:r w:rsidRPr="00242E3C">
        <w:rPr>
          <w:szCs w:val="22"/>
        </w:rPr>
        <w:t xml:space="preserve">Bestey, S. y </w:t>
      </w:r>
      <w:r w:rsidR="000752C3" w:rsidRPr="00242E3C">
        <w:rPr>
          <w:szCs w:val="22"/>
        </w:rPr>
        <w:t xml:space="preserve">Brigham, E. (2009). </w:t>
      </w:r>
      <w:r w:rsidR="000752C3" w:rsidRPr="00242E3C">
        <w:rPr>
          <w:i/>
          <w:szCs w:val="22"/>
        </w:rPr>
        <w:t>Fundamentos de Administración Financiera</w:t>
      </w:r>
      <w:r w:rsidR="000752C3" w:rsidRPr="00242E3C">
        <w:rPr>
          <w:szCs w:val="22"/>
        </w:rPr>
        <w:t xml:space="preserve">. </w:t>
      </w:r>
      <w:r w:rsidR="00244BF5" w:rsidRPr="00242E3C">
        <w:rPr>
          <w:szCs w:val="22"/>
        </w:rPr>
        <w:t xml:space="preserve">14ª Edición. México: </w:t>
      </w:r>
      <w:r w:rsidR="007F0D0D" w:rsidRPr="00242E3C">
        <w:rPr>
          <w:szCs w:val="22"/>
        </w:rPr>
        <w:t>Cengage</w:t>
      </w:r>
      <w:r w:rsidR="000752C3" w:rsidRPr="00242E3C">
        <w:rPr>
          <w:szCs w:val="22"/>
        </w:rPr>
        <w:t xml:space="preserve"> </w:t>
      </w:r>
      <w:r w:rsidR="007F0D0D" w:rsidRPr="00242E3C">
        <w:rPr>
          <w:szCs w:val="22"/>
        </w:rPr>
        <w:t>Learning</w:t>
      </w:r>
      <w:r w:rsidR="000752C3" w:rsidRPr="00242E3C">
        <w:rPr>
          <w:szCs w:val="22"/>
        </w:rPr>
        <w:t xml:space="preserve">, </w:t>
      </w:r>
    </w:p>
    <w:p w:rsidR="007657DA" w:rsidRPr="00242E3C" w:rsidRDefault="007657DA" w:rsidP="00FE48D6">
      <w:pPr>
        <w:spacing w:line="240" w:lineRule="auto"/>
        <w:rPr>
          <w:sz w:val="18"/>
          <w:szCs w:val="22"/>
        </w:rPr>
      </w:pPr>
    </w:p>
    <w:p w:rsidR="00FD77AB" w:rsidRPr="00242E3C" w:rsidRDefault="00FD77AB" w:rsidP="009C1E99">
      <w:pPr>
        <w:rPr>
          <w:szCs w:val="22"/>
        </w:rPr>
      </w:pPr>
      <w:r w:rsidRPr="00242E3C">
        <w:rPr>
          <w:szCs w:val="22"/>
        </w:rPr>
        <w:t xml:space="preserve">Banco Central de Reserva del Perú (2016a). </w:t>
      </w:r>
      <w:r w:rsidR="007F0D0D" w:rsidRPr="00242E3C">
        <w:rPr>
          <w:i/>
          <w:szCs w:val="22"/>
        </w:rPr>
        <w:t>N.°</w:t>
      </w:r>
      <w:r w:rsidRPr="00242E3C">
        <w:rPr>
          <w:i/>
          <w:szCs w:val="22"/>
        </w:rPr>
        <w:t xml:space="preserve"> 85</w:t>
      </w:r>
      <w:r w:rsidRPr="00242E3C">
        <w:rPr>
          <w:szCs w:val="22"/>
        </w:rPr>
        <w:t xml:space="preserve">: </w:t>
      </w:r>
      <w:r w:rsidRPr="00242E3C">
        <w:rPr>
          <w:i/>
          <w:szCs w:val="22"/>
        </w:rPr>
        <w:t xml:space="preserve">Encuesta Mensual de Expectativas Macroeconómicas: noviembre 2016. </w:t>
      </w:r>
      <w:r w:rsidRPr="00242E3C">
        <w:rPr>
          <w:szCs w:val="22"/>
        </w:rPr>
        <w:t xml:space="preserve">Fecha de consulta: 09/12/2016. Disponible en </w:t>
      </w:r>
      <w:hyperlink r:id="rId51" w:history="1">
        <w:r w:rsidR="009C1E99" w:rsidRPr="00242E3C">
          <w:rPr>
            <w:rStyle w:val="Hipervnculo"/>
            <w:szCs w:val="22"/>
          </w:rPr>
          <w:t>http://www.bcrp.gob.pe/docs/Publicaciones/Notas-Estudios/2016/nota-de-estudios-85-2016.pdf</w:t>
        </w:r>
      </w:hyperlink>
    </w:p>
    <w:p w:rsidR="009C1E99" w:rsidRPr="00242E3C" w:rsidRDefault="009C1E99" w:rsidP="00FE48D6">
      <w:pPr>
        <w:spacing w:line="240" w:lineRule="auto"/>
        <w:rPr>
          <w:sz w:val="18"/>
          <w:szCs w:val="22"/>
        </w:rPr>
      </w:pPr>
    </w:p>
    <w:p w:rsidR="002B24A1" w:rsidRPr="00242E3C" w:rsidRDefault="002B24A1" w:rsidP="009C1E99">
      <w:pPr>
        <w:rPr>
          <w:szCs w:val="22"/>
        </w:rPr>
      </w:pPr>
      <w:r w:rsidRPr="00242E3C">
        <w:rPr>
          <w:szCs w:val="22"/>
        </w:rPr>
        <w:t>Banco Central de Reserva del Perú (</w:t>
      </w:r>
      <w:r w:rsidR="00985DFC" w:rsidRPr="00242E3C">
        <w:rPr>
          <w:szCs w:val="22"/>
        </w:rPr>
        <w:t>2016b</w:t>
      </w:r>
      <w:r w:rsidRPr="00242E3C">
        <w:rPr>
          <w:szCs w:val="22"/>
        </w:rPr>
        <w:t xml:space="preserve">). </w:t>
      </w:r>
      <w:r w:rsidRPr="00242E3C">
        <w:rPr>
          <w:i/>
          <w:szCs w:val="22"/>
        </w:rPr>
        <w:t xml:space="preserve"> Nota informativa del programa Monetario de noviembre del 2016.</w:t>
      </w:r>
      <w:r w:rsidRPr="00242E3C">
        <w:rPr>
          <w:szCs w:val="22"/>
        </w:rPr>
        <w:t xml:space="preserve"> Disponible en &lt; </w:t>
      </w:r>
      <w:hyperlink r:id="rId52" w:history="1">
        <w:r w:rsidR="00B76919" w:rsidRPr="00242E3C">
          <w:rPr>
            <w:rStyle w:val="Hipervnculo"/>
            <w:szCs w:val="22"/>
          </w:rPr>
          <w:t>http://www.bcrp.gob.pe/docs/Transparencia/Notas-Informativas/2016/nota-informativa-2016-11-10.pdf</w:t>
        </w:r>
      </w:hyperlink>
      <w:r w:rsidR="00B76919" w:rsidRPr="00242E3C">
        <w:rPr>
          <w:szCs w:val="22"/>
        </w:rPr>
        <w:t xml:space="preserve"> </w:t>
      </w:r>
      <w:r w:rsidRPr="00242E3C">
        <w:rPr>
          <w:szCs w:val="22"/>
        </w:rPr>
        <w:t xml:space="preserve"> &gt;</w:t>
      </w:r>
    </w:p>
    <w:p w:rsidR="007657DA" w:rsidRPr="00242E3C" w:rsidRDefault="007657DA" w:rsidP="00FE48D6">
      <w:pPr>
        <w:spacing w:line="240" w:lineRule="auto"/>
        <w:rPr>
          <w:sz w:val="18"/>
          <w:szCs w:val="22"/>
        </w:rPr>
      </w:pPr>
    </w:p>
    <w:p w:rsidR="00B41B2D" w:rsidRPr="00242E3C" w:rsidRDefault="00B41B2D" w:rsidP="009C1E99">
      <w:pPr>
        <w:rPr>
          <w:szCs w:val="22"/>
        </w:rPr>
      </w:pPr>
      <w:r w:rsidRPr="00242E3C">
        <w:rPr>
          <w:szCs w:val="22"/>
        </w:rPr>
        <w:t>Banco Central de Reserva del Perú (</w:t>
      </w:r>
      <w:r w:rsidR="00FD77AB" w:rsidRPr="00242E3C">
        <w:rPr>
          <w:szCs w:val="22"/>
        </w:rPr>
        <w:t>2016c</w:t>
      </w:r>
      <w:r w:rsidRPr="00242E3C">
        <w:rPr>
          <w:szCs w:val="22"/>
        </w:rPr>
        <w:t xml:space="preserve">).  </w:t>
      </w:r>
      <w:r w:rsidRPr="00242E3C">
        <w:rPr>
          <w:i/>
          <w:szCs w:val="22"/>
        </w:rPr>
        <w:t>Presentación Programa Monetario de noviembre de 2016</w:t>
      </w:r>
      <w:r w:rsidRPr="00242E3C">
        <w:rPr>
          <w:szCs w:val="22"/>
        </w:rPr>
        <w:t>. Fecha de consulta: 09/12/2016. Disponible en &lt;http://www.bcrp.gob.pe/</w:t>
      </w:r>
      <w:r w:rsidR="00B14697" w:rsidRPr="00242E3C">
        <w:rPr>
          <w:szCs w:val="22"/>
        </w:rPr>
        <w:t xml:space="preserve"> </w:t>
      </w:r>
      <w:r w:rsidRPr="00242E3C">
        <w:rPr>
          <w:szCs w:val="22"/>
        </w:rPr>
        <w:t>docs/Publicaciones/Presentaciones-Discursos/2016/presentacion-14-2016.pdf</w:t>
      </w:r>
      <w:r w:rsidR="007621F1" w:rsidRPr="00242E3C">
        <w:rPr>
          <w:szCs w:val="22"/>
        </w:rPr>
        <w:t xml:space="preserve"> </w:t>
      </w:r>
      <w:r w:rsidRPr="00242E3C">
        <w:rPr>
          <w:szCs w:val="22"/>
        </w:rPr>
        <w:t>&gt;</w:t>
      </w:r>
    </w:p>
    <w:p w:rsidR="007657DA" w:rsidRPr="00242E3C" w:rsidRDefault="007657DA" w:rsidP="00FE48D6">
      <w:pPr>
        <w:spacing w:line="240" w:lineRule="auto"/>
        <w:rPr>
          <w:sz w:val="18"/>
          <w:szCs w:val="22"/>
        </w:rPr>
      </w:pPr>
    </w:p>
    <w:p w:rsidR="007621F1" w:rsidRPr="00242E3C" w:rsidRDefault="007621F1" w:rsidP="009C1E99">
      <w:pPr>
        <w:rPr>
          <w:szCs w:val="22"/>
        </w:rPr>
      </w:pPr>
      <w:r w:rsidRPr="00242E3C">
        <w:rPr>
          <w:szCs w:val="22"/>
        </w:rPr>
        <w:t xml:space="preserve">Banco Central de Reserva del Perú (2016d). </w:t>
      </w:r>
      <w:r w:rsidRPr="00242E3C">
        <w:rPr>
          <w:i/>
          <w:szCs w:val="22"/>
        </w:rPr>
        <w:t xml:space="preserve">Reporte de Inflación: Panorama actual y proyecciones </w:t>
      </w:r>
      <w:r w:rsidR="007F0D0D" w:rsidRPr="00242E3C">
        <w:rPr>
          <w:i/>
          <w:szCs w:val="22"/>
        </w:rPr>
        <w:t>macroeconómicas</w:t>
      </w:r>
      <w:r w:rsidRPr="00242E3C">
        <w:rPr>
          <w:i/>
          <w:szCs w:val="22"/>
        </w:rPr>
        <w:t xml:space="preserve"> 2016-2018.</w:t>
      </w:r>
      <w:r w:rsidRPr="00242E3C">
        <w:rPr>
          <w:szCs w:val="22"/>
        </w:rPr>
        <w:t xml:space="preserve"> Fecha de consulta: 09/12/2016. Disponible en &lt;  </w:t>
      </w:r>
      <w:hyperlink r:id="rId53" w:history="1">
        <w:r w:rsidRPr="00242E3C">
          <w:rPr>
            <w:rStyle w:val="Hipervnculo"/>
            <w:szCs w:val="22"/>
          </w:rPr>
          <w:t>http://www.bcrp.gob.pe/docs/Publicaciones/Reporte-Inflacion/2016/setiembre/reporte-de-inflacion-setiembre-2016-presentacion.pdf</w:t>
        </w:r>
      </w:hyperlink>
      <w:r w:rsidRPr="00242E3C">
        <w:rPr>
          <w:szCs w:val="22"/>
        </w:rPr>
        <w:t xml:space="preserve"> &gt;</w:t>
      </w:r>
    </w:p>
    <w:p w:rsidR="007657DA" w:rsidRPr="00242E3C" w:rsidRDefault="007657DA" w:rsidP="00FE48D6">
      <w:pPr>
        <w:spacing w:line="240" w:lineRule="auto"/>
        <w:rPr>
          <w:sz w:val="18"/>
          <w:szCs w:val="22"/>
        </w:rPr>
      </w:pPr>
    </w:p>
    <w:p w:rsidR="002C3C9B" w:rsidRPr="00242E3C" w:rsidRDefault="002C3C9B" w:rsidP="009C1E99">
      <w:pPr>
        <w:rPr>
          <w:szCs w:val="22"/>
        </w:rPr>
      </w:pPr>
      <w:r w:rsidRPr="00242E3C">
        <w:rPr>
          <w:szCs w:val="22"/>
        </w:rPr>
        <w:t>Banco Central de Reserva del Perú (2017). Resumen Informativo Semanal N°5. Fecha de consulta 07/02/2017. Disponible en &lt;http://www.bcrp.gob.pe/docs/Publicaciones/Nota-Semanal</w:t>
      </w:r>
      <w:r w:rsidR="00B14697" w:rsidRPr="00242E3C">
        <w:rPr>
          <w:szCs w:val="22"/>
        </w:rPr>
        <w:t xml:space="preserve"> </w:t>
      </w:r>
      <w:r w:rsidRPr="00242E3C">
        <w:rPr>
          <w:szCs w:val="22"/>
        </w:rPr>
        <w:t>/2017/resumen-informativo-05-2017.pdf  &gt;</w:t>
      </w:r>
    </w:p>
    <w:p w:rsidR="007657DA" w:rsidRPr="00242E3C" w:rsidRDefault="007657DA" w:rsidP="00FE48D6">
      <w:pPr>
        <w:spacing w:line="240" w:lineRule="auto"/>
        <w:rPr>
          <w:sz w:val="18"/>
          <w:szCs w:val="22"/>
        </w:rPr>
      </w:pPr>
    </w:p>
    <w:p w:rsidR="00350453" w:rsidRPr="00242E3C" w:rsidRDefault="00350453" w:rsidP="009C1E99">
      <w:pPr>
        <w:rPr>
          <w:szCs w:val="22"/>
        </w:rPr>
      </w:pPr>
      <w:r w:rsidRPr="00242E3C">
        <w:rPr>
          <w:szCs w:val="22"/>
        </w:rPr>
        <w:t xml:space="preserve">Banco Interamericano de Desarrollo (2010). </w:t>
      </w:r>
      <w:r w:rsidRPr="00242E3C">
        <w:rPr>
          <w:i/>
          <w:szCs w:val="22"/>
        </w:rPr>
        <w:t xml:space="preserve">La era de la productividad. Cómo transformar las economías desde sus cimientos. </w:t>
      </w:r>
      <w:r w:rsidRPr="00242E3C">
        <w:rPr>
          <w:szCs w:val="22"/>
        </w:rPr>
        <w:t>Fecha de consulta: 20/11/2016. Disponible en: &lt;</w:t>
      </w:r>
      <w:hyperlink r:id="rId54" w:history="1">
        <w:r w:rsidRPr="00242E3C">
          <w:rPr>
            <w:rStyle w:val="Hipervnculo"/>
            <w:szCs w:val="22"/>
          </w:rPr>
          <w:t>http://www.iadb.org/research/dia/2010/files/DIA_2010_Spanish.pdf</w:t>
        </w:r>
      </w:hyperlink>
      <w:r w:rsidRPr="00242E3C">
        <w:rPr>
          <w:szCs w:val="22"/>
        </w:rPr>
        <w:t xml:space="preserve">  &gt;</w:t>
      </w:r>
    </w:p>
    <w:p w:rsidR="007657DA" w:rsidRPr="00242E3C" w:rsidRDefault="007657DA" w:rsidP="00FE48D6">
      <w:pPr>
        <w:spacing w:line="240" w:lineRule="auto"/>
        <w:rPr>
          <w:sz w:val="18"/>
          <w:szCs w:val="22"/>
        </w:rPr>
      </w:pPr>
    </w:p>
    <w:p w:rsidR="00F25D8E" w:rsidRPr="00242E3C" w:rsidRDefault="00F25D8E" w:rsidP="009C1E99">
      <w:pPr>
        <w:rPr>
          <w:szCs w:val="22"/>
          <w:lang w:val="en-US"/>
        </w:rPr>
      </w:pPr>
      <w:r w:rsidRPr="00242E3C">
        <w:rPr>
          <w:szCs w:val="22"/>
          <w:lang w:val="en-US"/>
        </w:rPr>
        <w:t xml:space="preserve">Barnett, William. </w:t>
      </w:r>
      <w:r w:rsidR="00244BF5" w:rsidRPr="00242E3C">
        <w:rPr>
          <w:szCs w:val="22"/>
          <w:lang w:val="en-US"/>
        </w:rPr>
        <w:t xml:space="preserve">(1988). </w:t>
      </w:r>
      <w:r w:rsidRPr="00242E3C">
        <w:rPr>
          <w:i/>
          <w:szCs w:val="22"/>
          <w:lang w:val="en-US"/>
        </w:rPr>
        <w:t>Four Steps to Forecast Total Market Demand</w:t>
      </w:r>
      <w:r w:rsidRPr="00242E3C">
        <w:rPr>
          <w:szCs w:val="22"/>
          <w:lang w:val="en-US"/>
        </w:rPr>
        <w:t>. Harvard Business Review Julio – Agosto de 1988.</w:t>
      </w:r>
    </w:p>
    <w:p w:rsidR="0091307F" w:rsidRPr="00242E3C" w:rsidRDefault="0091307F" w:rsidP="00FE48D6">
      <w:pPr>
        <w:spacing w:line="240" w:lineRule="auto"/>
        <w:rPr>
          <w:sz w:val="18"/>
          <w:szCs w:val="22"/>
          <w:lang w:val="en-US"/>
        </w:rPr>
      </w:pPr>
    </w:p>
    <w:p w:rsidR="00E00666" w:rsidRDefault="00E00666" w:rsidP="009C1E99">
      <w:pPr>
        <w:rPr>
          <w:ins w:id="713" w:author="Daniel Montjoy Pita" w:date="2017-10-09T13:06:00Z"/>
          <w:szCs w:val="22"/>
        </w:rPr>
      </w:pPr>
      <w:r w:rsidRPr="00242E3C">
        <w:rPr>
          <w:szCs w:val="22"/>
          <w:lang w:val="en-US"/>
        </w:rPr>
        <w:t xml:space="preserve">Barney, Jay y Hesterly, William (2012). </w:t>
      </w:r>
      <w:r w:rsidRPr="00242E3C">
        <w:rPr>
          <w:i/>
          <w:szCs w:val="22"/>
          <w:lang w:val="en-US"/>
        </w:rPr>
        <w:t>Strategic Management and Competitive Advantage</w:t>
      </w:r>
      <w:r w:rsidRPr="00242E3C">
        <w:rPr>
          <w:szCs w:val="22"/>
          <w:lang w:val="en-US"/>
        </w:rPr>
        <w:t xml:space="preserve">. </w:t>
      </w:r>
      <w:r w:rsidR="00065BC5" w:rsidRPr="00242E3C">
        <w:rPr>
          <w:szCs w:val="22"/>
        </w:rPr>
        <w:t xml:space="preserve">USA: </w:t>
      </w:r>
      <w:r w:rsidR="007F0D0D" w:rsidRPr="00242E3C">
        <w:rPr>
          <w:szCs w:val="22"/>
        </w:rPr>
        <w:t>Pearson</w:t>
      </w:r>
      <w:r w:rsidRPr="00242E3C">
        <w:rPr>
          <w:szCs w:val="22"/>
        </w:rPr>
        <w:t xml:space="preserve"> </w:t>
      </w:r>
      <w:proofErr w:type="spellStart"/>
      <w:r w:rsidRPr="00242E3C">
        <w:rPr>
          <w:szCs w:val="22"/>
        </w:rPr>
        <w:t>Education</w:t>
      </w:r>
      <w:proofErr w:type="spellEnd"/>
      <w:r w:rsidRPr="00242E3C">
        <w:rPr>
          <w:szCs w:val="22"/>
        </w:rPr>
        <w:t>.</w:t>
      </w:r>
    </w:p>
    <w:p w:rsidR="00233B52" w:rsidRDefault="00233B52" w:rsidP="009C1E99">
      <w:pPr>
        <w:rPr>
          <w:ins w:id="714" w:author="Daniel Montjoy Pita" w:date="2017-10-09T13:06:00Z"/>
          <w:szCs w:val="22"/>
        </w:rPr>
      </w:pPr>
    </w:p>
    <w:p w:rsidR="00233B52" w:rsidRPr="00242E3C" w:rsidRDefault="00233B52" w:rsidP="009C1E99">
      <w:pPr>
        <w:rPr>
          <w:szCs w:val="22"/>
        </w:rPr>
      </w:pPr>
      <w:ins w:id="715" w:author="Daniel Montjoy Pita" w:date="2017-10-09T13:06:00Z">
        <w:r>
          <w:rPr>
            <w:color w:val="000000"/>
          </w:rPr>
          <w:t xml:space="preserve">Banco </w:t>
        </w:r>
        <w:proofErr w:type="spellStart"/>
        <w:r>
          <w:rPr>
            <w:color w:val="000000"/>
          </w:rPr>
          <w:t>Bilboa</w:t>
        </w:r>
        <w:proofErr w:type="spellEnd"/>
        <w:r>
          <w:rPr>
            <w:color w:val="000000"/>
          </w:rPr>
          <w:t xml:space="preserve"> Vizcaya Argentaria (2017). </w:t>
        </w:r>
        <w:proofErr w:type="spellStart"/>
        <w:r w:rsidRPr="00233B52">
          <w:rPr>
            <w:i/>
            <w:color w:val="000000"/>
            <w:rPrChange w:id="716" w:author="Daniel Montjoy Pita" w:date="2017-10-09T13:07:00Z">
              <w:rPr>
                <w:color w:val="000000"/>
              </w:rPr>
            </w:rPrChange>
          </w:rPr>
          <w:t>Observario</w:t>
        </w:r>
        <w:proofErr w:type="spellEnd"/>
        <w:r w:rsidRPr="00233B52">
          <w:rPr>
            <w:i/>
            <w:color w:val="000000"/>
            <w:rPrChange w:id="717" w:author="Daniel Montjoy Pita" w:date="2017-10-09T13:07:00Z">
              <w:rPr>
                <w:color w:val="000000"/>
              </w:rPr>
            </w:rPrChange>
          </w:rPr>
          <w:t xml:space="preserve"> Económico Perú</w:t>
        </w:r>
      </w:ins>
      <w:ins w:id="718" w:author="Daniel Montjoy Pita" w:date="2017-10-09T13:07:00Z">
        <w:r>
          <w:rPr>
            <w:i/>
            <w:color w:val="000000"/>
          </w:rPr>
          <w:t xml:space="preserve"> 2017</w:t>
        </w:r>
      </w:ins>
      <w:ins w:id="719" w:author="Daniel Montjoy Pita" w:date="2017-10-09T13:06:00Z">
        <w:r w:rsidRPr="00233B52">
          <w:rPr>
            <w:i/>
            <w:color w:val="000000"/>
            <w:rPrChange w:id="720" w:author="Daniel Montjoy Pita" w:date="2017-10-09T13:07:00Z">
              <w:rPr>
                <w:color w:val="000000"/>
              </w:rPr>
            </w:rPrChange>
          </w:rPr>
          <w:t>.</w:t>
        </w:r>
        <w:r>
          <w:rPr>
            <w:color w:val="000000"/>
          </w:rPr>
          <w:t xml:space="preserve"> BBVA </w:t>
        </w:r>
        <w:proofErr w:type="spellStart"/>
        <w:r>
          <w:rPr>
            <w:color w:val="000000"/>
          </w:rPr>
          <w:t>Research</w:t>
        </w:r>
        <w:proofErr w:type="spellEnd"/>
        <w:r>
          <w:rPr>
            <w:color w:val="000000"/>
          </w:rPr>
          <w:t>.</w:t>
        </w:r>
      </w:ins>
    </w:p>
    <w:p w:rsidR="007657DA" w:rsidRPr="00242E3C" w:rsidRDefault="007657DA" w:rsidP="00FE48D6">
      <w:pPr>
        <w:spacing w:line="240" w:lineRule="auto"/>
        <w:rPr>
          <w:sz w:val="18"/>
          <w:szCs w:val="22"/>
        </w:rPr>
      </w:pPr>
    </w:p>
    <w:p w:rsidR="00FC6B3D" w:rsidRPr="00242E3C" w:rsidRDefault="00FC6B3D" w:rsidP="009C1E99">
      <w:pPr>
        <w:rPr>
          <w:szCs w:val="22"/>
        </w:rPr>
      </w:pPr>
      <w:r w:rsidRPr="00242E3C">
        <w:rPr>
          <w:szCs w:val="22"/>
        </w:rPr>
        <w:lastRenderedPageBreak/>
        <w:t xml:space="preserve">Consejo Nacional para la Integración de la Persona con Discapacidad (2016). </w:t>
      </w:r>
      <w:r w:rsidRPr="00242E3C">
        <w:rPr>
          <w:i/>
          <w:szCs w:val="22"/>
        </w:rPr>
        <w:t>Situación de las personas con Discapacidad Auditiva en el Perú.</w:t>
      </w:r>
      <w:r w:rsidRPr="00242E3C">
        <w:rPr>
          <w:szCs w:val="22"/>
        </w:rPr>
        <w:t xml:space="preserve"> Fecha de consulta 20/11/2016 Disponible </w:t>
      </w:r>
      <w:r w:rsidR="007F0D0D" w:rsidRPr="00242E3C">
        <w:rPr>
          <w:szCs w:val="22"/>
        </w:rPr>
        <w:t>en:</w:t>
      </w:r>
      <w:r w:rsidRPr="00242E3C">
        <w:rPr>
          <w:szCs w:val="22"/>
        </w:rPr>
        <w:t xml:space="preserve"> &lt;</w:t>
      </w:r>
      <w:hyperlink r:id="rId55" w:history="1">
        <w:r w:rsidRPr="00242E3C">
          <w:rPr>
            <w:rStyle w:val="Hipervnculo"/>
            <w:szCs w:val="22"/>
          </w:rPr>
          <w:t>http://www.conadisperu.gob.pe/observatorio/images/articulos/pdf/version_1_AuditivaJP.pdf</w:t>
        </w:r>
      </w:hyperlink>
      <w:r w:rsidRPr="00242E3C">
        <w:rPr>
          <w:szCs w:val="22"/>
        </w:rPr>
        <w:t xml:space="preserve">&gt; </w:t>
      </w:r>
    </w:p>
    <w:p w:rsidR="007657DA" w:rsidRPr="00242E3C" w:rsidRDefault="007657DA" w:rsidP="00FE48D6">
      <w:pPr>
        <w:spacing w:line="240" w:lineRule="auto"/>
        <w:rPr>
          <w:sz w:val="18"/>
          <w:szCs w:val="22"/>
        </w:rPr>
      </w:pPr>
    </w:p>
    <w:p w:rsidR="00575B8B" w:rsidRPr="00242E3C" w:rsidRDefault="004929CF" w:rsidP="009C1E99">
      <w:pPr>
        <w:rPr>
          <w:szCs w:val="22"/>
        </w:rPr>
      </w:pPr>
      <w:r w:rsidRPr="00242E3C">
        <w:rPr>
          <w:szCs w:val="22"/>
          <w:lang w:val="en-US"/>
        </w:rPr>
        <w:t>Damoraran, Aswath (2017</w:t>
      </w:r>
      <w:r w:rsidR="00575B8B" w:rsidRPr="00242E3C">
        <w:rPr>
          <w:szCs w:val="22"/>
          <w:lang w:val="en-US"/>
        </w:rPr>
        <w:t>a</w:t>
      </w:r>
      <w:r w:rsidRPr="00242E3C">
        <w:rPr>
          <w:szCs w:val="22"/>
          <w:lang w:val="en-US"/>
        </w:rPr>
        <w:t xml:space="preserve">). </w:t>
      </w:r>
      <w:r w:rsidRPr="00242E3C">
        <w:rPr>
          <w:i/>
          <w:szCs w:val="22"/>
          <w:lang w:val="en-US"/>
        </w:rPr>
        <w:t>Total Betas by Sector</w:t>
      </w:r>
      <w:r w:rsidRPr="00242E3C">
        <w:rPr>
          <w:szCs w:val="22"/>
          <w:lang w:val="en-US"/>
        </w:rPr>
        <w:t xml:space="preserve">. </w:t>
      </w:r>
      <w:r w:rsidRPr="00242E3C">
        <w:rPr>
          <w:szCs w:val="22"/>
        </w:rPr>
        <w:t xml:space="preserve">Fecha de consulta 10/03/2017. Disponible en: &lt; </w:t>
      </w:r>
      <w:hyperlink r:id="rId56" w:history="1">
        <w:r w:rsidRPr="00242E3C">
          <w:rPr>
            <w:rStyle w:val="Hipervnculo"/>
            <w:szCs w:val="22"/>
          </w:rPr>
          <w:t>http://pages.stern.nyu.edu/~adamodar/New_Home_Page/datafile/totalbeta.html</w:t>
        </w:r>
      </w:hyperlink>
      <w:r w:rsidRPr="00242E3C">
        <w:rPr>
          <w:szCs w:val="22"/>
        </w:rPr>
        <w:t>&gt;</w:t>
      </w:r>
    </w:p>
    <w:p w:rsidR="007657DA" w:rsidRPr="00242E3C" w:rsidRDefault="007657DA" w:rsidP="00FE48D6">
      <w:pPr>
        <w:spacing w:line="240" w:lineRule="auto"/>
        <w:rPr>
          <w:sz w:val="18"/>
          <w:szCs w:val="22"/>
        </w:rPr>
      </w:pPr>
    </w:p>
    <w:p w:rsidR="00575B8B" w:rsidRPr="00242E3C" w:rsidRDefault="00575B8B" w:rsidP="009C1E99">
      <w:pPr>
        <w:rPr>
          <w:szCs w:val="22"/>
        </w:rPr>
      </w:pPr>
      <w:r w:rsidRPr="00242E3C">
        <w:rPr>
          <w:szCs w:val="22"/>
          <w:lang w:val="en-US"/>
        </w:rPr>
        <w:t>Damoraran, Aswath (2017b</w:t>
      </w:r>
      <w:r w:rsidRPr="00242E3C">
        <w:rPr>
          <w:i/>
          <w:szCs w:val="22"/>
          <w:lang w:val="en-US"/>
        </w:rPr>
        <w:t>). Annual Returns on Stock, T.</w:t>
      </w:r>
      <w:r w:rsidR="007F0D0D" w:rsidRPr="00242E3C">
        <w:rPr>
          <w:i/>
          <w:szCs w:val="22"/>
          <w:lang w:val="en-US"/>
        </w:rPr>
        <w:t xml:space="preserve"> </w:t>
      </w:r>
      <w:r w:rsidRPr="00242E3C">
        <w:rPr>
          <w:i/>
          <w:szCs w:val="22"/>
          <w:lang w:val="en-US"/>
        </w:rPr>
        <w:t>Bonds and T.</w:t>
      </w:r>
      <w:r w:rsidR="007F0D0D" w:rsidRPr="00242E3C">
        <w:rPr>
          <w:i/>
          <w:szCs w:val="22"/>
          <w:lang w:val="en-US"/>
        </w:rPr>
        <w:t xml:space="preserve"> </w:t>
      </w:r>
      <w:r w:rsidRPr="00242E3C">
        <w:rPr>
          <w:i/>
          <w:szCs w:val="22"/>
          <w:lang w:val="en-US"/>
        </w:rPr>
        <w:t>Bills: 1928 – Current.</w:t>
      </w:r>
      <w:r w:rsidRPr="00242E3C">
        <w:rPr>
          <w:szCs w:val="22"/>
          <w:lang w:val="en-US"/>
        </w:rPr>
        <w:t xml:space="preserve"> </w:t>
      </w:r>
      <w:r w:rsidRPr="00242E3C">
        <w:rPr>
          <w:szCs w:val="22"/>
        </w:rPr>
        <w:t>Fecha de consulta 10/03/2017. Disponible en: &lt;</w:t>
      </w:r>
      <w:hyperlink r:id="rId57" w:history="1">
        <w:r w:rsidR="00065BC5" w:rsidRPr="00242E3C">
          <w:rPr>
            <w:rStyle w:val="Hipervnculo"/>
            <w:szCs w:val="22"/>
          </w:rPr>
          <w:t xml:space="preserve">http://pages.stern.nyu.edu/~adamodar/ </w:t>
        </w:r>
        <w:proofErr w:type="spellStart"/>
        <w:r w:rsidR="00065BC5" w:rsidRPr="00242E3C">
          <w:rPr>
            <w:rStyle w:val="Hipervnculo"/>
            <w:szCs w:val="22"/>
          </w:rPr>
          <w:t>New_Home_Page</w:t>
        </w:r>
        <w:proofErr w:type="spellEnd"/>
        <w:r w:rsidR="00065BC5" w:rsidRPr="00242E3C">
          <w:rPr>
            <w:rStyle w:val="Hipervnculo"/>
            <w:szCs w:val="22"/>
          </w:rPr>
          <w:t>/</w:t>
        </w:r>
        <w:proofErr w:type="spellStart"/>
        <w:r w:rsidR="00065BC5" w:rsidRPr="00242E3C">
          <w:rPr>
            <w:rStyle w:val="Hipervnculo"/>
            <w:szCs w:val="22"/>
          </w:rPr>
          <w:t>datafile</w:t>
        </w:r>
        <w:proofErr w:type="spellEnd"/>
        <w:r w:rsidR="00065BC5" w:rsidRPr="00242E3C">
          <w:rPr>
            <w:rStyle w:val="Hipervnculo"/>
            <w:szCs w:val="22"/>
          </w:rPr>
          <w:t>/histretSP.html</w:t>
        </w:r>
      </w:hyperlink>
      <w:r w:rsidRPr="00242E3C">
        <w:rPr>
          <w:szCs w:val="22"/>
        </w:rPr>
        <w:t>&gt;</w:t>
      </w:r>
    </w:p>
    <w:p w:rsidR="007657DA" w:rsidRPr="00242E3C" w:rsidRDefault="007657DA" w:rsidP="00FE48D6">
      <w:pPr>
        <w:spacing w:line="240" w:lineRule="auto"/>
        <w:rPr>
          <w:sz w:val="18"/>
          <w:szCs w:val="22"/>
        </w:rPr>
      </w:pPr>
    </w:p>
    <w:p w:rsidR="00EF52FF" w:rsidRPr="00242E3C" w:rsidRDefault="00EF52FF" w:rsidP="00582BAE">
      <w:pPr>
        <w:outlineLvl w:val="0"/>
        <w:rPr>
          <w:szCs w:val="22"/>
        </w:rPr>
      </w:pPr>
      <w:r w:rsidRPr="00242E3C">
        <w:rPr>
          <w:szCs w:val="22"/>
        </w:rPr>
        <w:t xml:space="preserve">David, F.R (2013). </w:t>
      </w:r>
      <w:r w:rsidRPr="00242E3C">
        <w:rPr>
          <w:i/>
          <w:szCs w:val="22"/>
        </w:rPr>
        <w:t>Conceptos de Administración Estratégica</w:t>
      </w:r>
      <w:r w:rsidRPr="00242E3C">
        <w:rPr>
          <w:szCs w:val="22"/>
        </w:rPr>
        <w:t>. México</w:t>
      </w:r>
      <w:r w:rsidR="00065BC5" w:rsidRPr="00242E3C">
        <w:rPr>
          <w:szCs w:val="22"/>
        </w:rPr>
        <w:t xml:space="preserve">: </w:t>
      </w:r>
      <w:r w:rsidRPr="00242E3C">
        <w:rPr>
          <w:szCs w:val="22"/>
        </w:rPr>
        <w:t>Pearson Educación.</w:t>
      </w:r>
    </w:p>
    <w:p w:rsidR="007657DA" w:rsidRPr="00242E3C" w:rsidRDefault="007657DA" w:rsidP="00FE48D6">
      <w:pPr>
        <w:spacing w:line="240" w:lineRule="auto"/>
        <w:rPr>
          <w:sz w:val="18"/>
          <w:szCs w:val="22"/>
        </w:rPr>
      </w:pPr>
    </w:p>
    <w:p w:rsidR="00A453FE" w:rsidRPr="00242E3C" w:rsidRDefault="00A453FE" w:rsidP="009C1E99">
      <w:pPr>
        <w:rPr>
          <w:szCs w:val="22"/>
        </w:rPr>
      </w:pPr>
      <w:r w:rsidRPr="00242E3C">
        <w:rPr>
          <w:szCs w:val="22"/>
        </w:rPr>
        <w:t xml:space="preserve">Del Castillo, Elsa y Schwalb, María Matilde (2012). </w:t>
      </w:r>
      <w:r w:rsidRPr="00242E3C">
        <w:rPr>
          <w:i/>
          <w:szCs w:val="22"/>
        </w:rPr>
        <w:t>Guía práctica para la gestión de proyectos con responsabilidad social</w:t>
      </w:r>
      <w:r w:rsidRPr="00242E3C">
        <w:rPr>
          <w:szCs w:val="22"/>
        </w:rPr>
        <w:t xml:space="preserve">. </w:t>
      </w:r>
      <w:r w:rsidR="00065BC5" w:rsidRPr="00242E3C">
        <w:rPr>
          <w:szCs w:val="22"/>
        </w:rPr>
        <w:t>Perú:</w:t>
      </w:r>
      <w:r w:rsidR="00FE5E69" w:rsidRPr="00242E3C">
        <w:rPr>
          <w:szCs w:val="22"/>
        </w:rPr>
        <w:t xml:space="preserve"> </w:t>
      </w:r>
      <w:r w:rsidRPr="00242E3C">
        <w:rPr>
          <w:szCs w:val="22"/>
        </w:rPr>
        <w:t>Universidad del Pacífico; Graña y Montero: Espacio Azul.</w:t>
      </w:r>
    </w:p>
    <w:p w:rsidR="007657DA" w:rsidRPr="00242E3C" w:rsidRDefault="007657DA" w:rsidP="00FE48D6">
      <w:pPr>
        <w:spacing w:line="240" w:lineRule="auto"/>
        <w:rPr>
          <w:sz w:val="18"/>
          <w:szCs w:val="22"/>
        </w:rPr>
      </w:pPr>
    </w:p>
    <w:p w:rsidR="00FE5E69" w:rsidRDefault="00FE5E69" w:rsidP="00582BAE">
      <w:pPr>
        <w:outlineLvl w:val="0"/>
        <w:rPr>
          <w:ins w:id="721" w:author="Daniel Montjoy Pita" w:date="2017-10-06T15:20:00Z"/>
          <w:szCs w:val="22"/>
          <w:lang w:val="en-US"/>
        </w:rPr>
      </w:pPr>
      <w:r w:rsidRPr="00242E3C">
        <w:rPr>
          <w:szCs w:val="22"/>
        </w:rPr>
        <w:t xml:space="preserve">Dessler, Gary (2015). </w:t>
      </w:r>
      <w:r w:rsidRPr="00242E3C">
        <w:rPr>
          <w:i/>
          <w:szCs w:val="22"/>
        </w:rPr>
        <w:t xml:space="preserve">Administración de recursos humanos. </w:t>
      </w:r>
      <w:r w:rsidR="00065BC5" w:rsidRPr="00242E3C">
        <w:rPr>
          <w:szCs w:val="22"/>
        </w:rPr>
        <w:t>14.ª ed.</w:t>
      </w:r>
      <w:r w:rsidRPr="00242E3C">
        <w:rPr>
          <w:szCs w:val="22"/>
        </w:rPr>
        <w:t xml:space="preserve"> </w:t>
      </w:r>
      <w:r w:rsidR="00065BC5" w:rsidRPr="00242E3C">
        <w:rPr>
          <w:szCs w:val="22"/>
        </w:rPr>
        <w:t xml:space="preserve"> </w:t>
      </w:r>
      <w:proofErr w:type="spellStart"/>
      <w:r w:rsidR="00065BC5" w:rsidRPr="00242E3C">
        <w:rPr>
          <w:szCs w:val="22"/>
          <w:lang w:val="en-US"/>
        </w:rPr>
        <w:t>España</w:t>
      </w:r>
      <w:proofErr w:type="spellEnd"/>
      <w:r w:rsidR="00065BC5" w:rsidRPr="00242E3C">
        <w:rPr>
          <w:szCs w:val="22"/>
          <w:lang w:val="en-US"/>
        </w:rPr>
        <w:t xml:space="preserve">: </w:t>
      </w:r>
      <w:r w:rsidRPr="00242E3C">
        <w:rPr>
          <w:szCs w:val="22"/>
          <w:lang w:val="en-US"/>
        </w:rPr>
        <w:t>Pearson.</w:t>
      </w:r>
    </w:p>
    <w:p w:rsidR="00DA790E" w:rsidRDefault="00DA790E" w:rsidP="00582BAE">
      <w:pPr>
        <w:outlineLvl w:val="0"/>
        <w:rPr>
          <w:ins w:id="722" w:author="Daniel Montjoy Pita" w:date="2017-10-06T15:20:00Z"/>
          <w:szCs w:val="22"/>
          <w:lang w:val="en-US"/>
        </w:rPr>
      </w:pPr>
    </w:p>
    <w:p w:rsidR="00DA790E" w:rsidRPr="00242E3C" w:rsidRDefault="00DA790E" w:rsidP="00582BAE">
      <w:pPr>
        <w:outlineLvl w:val="0"/>
        <w:rPr>
          <w:szCs w:val="22"/>
          <w:lang w:val="en-US"/>
        </w:rPr>
      </w:pPr>
      <w:proofErr w:type="spellStart"/>
      <w:proofErr w:type="gramStart"/>
      <w:ins w:id="723" w:author="Daniel Montjoy Pita" w:date="2017-10-06T15:20:00Z">
        <w:r>
          <w:rPr>
            <w:szCs w:val="22"/>
            <w:lang w:val="en-US"/>
          </w:rPr>
          <w:t>División</w:t>
        </w:r>
        <w:proofErr w:type="spellEnd"/>
        <w:r>
          <w:rPr>
            <w:szCs w:val="22"/>
            <w:lang w:val="en-US"/>
          </w:rPr>
          <w:t xml:space="preserve"> de </w:t>
        </w:r>
        <w:proofErr w:type="spellStart"/>
        <w:r>
          <w:rPr>
            <w:szCs w:val="22"/>
            <w:lang w:val="en-US"/>
          </w:rPr>
          <w:t>Desarrollo</w:t>
        </w:r>
        <w:proofErr w:type="spellEnd"/>
        <w:r>
          <w:rPr>
            <w:szCs w:val="22"/>
            <w:lang w:val="en-US"/>
          </w:rPr>
          <w:t xml:space="preserve"> </w:t>
        </w:r>
        <w:proofErr w:type="spellStart"/>
        <w:r>
          <w:rPr>
            <w:szCs w:val="22"/>
            <w:lang w:val="en-US"/>
          </w:rPr>
          <w:t>Productivo</w:t>
        </w:r>
        <w:proofErr w:type="spellEnd"/>
        <w:r>
          <w:rPr>
            <w:szCs w:val="22"/>
            <w:lang w:val="en-US"/>
          </w:rPr>
          <w:t xml:space="preserve"> y </w:t>
        </w:r>
        <w:proofErr w:type="spellStart"/>
        <w:r>
          <w:rPr>
            <w:szCs w:val="22"/>
            <w:lang w:val="en-US"/>
          </w:rPr>
          <w:t>Empresarial</w:t>
        </w:r>
        <w:proofErr w:type="spellEnd"/>
        <w:r>
          <w:rPr>
            <w:szCs w:val="22"/>
            <w:lang w:val="en-US"/>
          </w:rPr>
          <w:t xml:space="preserve"> de la </w:t>
        </w:r>
        <w:proofErr w:type="spellStart"/>
        <w:r>
          <w:rPr>
            <w:szCs w:val="22"/>
            <w:lang w:val="en-US"/>
          </w:rPr>
          <w:t>Comisión</w:t>
        </w:r>
        <w:proofErr w:type="spellEnd"/>
        <w:r>
          <w:rPr>
            <w:szCs w:val="22"/>
            <w:lang w:val="en-US"/>
          </w:rPr>
          <w:t xml:space="preserve"> </w:t>
        </w:r>
        <w:proofErr w:type="spellStart"/>
        <w:r>
          <w:rPr>
            <w:szCs w:val="22"/>
            <w:lang w:val="en-US"/>
          </w:rPr>
          <w:t>Económica</w:t>
        </w:r>
        <w:proofErr w:type="spellEnd"/>
        <w:r>
          <w:rPr>
            <w:szCs w:val="22"/>
            <w:lang w:val="en-US"/>
          </w:rPr>
          <w:t xml:space="preserve"> </w:t>
        </w:r>
        <w:proofErr w:type="spellStart"/>
        <w:r>
          <w:rPr>
            <w:szCs w:val="22"/>
            <w:lang w:val="en-US"/>
          </w:rPr>
          <w:t>para</w:t>
        </w:r>
        <w:proofErr w:type="spellEnd"/>
        <w:r>
          <w:rPr>
            <w:szCs w:val="22"/>
            <w:lang w:val="en-US"/>
          </w:rPr>
          <w:t xml:space="preserve"> </w:t>
        </w:r>
        <w:proofErr w:type="spellStart"/>
        <w:r>
          <w:rPr>
            <w:szCs w:val="22"/>
            <w:lang w:val="en-US"/>
          </w:rPr>
          <w:t>América</w:t>
        </w:r>
        <w:proofErr w:type="spellEnd"/>
        <w:r>
          <w:rPr>
            <w:szCs w:val="22"/>
            <w:lang w:val="en-US"/>
          </w:rPr>
          <w:t xml:space="preserve"> Latina y el Caribe</w:t>
        </w:r>
      </w:ins>
      <w:ins w:id="724" w:author="Daniel Montjoy Pita" w:date="2017-10-06T15:26:00Z">
        <w:r>
          <w:rPr>
            <w:szCs w:val="22"/>
            <w:lang w:val="en-US"/>
          </w:rPr>
          <w:t xml:space="preserve"> (2017)</w:t>
        </w:r>
      </w:ins>
      <w:ins w:id="725" w:author="Daniel Montjoy Pita" w:date="2017-10-06T15:20:00Z">
        <w:r>
          <w:rPr>
            <w:szCs w:val="22"/>
            <w:lang w:val="en-US"/>
          </w:rPr>
          <w:t>.</w:t>
        </w:r>
        <w:proofErr w:type="gramEnd"/>
        <w:r>
          <w:rPr>
            <w:szCs w:val="22"/>
            <w:lang w:val="en-US"/>
          </w:rPr>
          <w:t xml:space="preserve"> </w:t>
        </w:r>
      </w:ins>
      <w:ins w:id="726" w:author="Daniel Montjoy Pita" w:date="2017-10-06T15:26:00Z">
        <w:r w:rsidRPr="00702403">
          <w:rPr>
            <w:i/>
            <w:szCs w:val="22"/>
            <w:lang w:val="en-US"/>
            <w:rPrChange w:id="727" w:author="Daniel Montjoy Pita" w:date="2017-10-06T15:29:00Z">
              <w:rPr>
                <w:szCs w:val="22"/>
                <w:lang w:val="en-US"/>
              </w:rPr>
            </w:rPrChange>
          </w:rPr>
          <w:t xml:space="preserve">La inversion </w:t>
        </w:r>
        <w:proofErr w:type="spellStart"/>
        <w:r w:rsidRPr="00702403">
          <w:rPr>
            <w:i/>
            <w:szCs w:val="22"/>
            <w:lang w:val="en-US"/>
            <w:rPrChange w:id="728" w:author="Daniel Montjoy Pita" w:date="2017-10-06T15:29:00Z">
              <w:rPr>
                <w:szCs w:val="22"/>
                <w:lang w:val="en-US"/>
              </w:rPr>
            </w:rPrChange>
          </w:rPr>
          <w:t>Extranjera</w:t>
        </w:r>
        <w:proofErr w:type="spellEnd"/>
        <w:r w:rsidRPr="00702403">
          <w:rPr>
            <w:i/>
            <w:szCs w:val="22"/>
            <w:lang w:val="en-US"/>
            <w:rPrChange w:id="729" w:author="Daniel Montjoy Pita" w:date="2017-10-06T15:29:00Z">
              <w:rPr>
                <w:szCs w:val="22"/>
                <w:lang w:val="en-US"/>
              </w:rPr>
            </w:rPrChange>
          </w:rPr>
          <w:t xml:space="preserve"> </w:t>
        </w:r>
        <w:proofErr w:type="spellStart"/>
        <w:r w:rsidRPr="00702403">
          <w:rPr>
            <w:i/>
            <w:szCs w:val="22"/>
            <w:lang w:val="en-US"/>
            <w:rPrChange w:id="730" w:author="Daniel Montjoy Pita" w:date="2017-10-06T15:29:00Z">
              <w:rPr>
                <w:szCs w:val="22"/>
                <w:lang w:val="en-US"/>
              </w:rPr>
            </w:rPrChange>
          </w:rPr>
          <w:t>Directa</w:t>
        </w:r>
        <w:proofErr w:type="spellEnd"/>
        <w:r w:rsidRPr="00702403">
          <w:rPr>
            <w:i/>
            <w:szCs w:val="22"/>
            <w:lang w:val="en-US"/>
            <w:rPrChange w:id="731" w:author="Daniel Montjoy Pita" w:date="2017-10-06T15:29:00Z">
              <w:rPr>
                <w:szCs w:val="22"/>
                <w:lang w:val="en-US"/>
              </w:rPr>
            </w:rPrChange>
          </w:rPr>
          <w:t xml:space="preserve"> en </w:t>
        </w:r>
        <w:proofErr w:type="spellStart"/>
        <w:r w:rsidRPr="00702403">
          <w:rPr>
            <w:i/>
            <w:szCs w:val="22"/>
            <w:lang w:val="en-US"/>
            <w:rPrChange w:id="732" w:author="Daniel Montjoy Pita" w:date="2017-10-06T15:29:00Z">
              <w:rPr>
                <w:szCs w:val="22"/>
                <w:lang w:val="en-US"/>
              </w:rPr>
            </w:rPrChange>
          </w:rPr>
          <w:t>América</w:t>
        </w:r>
        <w:proofErr w:type="spellEnd"/>
        <w:r w:rsidRPr="00702403">
          <w:rPr>
            <w:i/>
            <w:szCs w:val="22"/>
            <w:lang w:val="en-US"/>
            <w:rPrChange w:id="733" w:author="Daniel Montjoy Pita" w:date="2017-10-06T15:29:00Z">
              <w:rPr>
                <w:szCs w:val="22"/>
                <w:lang w:val="en-US"/>
              </w:rPr>
            </w:rPrChange>
          </w:rPr>
          <w:t xml:space="preserve"> Latina y el Caribe</w:t>
        </w:r>
        <w:r>
          <w:rPr>
            <w:szCs w:val="22"/>
            <w:lang w:val="en-US"/>
          </w:rPr>
          <w:t>.</w:t>
        </w:r>
      </w:ins>
      <w:ins w:id="734" w:author="Daniel Montjoy Pita" w:date="2017-10-06T15:30:00Z">
        <w:r w:rsidR="00702403">
          <w:rPr>
            <w:szCs w:val="22"/>
            <w:lang w:val="en-US"/>
          </w:rPr>
          <w:t xml:space="preserve"> </w:t>
        </w:r>
        <w:proofErr w:type="spellStart"/>
        <w:proofErr w:type="gramStart"/>
        <w:r w:rsidR="00702403">
          <w:rPr>
            <w:szCs w:val="22"/>
            <w:lang w:val="en-US"/>
          </w:rPr>
          <w:t>Publicación</w:t>
        </w:r>
        <w:proofErr w:type="spellEnd"/>
        <w:r w:rsidR="00702403">
          <w:rPr>
            <w:szCs w:val="22"/>
            <w:lang w:val="en-US"/>
          </w:rPr>
          <w:t xml:space="preserve"> de </w:t>
        </w:r>
        <w:proofErr w:type="spellStart"/>
        <w:r w:rsidR="00702403">
          <w:rPr>
            <w:szCs w:val="22"/>
            <w:lang w:val="en-US"/>
          </w:rPr>
          <w:t>las</w:t>
        </w:r>
        <w:proofErr w:type="spellEnd"/>
        <w:r w:rsidR="00702403">
          <w:rPr>
            <w:szCs w:val="22"/>
            <w:lang w:val="en-US"/>
          </w:rPr>
          <w:t xml:space="preserve"> </w:t>
        </w:r>
        <w:proofErr w:type="spellStart"/>
        <w:r w:rsidR="00702403">
          <w:rPr>
            <w:szCs w:val="22"/>
            <w:lang w:val="en-US"/>
          </w:rPr>
          <w:t>Naciones</w:t>
        </w:r>
        <w:proofErr w:type="spellEnd"/>
        <w:r w:rsidR="00702403">
          <w:rPr>
            <w:szCs w:val="22"/>
            <w:lang w:val="en-US"/>
          </w:rPr>
          <w:t xml:space="preserve"> </w:t>
        </w:r>
        <w:proofErr w:type="spellStart"/>
        <w:r w:rsidR="00702403">
          <w:rPr>
            <w:szCs w:val="22"/>
            <w:lang w:val="en-US"/>
          </w:rPr>
          <w:t>Unidas</w:t>
        </w:r>
        <w:proofErr w:type="spellEnd"/>
        <w:r w:rsidR="00702403">
          <w:rPr>
            <w:szCs w:val="22"/>
            <w:lang w:val="en-US"/>
          </w:rPr>
          <w:t>.</w:t>
        </w:r>
      </w:ins>
      <w:proofErr w:type="gramEnd"/>
    </w:p>
    <w:p w:rsidR="00065BC5" w:rsidRPr="00242E3C" w:rsidRDefault="00065BC5" w:rsidP="00065BC5">
      <w:pPr>
        <w:spacing w:line="240" w:lineRule="auto"/>
        <w:rPr>
          <w:sz w:val="18"/>
          <w:szCs w:val="18"/>
          <w:lang w:val="en-US"/>
        </w:rPr>
      </w:pPr>
    </w:p>
    <w:p w:rsidR="004F0DF9" w:rsidRPr="00242E3C" w:rsidRDefault="004F0DF9" w:rsidP="009C1E99">
      <w:pPr>
        <w:rPr>
          <w:szCs w:val="22"/>
        </w:rPr>
      </w:pPr>
      <w:r w:rsidRPr="00242E3C">
        <w:rPr>
          <w:szCs w:val="22"/>
          <w:lang w:val="en-US"/>
        </w:rPr>
        <w:t xml:space="preserve">Economist Intelligence Unit (2016). </w:t>
      </w:r>
      <w:r w:rsidRPr="00242E3C">
        <w:rPr>
          <w:i/>
          <w:szCs w:val="22"/>
          <w:lang w:val="en-US"/>
        </w:rPr>
        <w:t>Country Report – Perú. Generated on August 4th 2016</w:t>
      </w:r>
      <w:r w:rsidRPr="00242E3C">
        <w:rPr>
          <w:szCs w:val="22"/>
          <w:lang w:val="en-US"/>
        </w:rPr>
        <w:t xml:space="preserve">. </w:t>
      </w:r>
      <w:r w:rsidRPr="00C140EF">
        <w:rPr>
          <w:szCs w:val="22"/>
        </w:rPr>
        <w:t xml:space="preserve">Fecha de Consulta: 20/11/2016. </w:t>
      </w:r>
      <w:r w:rsidRPr="00242E3C">
        <w:rPr>
          <w:szCs w:val="22"/>
        </w:rPr>
        <w:t xml:space="preserve">Disponible en: &lt; </w:t>
      </w:r>
      <w:hyperlink r:id="rId58" w:history="1">
        <w:r w:rsidRPr="00242E3C">
          <w:rPr>
            <w:rStyle w:val="Hipervnculo"/>
            <w:szCs w:val="22"/>
          </w:rPr>
          <w:t>http://store.eiu.com/</w:t>
        </w:r>
      </w:hyperlink>
      <w:r w:rsidRPr="00242E3C">
        <w:rPr>
          <w:szCs w:val="22"/>
        </w:rPr>
        <w:t xml:space="preserve"> &gt;</w:t>
      </w:r>
    </w:p>
    <w:p w:rsidR="0091307F" w:rsidRPr="00242E3C" w:rsidRDefault="0091307F" w:rsidP="00FE48D6">
      <w:pPr>
        <w:spacing w:line="240" w:lineRule="auto"/>
        <w:rPr>
          <w:sz w:val="18"/>
          <w:szCs w:val="22"/>
        </w:rPr>
      </w:pPr>
    </w:p>
    <w:p w:rsidR="00640182" w:rsidRPr="00242E3C" w:rsidRDefault="00640182" w:rsidP="009C1E99">
      <w:pPr>
        <w:rPr>
          <w:szCs w:val="22"/>
        </w:rPr>
      </w:pPr>
      <w:r w:rsidRPr="00242E3C">
        <w:rPr>
          <w:szCs w:val="22"/>
        </w:rPr>
        <w:t xml:space="preserve">Hamel, Gary y Breen, Bill (2000). </w:t>
      </w:r>
      <w:r w:rsidRPr="00242E3C">
        <w:rPr>
          <w:i/>
          <w:szCs w:val="22"/>
        </w:rPr>
        <w:t>El futuro de la administración</w:t>
      </w:r>
      <w:r w:rsidRPr="00242E3C">
        <w:rPr>
          <w:szCs w:val="22"/>
        </w:rPr>
        <w:t xml:space="preserve">. </w:t>
      </w:r>
      <w:r w:rsidR="00065BC5" w:rsidRPr="00242E3C">
        <w:rPr>
          <w:szCs w:val="22"/>
        </w:rPr>
        <w:t xml:space="preserve">Segunda Edición. Colombia: </w:t>
      </w:r>
      <w:r w:rsidRPr="00242E3C">
        <w:rPr>
          <w:szCs w:val="22"/>
        </w:rPr>
        <w:t xml:space="preserve">Grupo Editorial Norma </w:t>
      </w:r>
    </w:p>
    <w:p w:rsidR="007657DA" w:rsidRPr="00242E3C" w:rsidRDefault="007657DA" w:rsidP="00FE48D6">
      <w:pPr>
        <w:spacing w:line="240" w:lineRule="auto"/>
        <w:rPr>
          <w:sz w:val="18"/>
          <w:szCs w:val="22"/>
        </w:rPr>
      </w:pPr>
    </w:p>
    <w:p w:rsidR="008728C8" w:rsidRPr="00242E3C" w:rsidRDefault="001304F8" w:rsidP="009C1E99">
      <w:pPr>
        <w:rPr>
          <w:szCs w:val="22"/>
          <w:lang w:val="en-US"/>
        </w:rPr>
      </w:pPr>
      <w:r w:rsidRPr="00242E3C">
        <w:rPr>
          <w:szCs w:val="22"/>
        </w:rPr>
        <w:t xml:space="preserve">Hax, Arnoldo y Majluf, </w:t>
      </w:r>
      <w:r w:rsidR="007F0D0D" w:rsidRPr="00242E3C">
        <w:rPr>
          <w:szCs w:val="22"/>
        </w:rPr>
        <w:t>Nicolás</w:t>
      </w:r>
      <w:r w:rsidRPr="00242E3C">
        <w:rPr>
          <w:szCs w:val="22"/>
        </w:rPr>
        <w:t xml:space="preserve"> (1996).  </w:t>
      </w:r>
      <w:r w:rsidRPr="00242E3C">
        <w:rPr>
          <w:i/>
          <w:szCs w:val="22"/>
          <w:lang w:val="en-US"/>
        </w:rPr>
        <w:t>Strategy Concept and Process. A Pragmatic Approach</w:t>
      </w:r>
      <w:r w:rsidRPr="00242E3C">
        <w:rPr>
          <w:szCs w:val="22"/>
          <w:lang w:val="en-US"/>
        </w:rPr>
        <w:t>. Second Edition. United States of America: Prentice-Hall, Inc.</w:t>
      </w:r>
    </w:p>
    <w:p w:rsidR="007657DA" w:rsidRPr="00242E3C" w:rsidRDefault="007657DA" w:rsidP="00FE48D6">
      <w:pPr>
        <w:spacing w:line="240" w:lineRule="auto"/>
        <w:rPr>
          <w:sz w:val="18"/>
          <w:szCs w:val="22"/>
          <w:lang w:val="en-US"/>
        </w:rPr>
      </w:pPr>
    </w:p>
    <w:p w:rsidR="008728C8" w:rsidRPr="00242E3C" w:rsidRDefault="008728C8" w:rsidP="009C1E99">
      <w:pPr>
        <w:rPr>
          <w:szCs w:val="22"/>
          <w:lang w:val="en-US"/>
        </w:rPr>
      </w:pPr>
      <w:proofErr w:type="spellStart"/>
      <w:r w:rsidRPr="00242E3C">
        <w:rPr>
          <w:szCs w:val="22"/>
          <w:lang w:val="en-US"/>
        </w:rPr>
        <w:t>Heuermann</w:t>
      </w:r>
      <w:proofErr w:type="spellEnd"/>
      <w:r w:rsidRPr="00242E3C">
        <w:rPr>
          <w:szCs w:val="22"/>
          <w:lang w:val="en-US"/>
        </w:rPr>
        <w:t xml:space="preserve">, Heike y </w:t>
      </w:r>
      <w:proofErr w:type="spellStart"/>
      <w:r w:rsidRPr="00242E3C">
        <w:rPr>
          <w:szCs w:val="22"/>
          <w:lang w:val="en-US"/>
        </w:rPr>
        <w:t>Herbig</w:t>
      </w:r>
      <w:proofErr w:type="spellEnd"/>
      <w:r w:rsidRPr="00242E3C">
        <w:rPr>
          <w:szCs w:val="22"/>
          <w:lang w:val="en-US"/>
        </w:rPr>
        <w:t xml:space="preserve">, Rebecca (2016). </w:t>
      </w:r>
      <w:r w:rsidRPr="00242E3C">
        <w:rPr>
          <w:i/>
          <w:szCs w:val="22"/>
          <w:lang w:val="en-US"/>
        </w:rPr>
        <w:t>Hearing Aid Batteries: The Past, Present, and Future</w:t>
      </w:r>
      <w:r w:rsidRPr="00242E3C">
        <w:rPr>
          <w:szCs w:val="22"/>
          <w:lang w:val="en-US"/>
        </w:rPr>
        <w:t xml:space="preserve">. Fecha de consulta: 08/02/2017. </w:t>
      </w:r>
      <w:proofErr w:type="spellStart"/>
      <w:r w:rsidRPr="00242E3C">
        <w:rPr>
          <w:szCs w:val="22"/>
          <w:lang w:val="en-US"/>
        </w:rPr>
        <w:t>Disponible</w:t>
      </w:r>
      <w:proofErr w:type="spellEnd"/>
      <w:r w:rsidRPr="00242E3C">
        <w:rPr>
          <w:szCs w:val="22"/>
          <w:lang w:val="en-US"/>
        </w:rPr>
        <w:t xml:space="preserve"> en &lt;</w:t>
      </w:r>
      <w:hyperlink w:history="1">
        <w:r w:rsidR="00065BC5" w:rsidRPr="00242E3C">
          <w:rPr>
            <w:rStyle w:val="Hipervnculo"/>
            <w:szCs w:val="22"/>
            <w:lang w:val="en-US"/>
          </w:rPr>
          <w:t>http://www.audiologyonline.com /articles/hearing-aid-batteries-past-present-18305</w:t>
        </w:r>
      </w:hyperlink>
      <w:r w:rsidRPr="00242E3C">
        <w:rPr>
          <w:szCs w:val="22"/>
          <w:lang w:val="en-US"/>
        </w:rPr>
        <w:t xml:space="preserve"> &gt;</w:t>
      </w:r>
    </w:p>
    <w:p w:rsidR="00023690" w:rsidRPr="00242E3C" w:rsidRDefault="00023690" w:rsidP="009C1E99">
      <w:pPr>
        <w:rPr>
          <w:szCs w:val="22"/>
          <w:lang w:val="en-US"/>
        </w:rPr>
      </w:pPr>
    </w:p>
    <w:p w:rsidR="00E00666" w:rsidRPr="00242E3C" w:rsidRDefault="00E00666" w:rsidP="009C1E99">
      <w:pPr>
        <w:rPr>
          <w:bCs/>
          <w:szCs w:val="22"/>
        </w:rPr>
      </w:pPr>
      <w:r w:rsidRPr="00242E3C">
        <w:rPr>
          <w:szCs w:val="22"/>
          <w:lang w:val="en-US"/>
        </w:rPr>
        <w:t>Iansiti, Marco (</w:t>
      </w:r>
      <w:r w:rsidRPr="00242E3C">
        <w:rPr>
          <w:bCs/>
          <w:szCs w:val="22"/>
          <w:lang w:val="en-US"/>
        </w:rPr>
        <w:t>2015</w:t>
      </w:r>
      <w:r w:rsidRPr="00242E3C">
        <w:rPr>
          <w:szCs w:val="22"/>
          <w:lang w:val="en-US"/>
        </w:rPr>
        <w:t xml:space="preserve">). </w:t>
      </w:r>
      <w:r w:rsidRPr="00242E3C">
        <w:rPr>
          <w:bCs/>
          <w:i/>
          <w:szCs w:val="22"/>
          <w:lang w:val="en-US"/>
        </w:rPr>
        <w:t>The History and Future of Operations</w:t>
      </w:r>
      <w:r w:rsidRPr="00242E3C">
        <w:rPr>
          <w:bCs/>
          <w:szCs w:val="22"/>
          <w:lang w:val="en-US"/>
        </w:rPr>
        <w:t xml:space="preserve">. </w:t>
      </w:r>
      <w:r w:rsidRPr="00242E3C">
        <w:rPr>
          <w:bCs/>
          <w:szCs w:val="22"/>
        </w:rPr>
        <w:t>Harvard Business Review, 30 de junio de 2015. Traducción propia.</w:t>
      </w:r>
    </w:p>
    <w:p w:rsidR="0028365B" w:rsidRPr="00242E3C" w:rsidRDefault="0028365B" w:rsidP="009C1E99">
      <w:pPr>
        <w:rPr>
          <w:bCs/>
          <w:szCs w:val="22"/>
        </w:rPr>
      </w:pPr>
    </w:p>
    <w:p w:rsidR="00E00666" w:rsidRPr="00242E3C" w:rsidRDefault="00E00666" w:rsidP="009C1E99">
      <w:pPr>
        <w:rPr>
          <w:szCs w:val="22"/>
        </w:rPr>
      </w:pPr>
      <w:r w:rsidRPr="00242E3C">
        <w:rPr>
          <w:szCs w:val="22"/>
          <w:lang w:val="en-US"/>
        </w:rPr>
        <w:lastRenderedPageBreak/>
        <w:t xml:space="preserve">International Organization for Standardization (2010). </w:t>
      </w:r>
      <w:r w:rsidRPr="00242E3C">
        <w:rPr>
          <w:i/>
          <w:szCs w:val="22"/>
          <w:lang w:val="en-US"/>
        </w:rPr>
        <w:t xml:space="preserve">ISO 26000. </w:t>
      </w:r>
      <w:r w:rsidRPr="00242E3C">
        <w:rPr>
          <w:i/>
          <w:szCs w:val="22"/>
        </w:rPr>
        <w:t>Guía de responsabilidad social</w:t>
      </w:r>
      <w:r w:rsidRPr="00242E3C">
        <w:rPr>
          <w:szCs w:val="22"/>
        </w:rPr>
        <w:t xml:space="preserve">. </w:t>
      </w:r>
      <w:r w:rsidR="00065BC5" w:rsidRPr="00242E3C">
        <w:rPr>
          <w:szCs w:val="22"/>
        </w:rPr>
        <w:t xml:space="preserve">Ginebra, Suiza: </w:t>
      </w:r>
      <w:r w:rsidRPr="00242E3C">
        <w:rPr>
          <w:szCs w:val="22"/>
        </w:rPr>
        <w:t>Secretaría Central de ISO.</w:t>
      </w:r>
    </w:p>
    <w:p w:rsidR="007657DA" w:rsidRPr="00242E3C" w:rsidRDefault="007657DA" w:rsidP="00FE48D6">
      <w:pPr>
        <w:spacing w:line="240" w:lineRule="auto"/>
        <w:rPr>
          <w:sz w:val="18"/>
          <w:szCs w:val="22"/>
        </w:rPr>
      </w:pPr>
    </w:p>
    <w:p w:rsidR="00BD0664" w:rsidRPr="00242E3C" w:rsidRDefault="00BD0664" w:rsidP="009C1E99">
      <w:pPr>
        <w:rPr>
          <w:szCs w:val="22"/>
        </w:rPr>
      </w:pPr>
      <w:r w:rsidRPr="00242E3C">
        <w:rPr>
          <w:szCs w:val="22"/>
        </w:rPr>
        <w:t xml:space="preserve">Instituto Nacional de Estadística e Informática (2009). </w:t>
      </w:r>
      <w:r w:rsidRPr="00242E3C">
        <w:rPr>
          <w:i/>
          <w:szCs w:val="22"/>
        </w:rPr>
        <w:t>Perú: Estimaciones y proyecciones de Población Total, por años calendario y Edades Simples, 1995-2025. Boletín Especial N°22</w:t>
      </w:r>
      <w:r w:rsidRPr="00242E3C">
        <w:rPr>
          <w:szCs w:val="22"/>
        </w:rPr>
        <w:t>. Fecha de consulta: 09/12/2016. Disponible en &lt;</w:t>
      </w:r>
      <w:hyperlink r:id="rId59" w:history="1">
        <w:r w:rsidR="00065BC5" w:rsidRPr="00242E3C">
          <w:rPr>
            <w:rStyle w:val="Hipervnculo"/>
            <w:szCs w:val="22"/>
          </w:rPr>
          <w:t>http://proyectos.inei.gob.pe/ web/</w:t>
        </w:r>
        <w:proofErr w:type="spellStart"/>
        <w:r w:rsidR="00065BC5" w:rsidRPr="00242E3C">
          <w:rPr>
            <w:rStyle w:val="Hipervnculo"/>
            <w:szCs w:val="22"/>
          </w:rPr>
          <w:t>biblioineipub</w:t>
        </w:r>
        <w:proofErr w:type="spellEnd"/>
        <w:r w:rsidR="00065BC5" w:rsidRPr="00242E3C">
          <w:rPr>
            <w:rStyle w:val="Hipervnculo"/>
            <w:szCs w:val="22"/>
          </w:rPr>
          <w:t>/</w:t>
        </w:r>
        <w:proofErr w:type="spellStart"/>
        <w:r w:rsidR="00065BC5" w:rsidRPr="00242E3C">
          <w:rPr>
            <w:rStyle w:val="Hipervnculo"/>
            <w:szCs w:val="22"/>
          </w:rPr>
          <w:t>bancopub</w:t>
        </w:r>
        <w:proofErr w:type="spellEnd"/>
        <w:r w:rsidR="00065BC5" w:rsidRPr="00242E3C">
          <w:rPr>
            <w:rStyle w:val="Hipervnculo"/>
            <w:szCs w:val="22"/>
          </w:rPr>
          <w:t>/</w:t>
        </w:r>
        <w:proofErr w:type="spellStart"/>
        <w:r w:rsidR="00065BC5" w:rsidRPr="00242E3C">
          <w:rPr>
            <w:rStyle w:val="Hipervnculo"/>
            <w:szCs w:val="22"/>
          </w:rPr>
          <w:t>Est</w:t>
        </w:r>
        <w:proofErr w:type="spellEnd"/>
        <w:r w:rsidR="00065BC5" w:rsidRPr="00242E3C">
          <w:rPr>
            <w:rStyle w:val="Hipervnculo"/>
            <w:szCs w:val="22"/>
          </w:rPr>
          <w:t>/Lib1039/libro.pdf</w:t>
        </w:r>
      </w:hyperlink>
      <w:r w:rsidRPr="00242E3C">
        <w:rPr>
          <w:szCs w:val="22"/>
        </w:rPr>
        <w:t xml:space="preserve">  &gt;</w:t>
      </w:r>
    </w:p>
    <w:p w:rsidR="007657DA" w:rsidRPr="00242E3C" w:rsidRDefault="007657DA" w:rsidP="00FE48D6">
      <w:pPr>
        <w:spacing w:line="240" w:lineRule="auto"/>
        <w:rPr>
          <w:sz w:val="18"/>
          <w:szCs w:val="22"/>
        </w:rPr>
      </w:pPr>
    </w:p>
    <w:p w:rsidR="00AB7A20" w:rsidRDefault="00AB7A20" w:rsidP="009C1E99">
      <w:pPr>
        <w:rPr>
          <w:ins w:id="735" w:author="Daniel Montjoy Pita" w:date="2017-10-09T12:20:00Z"/>
          <w:szCs w:val="22"/>
        </w:rPr>
      </w:pPr>
      <w:r w:rsidRPr="00242E3C">
        <w:rPr>
          <w:szCs w:val="22"/>
        </w:rPr>
        <w:t>Instituto Nacional de</w:t>
      </w:r>
      <w:r w:rsidR="00ED1792" w:rsidRPr="00242E3C">
        <w:rPr>
          <w:szCs w:val="22"/>
        </w:rPr>
        <w:t xml:space="preserve"> Estadística e Informática (2012</w:t>
      </w:r>
      <w:r w:rsidRPr="00242E3C">
        <w:rPr>
          <w:szCs w:val="22"/>
        </w:rPr>
        <w:t xml:space="preserve">). </w:t>
      </w:r>
      <w:r w:rsidRPr="00242E3C">
        <w:rPr>
          <w:i/>
          <w:szCs w:val="22"/>
        </w:rPr>
        <w:t>Primera Encuesta Nacional Especializada sobre Discapacidad 2012</w:t>
      </w:r>
      <w:r w:rsidRPr="00242E3C">
        <w:rPr>
          <w:szCs w:val="22"/>
        </w:rPr>
        <w:t>. Fecha de consulta: 09/12/2016. Disponible en &lt;</w:t>
      </w:r>
      <w:hyperlink r:id="rId60" w:history="1">
        <w:r w:rsidRPr="00242E3C">
          <w:rPr>
            <w:rStyle w:val="Hipervnculo"/>
            <w:szCs w:val="22"/>
          </w:rPr>
          <w:t>https://www.inei.gob.pe/media/MenuRecursivo/publicaciones_digitales/Est/Lib1171/ENEDIS%202012%20-%20COMPLETO.pdf</w:t>
        </w:r>
      </w:hyperlink>
      <w:r w:rsidRPr="00242E3C">
        <w:rPr>
          <w:szCs w:val="22"/>
        </w:rPr>
        <w:t xml:space="preserve">  &gt;</w:t>
      </w:r>
    </w:p>
    <w:p w:rsidR="00422711" w:rsidRPr="00242E3C" w:rsidRDefault="00422711" w:rsidP="009C1E99">
      <w:pPr>
        <w:rPr>
          <w:szCs w:val="22"/>
        </w:rPr>
      </w:pPr>
    </w:p>
    <w:p w:rsidR="007657DA" w:rsidRPr="00242E3C" w:rsidDel="00422711" w:rsidRDefault="007657DA" w:rsidP="00FE48D6">
      <w:pPr>
        <w:spacing w:line="240" w:lineRule="auto"/>
        <w:rPr>
          <w:del w:id="736" w:author="Daniel Montjoy Pita" w:date="2017-10-09T12:21:00Z"/>
          <w:sz w:val="18"/>
          <w:szCs w:val="22"/>
        </w:rPr>
      </w:pPr>
    </w:p>
    <w:p w:rsidR="00AA6384" w:rsidRDefault="00AA6384" w:rsidP="009C1E99">
      <w:pPr>
        <w:rPr>
          <w:ins w:id="737" w:author="Daniel Montjoy Pita" w:date="2017-10-09T12:21:00Z"/>
          <w:szCs w:val="22"/>
        </w:rPr>
      </w:pPr>
      <w:r w:rsidRPr="00242E3C">
        <w:rPr>
          <w:szCs w:val="22"/>
        </w:rPr>
        <w:t xml:space="preserve">Instituto Nacional de Estadística e Informática (2016). </w:t>
      </w:r>
      <w:r w:rsidRPr="00242E3C">
        <w:rPr>
          <w:i/>
          <w:szCs w:val="22"/>
        </w:rPr>
        <w:t>Porcentaje de población por etapas de vida</w:t>
      </w:r>
      <w:r w:rsidRPr="00242E3C">
        <w:rPr>
          <w:szCs w:val="22"/>
        </w:rPr>
        <w:t xml:space="preserve">. Fecha de consulta: 09/12/2016. Disponible en </w:t>
      </w:r>
      <w:ins w:id="738" w:author="Daniel Montjoy Pita" w:date="2017-10-09T12:21:00Z">
        <w:r w:rsidR="00422711">
          <w:rPr>
            <w:szCs w:val="22"/>
          </w:rPr>
          <w:fldChar w:fldCharType="begin"/>
        </w:r>
        <w:r w:rsidR="00422711">
          <w:rPr>
            <w:szCs w:val="22"/>
          </w:rPr>
          <w:instrText xml:space="preserve"> HYPERLINK "</w:instrText>
        </w:r>
      </w:ins>
      <w:r w:rsidR="00422711" w:rsidRPr="00242E3C">
        <w:rPr>
          <w:szCs w:val="22"/>
        </w:rPr>
        <w:instrText xml:space="preserve">http://www.minsa.gob.pe/estadisticas/ estadisticas/indicadoresSalud/demograficos/poblaciontotal/POBVIDMacros.asp </w:instrText>
      </w:r>
      <w:ins w:id="739" w:author="Daniel Montjoy Pita" w:date="2017-10-09T12:21:00Z">
        <w:r w:rsidR="00422711">
          <w:rPr>
            <w:szCs w:val="22"/>
          </w:rPr>
          <w:instrText xml:space="preserve">" </w:instrText>
        </w:r>
        <w:r w:rsidR="00422711">
          <w:rPr>
            <w:szCs w:val="22"/>
          </w:rPr>
          <w:fldChar w:fldCharType="separate"/>
        </w:r>
      </w:ins>
      <w:r w:rsidR="00422711" w:rsidRPr="00A108C7">
        <w:rPr>
          <w:rStyle w:val="Hipervnculo"/>
          <w:szCs w:val="22"/>
        </w:rPr>
        <w:t xml:space="preserve">http://www.minsa.gob.pe/estadisticas/ estadisticas/indicadoresSalud/demograficos/poblaciontotal/POBVIDMacros.asp </w:t>
      </w:r>
      <w:ins w:id="740" w:author="Daniel Montjoy Pita" w:date="2017-10-09T12:21:00Z">
        <w:r w:rsidR="00422711">
          <w:rPr>
            <w:szCs w:val="22"/>
          </w:rPr>
          <w:fldChar w:fldCharType="end"/>
        </w:r>
      </w:ins>
    </w:p>
    <w:p w:rsidR="00422711" w:rsidRDefault="00422711" w:rsidP="009C1E99">
      <w:pPr>
        <w:rPr>
          <w:ins w:id="741" w:author="Daniel Montjoy Pita" w:date="2017-10-09T12:21:00Z"/>
          <w:szCs w:val="22"/>
        </w:rPr>
      </w:pPr>
    </w:p>
    <w:p w:rsidR="00422711" w:rsidRDefault="00422711" w:rsidP="00422711">
      <w:pPr>
        <w:rPr>
          <w:ins w:id="742" w:author="Daniel Montjoy Pita" w:date="2017-10-09T12:21:00Z"/>
          <w:szCs w:val="22"/>
        </w:rPr>
      </w:pPr>
      <w:ins w:id="743" w:author="Daniel Montjoy Pita" w:date="2017-10-09T12:21:00Z">
        <w:r w:rsidRPr="00242E3C">
          <w:rPr>
            <w:szCs w:val="22"/>
          </w:rPr>
          <w:t>Instituto Nacional de</w:t>
        </w:r>
        <w:r>
          <w:rPr>
            <w:szCs w:val="22"/>
          </w:rPr>
          <w:t xml:space="preserve"> Estadística e Informática (2017</w:t>
        </w:r>
        <w:r w:rsidRPr="00242E3C">
          <w:rPr>
            <w:szCs w:val="22"/>
          </w:rPr>
          <w:t xml:space="preserve">). </w:t>
        </w:r>
        <w:r w:rsidRPr="00BC07DD">
          <w:rPr>
            <w:i/>
            <w:szCs w:val="22"/>
          </w:rPr>
          <w:t>Situación de la Población</w:t>
        </w:r>
        <w:r>
          <w:rPr>
            <w:i/>
            <w:szCs w:val="22"/>
          </w:rPr>
          <w:t xml:space="preserve"> Adulta Mayor</w:t>
        </w:r>
        <w:r>
          <w:rPr>
            <w:szCs w:val="22"/>
          </w:rPr>
          <w:t>. Fecha de consulta: 07/10/2017</w:t>
        </w:r>
        <w:r w:rsidRPr="00242E3C">
          <w:rPr>
            <w:szCs w:val="22"/>
          </w:rPr>
          <w:t xml:space="preserve">. Disponible en </w:t>
        </w:r>
      </w:ins>
    </w:p>
    <w:p w:rsidR="00422711" w:rsidRPr="00BC07DD" w:rsidRDefault="00422711" w:rsidP="00422711">
      <w:pPr>
        <w:rPr>
          <w:ins w:id="744" w:author="Daniel Montjoy Pita" w:date="2017-10-09T12:21:00Z"/>
          <w:i/>
          <w:szCs w:val="22"/>
        </w:rPr>
      </w:pPr>
      <w:ins w:id="745" w:author="Daniel Montjoy Pita" w:date="2017-10-09T12:21:00Z">
        <w:r w:rsidRPr="00242E3C">
          <w:rPr>
            <w:szCs w:val="22"/>
          </w:rPr>
          <w:t>&lt;</w:t>
        </w:r>
        <w:r>
          <w:fldChar w:fldCharType="begin"/>
        </w:r>
        <w:r>
          <w:instrText xml:space="preserve"> HYPERLINK "https://www.inei.gob.pe/media/MenuRecursivo/boletines/03-informe-tecnico-n03_adulto-abr-may-jun2017.pdf" </w:instrText>
        </w:r>
        <w:r>
          <w:fldChar w:fldCharType="separate"/>
        </w:r>
        <w:r w:rsidRPr="00021E99">
          <w:rPr>
            <w:rStyle w:val="Hipervnculo"/>
            <w:szCs w:val="22"/>
          </w:rPr>
          <w:t>https://www.inei.gob.pe/media/MenuRecursivo/boletines/03-informe-tecnico-n03_adulto-abr-may-jun2017.pdf</w:t>
        </w:r>
        <w:r>
          <w:rPr>
            <w:rStyle w:val="Hipervnculo"/>
            <w:szCs w:val="22"/>
          </w:rPr>
          <w:fldChar w:fldCharType="end"/>
        </w:r>
        <w:r w:rsidRPr="00242E3C">
          <w:rPr>
            <w:szCs w:val="22"/>
          </w:rPr>
          <w:t>&gt;</w:t>
        </w:r>
      </w:ins>
    </w:p>
    <w:p w:rsidR="00422711" w:rsidRPr="00242E3C" w:rsidDel="00422711" w:rsidRDefault="00422711" w:rsidP="009C1E99">
      <w:pPr>
        <w:rPr>
          <w:del w:id="746" w:author="Daniel Montjoy Pita" w:date="2017-10-09T12:21:00Z"/>
          <w:szCs w:val="22"/>
        </w:rPr>
      </w:pPr>
    </w:p>
    <w:p w:rsidR="007657DA" w:rsidRPr="00242E3C" w:rsidRDefault="007657DA" w:rsidP="00FE48D6">
      <w:pPr>
        <w:spacing w:line="240" w:lineRule="auto"/>
        <w:rPr>
          <w:sz w:val="18"/>
          <w:szCs w:val="22"/>
        </w:rPr>
      </w:pPr>
    </w:p>
    <w:p w:rsidR="00510B54" w:rsidRPr="00242E3C" w:rsidRDefault="00510B54" w:rsidP="00582BAE">
      <w:pPr>
        <w:outlineLvl w:val="0"/>
        <w:rPr>
          <w:szCs w:val="22"/>
        </w:rPr>
      </w:pPr>
      <w:r w:rsidRPr="00242E3C">
        <w:rPr>
          <w:szCs w:val="22"/>
        </w:rPr>
        <w:t xml:space="preserve">Ipsos Perú (2014). </w:t>
      </w:r>
      <w:r w:rsidRPr="00242E3C">
        <w:rPr>
          <w:i/>
          <w:szCs w:val="22"/>
        </w:rPr>
        <w:t>Perfil del adulto mayor 2014</w:t>
      </w:r>
      <w:r w:rsidRPr="00242E3C">
        <w:rPr>
          <w:szCs w:val="22"/>
        </w:rPr>
        <w:t xml:space="preserve">. </w:t>
      </w:r>
      <w:r w:rsidR="00065BC5" w:rsidRPr="00242E3C">
        <w:rPr>
          <w:szCs w:val="22"/>
        </w:rPr>
        <w:t xml:space="preserve">Perú: </w:t>
      </w:r>
      <w:r w:rsidRPr="00242E3C">
        <w:rPr>
          <w:szCs w:val="22"/>
        </w:rPr>
        <w:t>Ipsos.</w:t>
      </w:r>
    </w:p>
    <w:p w:rsidR="007657DA" w:rsidRPr="00242E3C" w:rsidRDefault="007657DA" w:rsidP="00FE48D6">
      <w:pPr>
        <w:spacing w:line="240" w:lineRule="auto"/>
        <w:rPr>
          <w:sz w:val="18"/>
          <w:szCs w:val="22"/>
        </w:rPr>
      </w:pPr>
    </w:p>
    <w:p w:rsidR="00784192" w:rsidRPr="00242E3C" w:rsidRDefault="00784192" w:rsidP="00582BAE">
      <w:pPr>
        <w:outlineLvl w:val="0"/>
        <w:rPr>
          <w:szCs w:val="22"/>
        </w:rPr>
      </w:pPr>
      <w:r w:rsidRPr="00242E3C">
        <w:rPr>
          <w:szCs w:val="22"/>
        </w:rPr>
        <w:t xml:space="preserve">Ipsos Perú (2015). </w:t>
      </w:r>
      <w:r w:rsidRPr="00242E3C">
        <w:rPr>
          <w:i/>
          <w:szCs w:val="22"/>
        </w:rPr>
        <w:t>Perfiles Socioeconómicos Lima Metropolitana 2015</w:t>
      </w:r>
      <w:r w:rsidRPr="00242E3C">
        <w:rPr>
          <w:szCs w:val="22"/>
        </w:rPr>
        <w:t xml:space="preserve">. </w:t>
      </w:r>
      <w:r w:rsidR="00065BC5" w:rsidRPr="00242E3C">
        <w:rPr>
          <w:szCs w:val="22"/>
        </w:rPr>
        <w:t>Perú: Ipsos.</w:t>
      </w:r>
    </w:p>
    <w:p w:rsidR="007657DA" w:rsidRPr="00242E3C" w:rsidRDefault="007657DA" w:rsidP="00FE48D6">
      <w:pPr>
        <w:spacing w:line="240" w:lineRule="auto"/>
        <w:rPr>
          <w:sz w:val="18"/>
          <w:szCs w:val="22"/>
        </w:rPr>
      </w:pPr>
    </w:p>
    <w:p w:rsidR="00163F76" w:rsidRPr="00242E3C" w:rsidRDefault="00163F76" w:rsidP="009C1E99">
      <w:pPr>
        <w:rPr>
          <w:szCs w:val="22"/>
        </w:rPr>
      </w:pPr>
      <w:r w:rsidRPr="00242E3C">
        <w:rPr>
          <w:szCs w:val="22"/>
        </w:rPr>
        <w:t xml:space="preserve">Kaplan, Robert S. y Norton, David P. (2009). </w:t>
      </w:r>
      <w:r w:rsidRPr="00242E3C">
        <w:rPr>
          <w:i/>
          <w:szCs w:val="22"/>
        </w:rPr>
        <w:t>El cuadro de mando integral</w:t>
      </w:r>
      <w:r w:rsidRPr="00242E3C">
        <w:rPr>
          <w:szCs w:val="22"/>
        </w:rPr>
        <w:t>. Tercera edición.</w:t>
      </w:r>
    </w:p>
    <w:p w:rsidR="00E700B0" w:rsidRPr="00242E3C" w:rsidRDefault="00163F76" w:rsidP="009C1E99">
      <w:pPr>
        <w:rPr>
          <w:szCs w:val="22"/>
        </w:rPr>
      </w:pPr>
      <w:r w:rsidRPr="00242E3C">
        <w:rPr>
          <w:szCs w:val="22"/>
        </w:rPr>
        <w:t xml:space="preserve">Barcelona: Grupo </w:t>
      </w:r>
      <w:r w:rsidR="00E700B0" w:rsidRPr="00242E3C">
        <w:rPr>
          <w:szCs w:val="22"/>
        </w:rPr>
        <w:t>Planeta. Cuarta impresión: 2013.</w:t>
      </w:r>
    </w:p>
    <w:p w:rsidR="007657DA" w:rsidRPr="00242E3C" w:rsidRDefault="007657DA" w:rsidP="00FE48D6">
      <w:pPr>
        <w:spacing w:line="240" w:lineRule="auto"/>
        <w:rPr>
          <w:sz w:val="18"/>
          <w:szCs w:val="22"/>
        </w:rPr>
      </w:pPr>
    </w:p>
    <w:p w:rsidR="00E700B0" w:rsidRPr="00242E3C" w:rsidRDefault="00E1012E" w:rsidP="00582BAE">
      <w:pPr>
        <w:outlineLvl w:val="0"/>
        <w:rPr>
          <w:szCs w:val="22"/>
          <w:lang w:val="en-US"/>
        </w:rPr>
      </w:pPr>
      <w:r w:rsidRPr="00242E3C">
        <w:rPr>
          <w:szCs w:val="22"/>
        </w:rPr>
        <w:t xml:space="preserve">Lee, Bill (2012).  </w:t>
      </w:r>
      <w:r w:rsidR="00E700B0" w:rsidRPr="00242E3C">
        <w:rPr>
          <w:i/>
          <w:szCs w:val="22"/>
        </w:rPr>
        <w:t xml:space="preserve">The Hidden Wealth Beyond </w:t>
      </w:r>
      <w:r w:rsidRPr="00242E3C">
        <w:rPr>
          <w:i/>
          <w:szCs w:val="22"/>
        </w:rPr>
        <w:t>Net Promoter</w:t>
      </w:r>
      <w:r w:rsidRPr="00242E3C">
        <w:rPr>
          <w:szCs w:val="22"/>
        </w:rPr>
        <w:t xml:space="preserve">. </w:t>
      </w:r>
      <w:r w:rsidR="00E700B0" w:rsidRPr="00242E3C">
        <w:rPr>
          <w:szCs w:val="22"/>
        </w:rPr>
        <w:t xml:space="preserve"> </w:t>
      </w:r>
      <w:r w:rsidR="00E700B0" w:rsidRPr="00242E3C">
        <w:rPr>
          <w:szCs w:val="22"/>
          <w:lang w:val="en-US"/>
        </w:rPr>
        <w:t>Harvard Business Review</w:t>
      </w:r>
      <w:r w:rsidRPr="00242E3C">
        <w:rPr>
          <w:szCs w:val="22"/>
          <w:lang w:val="en-US"/>
        </w:rPr>
        <w:t>.</w:t>
      </w:r>
      <w:r w:rsidR="00E700B0" w:rsidRPr="00242E3C">
        <w:rPr>
          <w:szCs w:val="22"/>
          <w:lang w:val="en-US"/>
        </w:rPr>
        <w:t xml:space="preserve"> </w:t>
      </w:r>
    </w:p>
    <w:p w:rsidR="00065BC5" w:rsidRPr="00242E3C" w:rsidRDefault="00065BC5" w:rsidP="00B14697">
      <w:pPr>
        <w:spacing w:line="240" w:lineRule="auto"/>
        <w:rPr>
          <w:bCs/>
          <w:sz w:val="18"/>
          <w:szCs w:val="18"/>
          <w:lang w:val="en-US"/>
        </w:rPr>
      </w:pPr>
    </w:p>
    <w:p w:rsidR="008E4A0A" w:rsidRPr="00242E3C" w:rsidRDefault="008E4A0A" w:rsidP="009C1E99">
      <w:pPr>
        <w:rPr>
          <w:bCs/>
          <w:szCs w:val="22"/>
          <w:lang w:val="en-US"/>
        </w:rPr>
      </w:pPr>
      <w:r w:rsidRPr="00242E3C">
        <w:rPr>
          <w:bCs/>
          <w:szCs w:val="22"/>
          <w:lang w:val="en-US"/>
        </w:rPr>
        <w:t xml:space="preserve">Kotler, Philip y Keller, Kevin (2012). </w:t>
      </w:r>
      <w:r w:rsidRPr="00242E3C">
        <w:rPr>
          <w:bCs/>
          <w:i/>
          <w:szCs w:val="22"/>
        </w:rPr>
        <w:t xml:space="preserve">Dirección de Marketing. </w:t>
      </w:r>
      <w:r w:rsidR="00065BC5" w:rsidRPr="00242E3C">
        <w:rPr>
          <w:bCs/>
          <w:szCs w:val="22"/>
        </w:rPr>
        <w:t xml:space="preserve">Decimocuarta edición. </w:t>
      </w:r>
      <w:r w:rsidR="00065BC5" w:rsidRPr="00242E3C">
        <w:rPr>
          <w:bCs/>
          <w:szCs w:val="22"/>
          <w:lang w:val="en-US"/>
        </w:rPr>
        <w:t xml:space="preserve">México: </w:t>
      </w:r>
      <w:r w:rsidRPr="00242E3C">
        <w:rPr>
          <w:bCs/>
          <w:szCs w:val="22"/>
          <w:lang w:val="en-US"/>
        </w:rPr>
        <w:t>Pe</w:t>
      </w:r>
      <w:r w:rsidR="00960A6C" w:rsidRPr="00242E3C">
        <w:rPr>
          <w:bCs/>
          <w:szCs w:val="22"/>
          <w:lang w:val="en-US"/>
        </w:rPr>
        <w:t>a</w:t>
      </w:r>
      <w:r w:rsidRPr="00242E3C">
        <w:rPr>
          <w:bCs/>
          <w:szCs w:val="22"/>
          <w:lang w:val="en-US"/>
        </w:rPr>
        <w:t>rson Educación</w:t>
      </w:r>
      <w:r w:rsidRPr="00242E3C">
        <w:rPr>
          <w:bCs/>
          <w:i/>
          <w:szCs w:val="22"/>
          <w:lang w:val="en-US"/>
        </w:rPr>
        <w:t>.</w:t>
      </w:r>
      <w:r w:rsidRPr="00242E3C">
        <w:rPr>
          <w:bCs/>
          <w:szCs w:val="22"/>
          <w:lang w:val="en-US"/>
        </w:rPr>
        <w:t xml:space="preserve"> </w:t>
      </w:r>
    </w:p>
    <w:p w:rsidR="007657DA" w:rsidRPr="00242E3C" w:rsidRDefault="007657DA" w:rsidP="00FE48D6">
      <w:pPr>
        <w:spacing w:line="240" w:lineRule="auto"/>
        <w:rPr>
          <w:sz w:val="18"/>
          <w:szCs w:val="22"/>
          <w:lang w:val="en-US"/>
        </w:rPr>
      </w:pPr>
    </w:p>
    <w:p w:rsidR="00E00666" w:rsidRPr="00242E3C" w:rsidRDefault="00E00666" w:rsidP="00582BAE">
      <w:pPr>
        <w:outlineLvl w:val="0"/>
        <w:rPr>
          <w:szCs w:val="22"/>
          <w:lang w:val="en-US"/>
        </w:rPr>
      </w:pPr>
      <w:proofErr w:type="spellStart"/>
      <w:r w:rsidRPr="00242E3C">
        <w:rPr>
          <w:szCs w:val="22"/>
          <w:lang w:val="en-US"/>
        </w:rPr>
        <w:t>McKinsey&amp;Company</w:t>
      </w:r>
      <w:proofErr w:type="spellEnd"/>
      <w:r w:rsidRPr="00242E3C">
        <w:rPr>
          <w:szCs w:val="22"/>
          <w:lang w:val="en-US"/>
        </w:rPr>
        <w:t xml:space="preserve"> (2010). </w:t>
      </w:r>
      <w:r w:rsidRPr="00242E3C">
        <w:rPr>
          <w:i/>
          <w:szCs w:val="22"/>
          <w:lang w:val="en-US"/>
        </w:rPr>
        <w:t>Perspectives on merger integration</w:t>
      </w:r>
      <w:r w:rsidRPr="00242E3C">
        <w:rPr>
          <w:szCs w:val="22"/>
          <w:lang w:val="en-US"/>
        </w:rPr>
        <w:t xml:space="preserve">. </w:t>
      </w:r>
      <w:proofErr w:type="spellStart"/>
      <w:r w:rsidRPr="00242E3C">
        <w:rPr>
          <w:szCs w:val="22"/>
          <w:lang w:val="en-US"/>
        </w:rPr>
        <w:t>McKinsey&amp;Company</w:t>
      </w:r>
      <w:proofErr w:type="spellEnd"/>
      <w:r w:rsidRPr="00242E3C">
        <w:rPr>
          <w:szCs w:val="22"/>
          <w:lang w:val="en-US"/>
        </w:rPr>
        <w:t>.</w:t>
      </w:r>
    </w:p>
    <w:p w:rsidR="003559F6" w:rsidRPr="00242E3C" w:rsidRDefault="003559F6" w:rsidP="00A737D3">
      <w:pPr>
        <w:rPr>
          <w:szCs w:val="22"/>
          <w:lang w:val="en-US"/>
        </w:rPr>
      </w:pPr>
    </w:p>
    <w:p w:rsidR="00A737D3" w:rsidRPr="00242E3C" w:rsidRDefault="00A737D3" w:rsidP="00582BAE">
      <w:pPr>
        <w:outlineLvl w:val="0"/>
      </w:pPr>
      <w:r w:rsidRPr="00242E3C">
        <w:rPr>
          <w:lang w:val="en-US"/>
        </w:rPr>
        <w:t xml:space="preserve">Medical Devices Report Q1 2017– Peru (2016). </w:t>
      </w:r>
      <w:r w:rsidRPr="00242E3C">
        <w:rPr>
          <w:i/>
          <w:lang w:val="en-US"/>
        </w:rPr>
        <w:t>BMI Research.</w:t>
      </w:r>
      <w:r w:rsidRPr="00242E3C">
        <w:rPr>
          <w:lang w:val="en-US"/>
        </w:rPr>
        <w:t xml:space="preserve"> </w:t>
      </w:r>
      <w:r w:rsidRPr="00242E3C">
        <w:t>BMI Research.</w:t>
      </w:r>
    </w:p>
    <w:p w:rsidR="007657DA" w:rsidRPr="00242E3C" w:rsidRDefault="007657DA" w:rsidP="00FE48D6">
      <w:pPr>
        <w:spacing w:line="240" w:lineRule="auto"/>
        <w:rPr>
          <w:sz w:val="18"/>
          <w:szCs w:val="22"/>
        </w:rPr>
      </w:pPr>
    </w:p>
    <w:p w:rsidR="00330536" w:rsidRPr="00242E3C" w:rsidRDefault="00330536" w:rsidP="009C1E99">
      <w:pPr>
        <w:rPr>
          <w:szCs w:val="22"/>
        </w:rPr>
      </w:pPr>
      <w:r w:rsidRPr="00242E3C">
        <w:rPr>
          <w:szCs w:val="22"/>
        </w:rPr>
        <w:lastRenderedPageBreak/>
        <w:t xml:space="preserve">Mindreau, Eduardo (2016). </w:t>
      </w:r>
      <w:r w:rsidR="00881C23" w:rsidRPr="00242E3C">
        <w:rPr>
          <w:i/>
          <w:szCs w:val="22"/>
        </w:rPr>
        <w:t>Curso de Gestión del Cambio de la Maestría en Administración XVII</w:t>
      </w:r>
      <w:r w:rsidR="00881C23" w:rsidRPr="00242E3C">
        <w:rPr>
          <w:szCs w:val="22"/>
        </w:rPr>
        <w:t xml:space="preserve">. </w:t>
      </w:r>
      <w:r w:rsidR="00B14697" w:rsidRPr="00242E3C">
        <w:rPr>
          <w:szCs w:val="22"/>
        </w:rPr>
        <w:t xml:space="preserve">Lima, Perú: </w:t>
      </w:r>
      <w:r w:rsidR="00881C23" w:rsidRPr="00242E3C">
        <w:rPr>
          <w:szCs w:val="22"/>
        </w:rPr>
        <w:t>Universidad</w:t>
      </w:r>
      <w:r w:rsidR="007657DA" w:rsidRPr="00242E3C">
        <w:rPr>
          <w:szCs w:val="22"/>
        </w:rPr>
        <w:t xml:space="preserve"> del Pacífico. </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Ministerio de Comercio Exterior y Turismo (2016). Acuerdos Comerciales del Perú. [En Línea]. Fecha de Consulta: 10/12/2016. Disponible en: &lt; </w:t>
      </w:r>
      <w:hyperlink r:id="rId61" w:history="1">
        <w:r w:rsidRPr="00242E3C">
          <w:rPr>
            <w:rStyle w:val="Hipervnculo"/>
            <w:szCs w:val="22"/>
          </w:rPr>
          <w:t>http://www.acuerdoscomerciales.gob.pe/</w:t>
        </w:r>
      </w:hyperlink>
      <w:r w:rsidRPr="00242E3C">
        <w:rPr>
          <w:szCs w:val="22"/>
        </w:rPr>
        <w:t xml:space="preserve">&gt; </w:t>
      </w:r>
    </w:p>
    <w:p w:rsidR="007657DA" w:rsidRPr="00242E3C" w:rsidRDefault="007657DA" w:rsidP="00FE48D6">
      <w:pPr>
        <w:spacing w:line="240" w:lineRule="auto"/>
        <w:rPr>
          <w:sz w:val="18"/>
          <w:szCs w:val="22"/>
        </w:rPr>
      </w:pPr>
    </w:p>
    <w:p w:rsidR="00023690" w:rsidRPr="00242E3C" w:rsidRDefault="00023690" w:rsidP="00023690">
      <w:pPr>
        <w:rPr>
          <w:szCs w:val="22"/>
        </w:rPr>
      </w:pPr>
      <w:r w:rsidRPr="00242E3C">
        <w:rPr>
          <w:szCs w:val="22"/>
        </w:rPr>
        <w:t>Organización Mundial de la Salud (2015). Sordera y pérdida de la audición [En Línea]. Fecha de consulta: 20/11/2016. Disponible en: &lt;</w:t>
      </w:r>
      <w:hyperlink r:id="rId62" w:history="1">
        <w:r w:rsidR="00E44298" w:rsidRPr="00E57FBA">
          <w:rPr>
            <w:rStyle w:val="Hipervnculo"/>
            <w:szCs w:val="22"/>
          </w:rPr>
          <w:t>http://www.who.int/mediacentre</w:t>
        </w:r>
      </w:hyperlink>
      <w:r w:rsidRPr="00242E3C">
        <w:rPr>
          <w:szCs w:val="22"/>
        </w:rPr>
        <w:t>/</w:t>
      </w:r>
      <w:r w:rsidR="00447FBB" w:rsidRPr="00242E3C">
        <w:rPr>
          <w:szCs w:val="22"/>
        </w:rPr>
        <w:t xml:space="preserve"> </w:t>
      </w:r>
      <w:r w:rsidRPr="00242E3C">
        <w:rPr>
          <w:szCs w:val="22"/>
        </w:rPr>
        <w:t>&gt;</w:t>
      </w:r>
    </w:p>
    <w:p w:rsidR="00023690" w:rsidRPr="00242E3C" w:rsidRDefault="00023690" w:rsidP="00023690">
      <w:pPr>
        <w:spacing w:line="240" w:lineRule="auto"/>
        <w:rPr>
          <w:sz w:val="18"/>
          <w:szCs w:val="22"/>
        </w:rPr>
      </w:pPr>
    </w:p>
    <w:p w:rsidR="005F678D" w:rsidRPr="00242E3C" w:rsidRDefault="005F678D" w:rsidP="00023690">
      <w:pPr>
        <w:rPr>
          <w:szCs w:val="22"/>
        </w:rPr>
      </w:pPr>
      <w:r w:rsidRPr="00242E3C">
        <w:rPr>
          <w:szCs w:val="22"/>
        </w:rPr>
        <w:t xml:space="preserve">Osterwalder, Alexander &amp; Pigneur, Yves (2011). </w:t>
      </w:r>
      <w:r w:rsidRPr="00242E3C">
        <w:rPr>
          <w:i/>
          <w:szCs w:val="22"/>
        </w:rPr>
        <w:t>Generación de modelos de negocio</w:t>
      </w:r>
      <w:r w:rsidRPr="00242E3C">
        <w:rPr>
          <w:szCs w:val="22"/>
        </w:rPr>
        <w:t>. Deusto. España.</w:t>
      </w:r>
    </w:p>
    <w:p w:rsidR="00447FBB" w:rsidRDefault="00447FBB" w:rsidP="00023690">
      <w:pPr>
        <w:rPr>
          <w:szCs w:val="22"/>
        </w:rPr>
      </w:pPr>
    </w:p>
    <w:p w:rsidR="00447FBB" w:rsidRDefault="00023690" w:rsidP="00447FBB">
      <w:pPr>
        <w:rPr>
          <w:ins w:id="747" w:author="Daniel Montjoy Pita" w:date="2017-10-09T12:20:00Z"/>
          <w:szCs w:val="22"/>
        </w:rPr>
      </w:pPr>
      <w:r w:rsidRPr="00242E3C">
        <w:rPr>
          <w:szCs w:val="22"/>
        </w:rPr>
        <w:t xml:space="preserve">Porter, Michael (1991). </w:t>
      </w:r>
      <w:r w:rsidRPr="00242E3C">
        <w:rPr>
          <w:i/>
          <w:szCs w:val="22"/>
        </w:rPr>
        <w:t>Ventaja Competitiva</w:t>
      </w:r>
      <w:r w:rsidRPr="00242E3C">
        <w:rPr>
          <w:szCs w:val="22"/>
        </w:rPr>
        <w:t>. Argentina: Editorial Real S.A.</w:t>
      </w:r>
      <w:del w:id="748" w:author="Daniel Montjoy Pita" w:date="2017-10-09T12:20:00Z">
        <w:r w:rsidR="00447FBB" w:rsidDel="00422711">
          <w:rPr>
            <w:szCs w:val="22"/>
          </w:rPr>
          <w:br w:type="page"/>
        </w:r>
      </w:del>
    </w:p>
    <w:p w:rsidR="00422711" w:rsidRDefault="00422711" w:rsidP="00447FBB">
      <w:pPr>
        <w:rPr>
          <w:szCs w:val="22"/>
        </w:rPr>
      </w:pPr>
    </w:p>
    <w:p w:rsidR="00777C76" w:rsidRPr="00242E3C" w:rsidRDefault="00023690" w:rsidP="00023690">
      <w:pPr>
        <w:rPr>
          <w:szCs w:val="22"/>
          <w:lang w:val="en-US"/>
        </w:rPr>
      </w:pPr>
      <w:r w:rsidRPr="00242E3C">
        <w:rPr>
          <w:szCs w:val="22"/>
          <w:lang w:val="en-US"/>
        </w:rPr>
        <w:t xml:space="preserve">Porter, Michael (2007). </w:t>
      </w:r>
      <w:r w:rsidRPr="00242E3C">
        <w:rPr>
          <w:i/>
          <w:szCs w:val="22"/>
          <w:lang w:val="en-US"/>
        </w:rPr>
        <w:t>The Five Competitive Forces That Shape Strategy</w:t>
      </w:r>
      <w:r w:rsidRPr="00242E3C">
        <w:rPr>
          <w:szCs w:val="22"/>
          <w:lang w:val="en-US"/>
        </w:rPr>
        <w:t>. USA: Harvard Business School Publishing Corporation.</w:t>
      </w:r>
    </w:p>
    <w:p w:rsidR="007657DA" w:rsidRPr="00242E3C" w:rsidRDefault="007657DA" w:rsidP="00FE48D6">
      <w:pPr>
        <w:spacing w:line="240" w:lineRule="auto"/>
        <w:rPr>
          <w:sz w:val="18"/>
          <w:szCs w:val="22"/>
          <w:lang w:val="en-US"/>
        </w:rPr>
      </w:pPr>
    </w:p>
    <w:p w:rsidR="00A3592C" w:rsidRPr="00242E3C" w:rsidRDefault="00A3592C" w:rsidP="009C1E99">
      <w:pPr>
        <w:rPr>
          <w:szCs w:val="22"/>
        </w:rPr>
      </w:pPr>
      <w:r w:rsidRPr="00242E3C">
        <w:rPr>
          <w:szCs w:val="22"/>
          <w:lang w:val="en-US"/>
        </w:rPr>
        <w:t xml:space="preserve">Porter, Michael y Kramer, Mark (2006). </w:t>
      </w:r>
      <w:r w:rsidRPr="00242E3C">
        <w:rPr>
          <w:i/>
          <w:szCs w:val="22"/>
        </w:rPr>
        <w:t>Estrategia y sociedad</w:t>
      </w:r>
      <w:r w:rsidRPr="00242E3C">
        <w:rPr>
          <w:szCs w:val="22"/>
        </w:rPr>
        <w:t>. Harvard Business Review. América Latina.</w:t>
      </w:r>
    </w:p>
    <w:p w:rsidR="007657DA" w:rsidRPr="00242E3C" w:rsidRDefault="007657DA" w:rsidP="00FE48D6">
      <w:pPr>
        <w:spacing w:line="240" w:lineRule="auto"/>
        <w:rPr>
          <w:sz w:val="18"/>
          <w:szCs w:val="22"/>
        </w:rPr>
      </w:pPr>
    </w:p>
    <w:p w:rsidR="00A3592C" w:rsidRPr="00242E3C" w:rsidRDefault="00A3592C" w:rsidP="009C1E99">
      <w:pPr>
        <w:rPr>
          <w:szCs w:val="22"/>
        </w:rPr>
      </w:pPr>
      <w:r w:rsidRPr="00242E3C">
        <w:rPr>
          <w:szCs w:val="22"/>
        </w:rPr>
        <w:t xml:space="preserve">Porter, Michael y Kramer, Mark (2011). </w:t>
      </w:r>
      <w:r w:rsidRPr="00242E3C">
        <w:rPr>
          <w:i/>
          <w:szCs w:val="22"/>
        </w:rPr>
        <w:t>La creación de valor compartido</w:t>
      </w:r>
      <w:r w:rsidR="0016639D" w:rsidRPr="00242E3C">
        <w:rPr>
          <w:i/>
          <w:szCs w:val="22"/>
        </w:rPr>
        <w:t xml:space="preserve">. </w:t>
      </w:r>
      <w:r w:rsidR="0016639D" w:rsidRPr="00242E3C">
        <w:rPr>
          <w:szCs w:val="22"/>
        </w:rPr>
        <w:t>Harvard Business Review. América Latina.</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PricewaterhouseCoopers (2014). </w:t>
      </w:r>
      <w:r w:rsidRPr="00242E3C">
        <w:rPr>
          <w:i/>
          <w:szCs w:val="22"/>
        </w:rPr>
        <w:t xml:space="preserve">La Alianza del Pacífico. Una nueva era para América Latina. </w:t>
      </w:r>
      <w:r w:rsidRPr="00242E3C">
        <w:rPr>
          <w:szCs w:val="22"/>
        </w:rPr>
        <w:t>Fecha de Consulta: 08/02/2017. Disponible en: &lt;</w:t>
      </w:r>
      <w:hyperlink r:id="rId63" w:history="1">
        <w:r w:rsidR="00B14697" w:rsidRPr="00242E3C">
          <w:rPr>
            <w:rStyle w:val="Hipervnculo"/>
            <w:szCs w:val="22"/>
          </w:rPr>
          <w:t>https://www.pwc.com/mx/es/publicaciones /archivo/2014-10-alianza-pacifico-baja.pdf</w:t>
        </w:r>
      </w:hyperlink>
      <w:r w:rsidRPr="00242E3C">
        <w:rPr>
          <w:szCs w:val="22"/>
        </w:rPr>
        <w:t xml:space="preserve"> &gt;</w:t>
      </w:r>
    </w:p>
    <w:p w:rsidR="007657DA" w:rsidRPr="00242E3C" w:rsidRDefault="007657DA" w:rsidP="00FE48D6">
      <w:pPr>
        <w:spacing w:line="240" w:lineRule="auto"/>
        <w:rPr>
          <w:i/>
          <w:sz w:val="18"/>
          <w:szCs w:val="22"/>
        </w:rPr>
      </w:pPr>
    </w:p>
    <w:p w:rsidR="0014355E" w:rsidRPr="00242E3C" w:rsidRDefault="0014355E" w:rsidP="00897724">
      <w:pPr>
        <w:jc w:val="left"/>
        <w:rPr>
          <w:szCs w:val="22"/>
          <w:lang w:val="en-US"/>
        </w:rPr>
      </w:pPr>
      <w:r w:rsidRPr="00242E3C">
        <w:rPr>
          <w:szCs w:val="22"/>
          <w:lang w:val="en-US"/>
        </w:rPr>
        <w:t>President’s Council of Advis</w:t>
      </w:r>
      <w:r w:rsidR="005A11F9" w:rsidRPr="00242E3C">
        <w:rPr>
          <w:szCs w:val="22"/>
          <w:lang w:val="en-US"/>
        </w:rPr>
        <w:t xml:space="preserve">ors on Science and </w:t>
      </w:r>
      <w:r w:rsidR="007F0D0D" w:rsidRPr="00242E3C">
        <w:rPr>
          <w:szCs w:val="22"/>
          <w:lang w:val="en-US"/>
        </w:rPr>
        <w:t>Technology (</w:t>
      </w:r>
      <w:r w:rsidR="005A11F9" w:rsidRPr="00242E3C">
        <w:rPr>
          <w:szCs w:val="22"/>
          <w:lang w:val="en-US"/>
        </w:rPr>
        <w:t xml:space="preserve">2015). </w:t>
      </w:r>
      <w:r w:rsidR="00B513CA" w:rsidRPr="00242E3C">
        <w:rPr>
          <w:i/>
          <w:szCs w:val="22"/>
          <w:lang w:val="en-US"/>
        </w:rPr>
        <w:t>Aging America &amp; Hearing Loss: Imperative of Improved Hearing Technologies</w:t>
      </w:r>
      <w:r w:rsidR="005A11F9" w:rsidRPr="00242E3C">
        <w:rPr>
          <w:szCs w:val="22"/>
          <w:lang w:val="en-US"/>
        </w:rPr>
        <w:t xml:space="preserve">. Fecha de consulta: 05/12/2016. </w:t>
      </w:r>
      <w:proofErr w:type="spellStart"/>
      <w:r w:rsidR="005A11F9" w:rsidRPr="00242E3C">
        <w:rPr>
          <w:szCs w:val="22"/>
          <w:lang w:val="en-US"/>
        </w:rPr>
        <w:t>Disponible</w:t>
      </w:r>
      <w:proofErr w:type="spellEnd"/>
      <w:r w:rsidR="005A11F9" w:rsidRPr="00242E3C">
        <w:rPr>
          <w:szCs w:val="22"/>
          <w:lang w:val="en-US"/>
        </w:rPr>
        <w:t xml:space="preserve"> en : &lt;</w:t>
      </w:r>
      <w:hyperlink r:id="rId64" w:history="1">
        <w:r w:rsidR="00B14697" w:rsidRPr="00242E3C">
          <w:rPr>
            <w:rStyle w:val="Hipervnculo"/>
            <w:szCs w:val="22"/>
            <w:lang w:val="en-US"/>
          </w:rPr>
          <w:t>https://www.whitehouse.gov/sites/default/files/microsites/ostp/PCAST/pcast_hearing_ tech_ letterreport_final.pdf</w:t>
        </w:r>
      </w:hyperlink>
      <w:r w:rsidR="00B76919" w:rsidRPr="00242E3C">
        <w:rPr>
          <w:szCs w:val="22"/>
          <w:lang w:val="en-US"/>
        </w:rPr>
        <w:t xml:space="preserve"> </w:t>
      </w:r>
      <w:r w:rsidR="005A11F9" w:rsidRPr="00242E3C">
        <w:rPr>
          <w:szCs w:val="22"/>
          <w:lang w:val="en-US"/>
        </w:rPr>
        <w:t xml:space="preserve"> &gt;</w:t>
      </w:r>
    </w:p>
    <w:p w:rsidR="007657DA" w:rsidRPr="00242E3C" w:rsidRDefault="007657DA" w:rsidP="00FE48D6">
      <w:pPr>
        <w:spacing w:line="240" w:lineRule="auto"/>
        <w:rPr>
          <w:sz w:val="18"/>
          <w:szCs w:val="22"/>
          <w:lang w:val="en-US"/>
        </w:rPr>
      </w:pPr>
    </w:p>
    <w:p w:rsidR="0051003B" w:rsidRDefault="0051003B" w:rsidP="009C1E99">
      <w:pPr>
        <w:rPr>
          <w:szCs w:val="22"/>
          <w:lang w:val="en-US"/>
        </w:rPr>
      </w:pPr>
      <w:r w:rsidRPr="00242E3C">
        <w:rPr>
          <w:szCs w:val="22"/>
          <w:lang w:val="en-US"/>
        </w:rPr>
        <w:t xml:space="preserve">Scalar Market Research (2016). </w:t>
      </w:r>
      <w:r w:rsidRPr="00242E3C">
        <w:rPr>
          <w:i/>
          <w:szCs w:val="22"/>
          <w:lang w:val="en-US"/>
        </w:rPr>
        <w:t>Hearing Aids Market, by products – Global Revenue, Trends, Growth, Share, Size and Forecast to 2022</w:t>
      </w:r>
      <w:r w:rsidR="00660DAC" w:rsidRPr="00242E3C">
        <w:rPr>
          <w:szCs w:val="22"/>
          <w:lang w:val="en-US"/>
        </w:rPr>
        <w:t xml:space="preserve">. </w:t>
      </w:r>
    </w:p>
    <w:p w:rsidR="004A7DCB" w:rsidRDefault="004A7DCB" w:rsidP="009C1E99">
      <w:pPr>
        <w:rPr>
          <w:szCs w:val="22"/>
          <w:lang w:val="en-US"/>
        </w:rPr>
      </w:pPr>
    </w:p>
    <w:p w:rsidR="004A7DCB" w:rsidRDefault="004A7DCB" w:rsidP="004A7DCB">
      <w:r w:rsidRPr="0010749E">
        <w:rPr>
          <w:lang w:val="en-US"/>
        </w:rPr>
        <w:t xml:space="preserve">Starkey Hearing Technologies (2016). </w:t>
      </w:r>
      <w:proofErr w:type="spellStart"/>
      <w:r w:rsidRPr="0010749E">
        <w:rPr>
          <w:i/>
          <w:lang w:val="en-US"/>
        </w:rPr>
        <w:t>Historia</w:t>
      </w:r>
      <w:proofErr w:type="spellEnd"/>
      <w:r w:rsidRPr="0010749E">
        <w:rPr>
          <w:i/>
          <w:lang w:val="en-US"/>
        </w:rPr>
        <w:t xml:space="preserve"> de Starkey</w:t>
      </w:r>
      <w:r w:rsidRPr="0010749E">
        <w:rPr>
          <w:lang w:val="en-US"/>
        </w:rPr>
        <w:t xml:space="preserve">. </w:t>
      </w:r>
      <w:r>
        <w:t>Fecha de consulta: 17/01/</w:t>
      </w:r>
      <w:r w:rsidRPr="00E35B82">
        <w:t>2017</w:t>
      </w:r>
      <w:r>
        <w:t xml:space="preserve">. Disponible en &lt;  </w:t>
      </w:r>
      <w:r w:rsidRPr="00690F13">
        <w:t xml:space="preserve">http://es.starkey.com/starkey-history </w:t>
      </w:r>
      <w:r>
        <w:t>&gt;</w:t>
      </w:r>
    </w:p>
    <w:p w:rsidR="007657DA" w:rsidRPr="00582BAE" w:rsidRDefault="007657DA" w:rsidP="00FE48D6">
      <w:pPr>
        <w:spacing w:line="240" w:lineRule="auto"/>
        <w:rPr>
          <w:sz w:val="18"/>
          <w:szCs w:val="22"/>
          <w:lang w:val="es-ES_tradnl"/>
        </w:rPr>
      </w:pPr>
    </w:p>
    <w:p w:rsidR="0051003B" w:rsidRPr="00242E3C" w:rsidRDefault="0051003B" w:rsidP="009C1E99">
      <w:pPr>
        <w:rPr>
          <w:szCs w:val="22"/>
        </w:rPr>
      </w:pPr>
      <w:r w:rsidRPr="00242E3C">
        <w:rPr>
          <w:szCs w:val="22"/>
        </w:rPr>
        <w:lastRenderedPageBreak/>
        <w:t xml:space="preserve">Tong, Jesús (2006). </w:t>
      </w:r>
      <w:r w:rsidRPr="00242E3C">
        <w:rPr>
          <w:i/>
          <w:szCs w:val="22"/>
        </w:rPr>
        <w:t>Finanzas empresariales: La decisión de inversión</w:t>
      </w:r>
      <w:r w:rsidRPr="00242E3C">
        <w:rPr>
          <w:szCs w:val="22"/>
        </w:rPr>
        <w:t xml:space="preserve">. </w:t>
      </w:r>
      <w:r w:rsidR="00B14697" w:rsidRPr="00242E3C">
        <w:rPr>
          <w:szCs w:val="22"/>
        </w:rPr>
        <w:t xml:space="preserve">Lima: </w:t>
      </w:r>
      <w:r w:rsidRPr="00242E3C">
        <w:rPr>
          <w:szCs w:val="22"/>
        </w:rPr>
        <w:t xml:space="preserve">Centro de investigación de la Universidad del Pacífico. </w:t>
      </w:r>
    </w:p>
    <w:p w:rsidR="007657DA" w:rsidRPr="00242E3C" w:rsidRDefault="007657DA" w:rsidP="00FE48D6">
      <w:pPr>
        <w:spacing w:line="240" w:lineRule="auto"/>
        <w:rPr>
          <w:sz w:val="18"/>
          <w:szCs w:val="22"/>
        </w:rPr>
      </w:pPr>
    </w:p>
    <w:p w:rsidR="00153F60" w:rsidRPr="00242E3C" w:rsidRDefault="00153F60" w:rsidP="009C1E99">
      <w:pPr>
        <w:rPr>
          <w:szCs w:val="22"/>
        </w:rPr>
      </w:pPr>
      <w:r w:rsidRPr="00242E3C">
        <w:rPr>
          <w:szCs w:val="22"/>
        </w:rPr>
        <w:t xml:space="preserve">Thorne, Alfredo (2017). </w:t>
      </w:r>
      <w:r w:rsidRPr="00242E3C">
        <w:rPr>
          <w:i/>
          <w:szCs w:val="22"/>
        </w:rPr>
        <w:t>Shock de integridad y de inversión</w:t>
      </w:r>
      <w:r w:rsidR="009373EA" w:rsidRPr="00242E3C">
        <w:rPr>
          <w:szCs w:val="22"/>
        </w:rPr>
        <w:t>. El Comercio. Disponible en: &lt;</w:t>
      </w:r>
      <w:hyperlink r:id="rId65" w:history="1">
        <w:r w:rsidR="009373EA" w:rsidRPr="00242E3C">
          <w:rPr>
            <w:rStyle w:val="Hipervnculo"/>
            <w:szCs w:val="22"/>
          </w:rPr>
          <w:t>http://elcomercio.pe/opinion/colaboradores/shock-integridad-y-inversion-alfredo-thorne-noticia-1965934</w:t>
        </w:r>
      </w:hyperlink>
      <w:r w:rsidR="009373EA" w:rsidRPr="00242E3C">
        <w:rPr>
          <w:szCs w:val="22"/>
        </w:rPr>
        <w:t xml:space="preserve"> &gt;</w:t>
      </w:r>
    </w:p>
    <w:p w:rsidR="007657DA" w:rsidRPr="00242E3C" w:rsidRDefault="007657DA" w:rsidP="00FE48D6">
      <w:pPr>
        <w:spacing w:line="240" w:lineRule="auto"/>
        <w:rPr>
          <w:sz w:val="18"/>
          <w:szCs w:val="22"/>
        </w:rPr>
      </w:pPr>
    </w:p>
    <w:p w:rsidR="008165DD" w:rsidRPr="00242E3C" w:rsidRDefault="008165DD" w:rsidP="009C1E99">
      <w:pPr>
        <w:rPr>
          <w:szCs w:val="22"/>
        </w:rPr>
      </w:pPr>
      <w:r w:rsidRPr="00242E3C">
        <w:rPr>
          <w:szCs w:val="22"/>
          <w:lang w:val="en-US"/>
        </w:rPr>
        <w:t xml:space="preserve">World Bank Group (2017). </w:t>
      </w:r>
      <w:r w:rsidRPr="00242E3C">
        <w:rPr>
          <w:i/>
          <w:szCs w:val="22"/>
          <w:lang w:val="en-US"/>
        </w:rPr>
        <w:t>Doing Business 2017</w:t>
      </w:r>
      <w:r w:rsidRPr="00242E3C">
        <w:rPr>
          <w:szCs w:val="22"/>
          <w:lang w:val="en-US"/>
        </w:rPr>
        <w:t xml:space="preserve">. </w:t>
      </w:r>
      <w:r w:rsidRPr="00242E3C">
        <w:rPr>
          <w:szCs w:val="22"/>
        </w:rPr>
        <w:t>Fecha de consulta:</w:t>
      </w:r>
      <w:r w:rsidR="0091307F" w:rsidRPr="00242E3C">
        <w:rPr>
          <w:szCs w:val="22"/>
        </w:rPr>
        <w:t xml:space="preserve"> 02/12/2016.  Disponible en: &lt;</w:t>
      </w:r>
      <w:hyperlink r:id="rId66" w:history="1">
        <w:r w:rsidRPr="00242E3C">
          <w:rPr>
            <w:rStyle w:val="Hipervnculo"/>
            <w:szCs w:val="22"/>
          </w:rPr>
          <w:t>http://espanol.doingbusiness.org/~/media/WBG/DoingBusiness/Documents/Annual-Reports/English/DB17-Full-Report.pdf</w:t>
        </w:r>
      </w:hyperlink>
      <w:r w:rsidRPr="00242E3C">
        <w:rPr>
          <w:szCs w:val="22"/>
        </w:rPr>
        <w:t xml:space="preserve"> &gt;</w:t>
      </w:r>
    </w:p>
    <w:p w:rsidR="007657DA" w:rsidRPr="00242E3C" w:rsidRDefault="007657DA" w:rsidP="00FE48D6">
      <w:pPr>
        <w:spacing w:line="240" w:lineRule="auto"/>
        <w:rPr>
          <w:sz w:val="18"/>
          <w:szCs w:val="22"/>
        </w:rPr>
      </w:pPr>
    </w:p>
    <w:p w:rsidR="007657DA" w:rsidRPr="00242E3C" w:rsidRDefault="007F0D0D" w:rsidP="00B14697">
      <w:pPr>
        <w:rPr>
          <w:szCs w:val="22"/>
        </w:rPr>
      </w:pPr>
      <w:r w:rsidRPr="00242E3C">
        <w:rPr>
          <w:szCs w:val="22"/>
          <w:lang w:val="en-US"/>
        </w:rPr>
        <w:t>World</w:t>
      </w:r>
      <w:r w:rsidR="009D59C7" w:rsidRPr="00242E3C">
        <w:rPr>
          <w:szCs w:val="22"/>
          <w:lang w:val="en-US"/>
        </w:rPr>
        <w:t xml:space="preserve"> Economic Forum (2016). </w:t>
      </w:r>
      <w:r w:rsidR="00BA1D55" w:rsidRPr="00242E3C">
        <w:rPr>
          <w:i/>
          <w:szCs w:val="22"/>
          <w:lang w:val="en-US"/>
        </w:rPr>
        <w:t>The Global Competitiv</w:t>
      </w:r>
      <w:r w:rsidR="009D59C7" w:rsidRPr="00242E3C">
        <w:rPr>
          <w:i/>
          <w:szCs w:val="22"/>
          <w:lang w:val="en-US"/>
        </w:rPr>
        <w:t>eness Report 2016-2017</w:t>
      </w:r>
      <w:r w:rsidR="009D59C7" w:rsidRPr="00242E3C">
        <w:rPr>
          <w:szCs w:val="22"/>
          <w:lang w:val="en-US"/>
        </w:rPr>
        <w:t>.</w:t>
      </w:r>
      <w:r w:rsidR="00CD314C" w:rsidRPr="00242E3C">
        <w:rPr>
          <w:szCs w:val="22"/>
          <w:lang w:val="en-US"/>
        </w:rPr>
        <w:t xml:space="preserve"> </w:t>
      </w:r>
      <w:r w:rsidR="00CD314C" w:rsidRPr="00242E3C">
        <w:rPr>
          <w:szCs w:val="22"/>
        </w:rPr>
        <w:t>Fecha de consulta: 02/12/2016. &lt;</w:t>
      </w:r>
      <w:hyperlink r:id="rId67" w:anchor="economy=PER" w:history="1">
        <w:r w:rsidR="00CD314C" w:rsidRPr="00242E3C">
          <w:rPr>
            <w:rStyle w:val="Hipervnculo"/>
            <w:szCs w:val="22"/>
          </w:rPr>
          <w:t>http://reports.weforum.org/global-competitiveness-index/country-profiles/#economy=PER</w:t>
        </w:r>
      </w:hyperlink>
      <w:r w:rsidR="00CD314C" w:rsidRPr="00242E3C">
        <w:rPr>
          <w:szCs w:val="22"/>
        </w:rPr>
        <w:t>&gt;</w:t>
      </w:r>
      <w:r w:rsidR="007657DA" w:rsidRPr="00242E3C">
        <w:rPr>
          <w:szCs w:val="22"/>
        </w:rPr>
        <w:br w:type="page"/>
      </w:r>
    </w:p>
    <w:p w:rsidR="007657DA" w:rsidRPr="00242E3C" w:rsidRDefault="007657DA"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7657DA" w:rsidRPr="00242E3C" w:rsidRDefault="007657DA"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D974F7" w:rsidRPr="00242E3C" w:rsidRDefault="00D974F7" w:rsidP="00582BAE">
      <w:pPr>
        <w:pStyle w:val="Ttulo1"/>
        <w:keepNext w:val="0"/>
        <w:keepLines w:val="0"/>
        <w:numPr>
          <w:ilvl w:val="0"/>
          <w:numId w:val="0"/>
        </w:numPr>
        <w:jc w:val="center"/>
        <w:rPr>
          <w:rFonts w:cs="Times New Roman"/>
          <w:szCs w:val="22"/>
        </w:rPr>
      </w:pPr>
      <w:bookmarkStart w:id="749" w:name="_Toc491614625"/>
      <w:r w:rsidRPr="00242E3C">
        <w:rPr>
          <w:rFonts w:cs="Times New Roman"/>
          <w:szCs w:val="22"/>
        </w:rPr>
        <w:t>Anexo</w:t>
      </w:r>
      <w:r w:rsidR="00B34FFB" w:rsidRPr="00242E3C">
        <w:rPr>
          <w:rFonts w:cs="Times New Roman"/>
          <w:szCs w:val="22"/>
        </w:rPr>
        <w:t>s</w:t>
      </w:r>
      <w:bookmarkEnd w:id="749"/>
    </w:p>
    <w:p w:rsidR="00BE2A10" w:rsidRPr="00242E3C" w:rsidRDefault="00BE2A10"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BE2A10" w:rsidRPr="00242E3C" w:rsidRDefault="00BE2A10" w:rsidP="00FE48D6">
      <w:pPr>
        <w:jc w:val="center"/>
        <w:rPr>
          <w:szCs w:val="22"/>
        </w:rPr>
        <w:sectPr w:rsidR="00BE2A10" w:rsidRPr="00242E3C" w:rsidSect="002540C0">
          <w:pgSz w:w="11906" w:h="16838" w:code="9"/>
          <w:pgMar w:top="1701" w:right="1418" w:bottom="1644" w:left="1985" w:header="709" w:footer="709" w:gutter="0"/>
          <w:cols w:space="708"/>
          <w:titlePg/>
          <w:docGrid w:linePitch="360"/>
        </w:sectPr>
      </w:pPr>
    </w:p>
    <w:p w:rsidR="00351723" w:rsidRPr="00242E3C" w:rsidRDefault="00B86634" w:rsidP="00582BAE">
      <w:pPr>
        <w:pStyle w:val="Epgrafe"/>
        <w:outlineLvl w:val="0"/>
      </w:pPr>
      <w:bookmarkStart w:id="750" w:name="_Toc491614626"/>
      <w:r w:rsidRPr="00242E3C">
        <w:lastRenderedPageBreak/>
        <w:t xml:space="preserve">Anexo </w:t>
      </w:r>
      <w:r w:rsidR="00FE48D6" w:rsidRPr="00242E3C">
        <w:t>1</w:t>
      </w:r>
      <w:r w:rsidR="00542953" w:rsidRPr="00242E3C">
        <w:rPr>
          <w:noProof/>
        </w:rPr>
        <w:t xml:space="preserve">. </w:t>
      </w:r>
      <w:r w:rsidR="00351723" w:rsidRPr="00242E3C">
        <w:t xml:space="preserve">Estimado de </w:t>
      </w:r>
      <w:r w:rsidR="0085152B" w:rsidRPr="00242E3C">
        <w:t xml:space="preserve">población con discapacidad auditiva </w:t>
      </w:r>
      <w:r w:rsidR="00351723" w:rsidRPr="00242E3C">
        <w:t>– 2016</w:t>
      </w:r>
      <w:bookmarkEnd w:id="750"/>
    </w:p>
    <w:tbl>
      <w:tblPr>
        <w:tblStyle w:val="TablaTesisnormal"/>
        <w:tblW w:w="0" w:type="auto"/>
        <w:jc w:val="center"/>
        <w:tblLook w:val="04A0" w:firstRow="1" w:lastRow="0" w:firstColumn="1" w:lastColumn="0" w:noHBand="0" w:noVBand="1"/>
      </w:tblPr>
      <w:tblGrid>
        <w:gridCol w:w="1203"/>
        <w:gridCol w:w="1906"/>
        <w:gridCol w:w="892"/>
        <w:gridCol w:w="1706"/>
        <w:gridCol w:w="1150"/>
      </w:tblGrid>
      <w:tr w:rsidR="00E42203" w:rsidRPr="00242E3C" w:rsidTr="00635EF5">
        <w:trPr>
          <w:cnfStyle w:val="100000000000" w:firstRow="1" w:lastRow="0" w:firstColumn="0" w:lastColumn="0" w:oddVBand="0" w:evenVBand="0" w:oddHBand="0" w:evenHBand="0" w:firstRowFirstColumn="0" w:firstRowLastColumn="0" w:lastRowFirstColumn="0" w:lastRowLastColumn="0"/>
          <w:trHeight w:val="610"/>
          <w:jc w:val="center"/>
        </w:trPr>
        <w:tc>
          <w:tcPr>
            <w:tcW w:w="0" w:type="auto"/>
            <w:noWrap/>
            <w:hideMark/>
          </w:tcPr>
          <w:p w:rsidR="00E42203" w:rsidRPr="00242E3C" w:rsidRDefault="00E42203" w:rsidP="00635EF5">
            <w:pPr>
              <w:spacing w:line="240" w:lineRule="auto"/>
              <w:jc w:val="center"/>
              <w:rPr>
                <w:bCs/>
                <w:color w:val="000000"/>
                <w:szCs w:val="16"/>
              </w:rPr>
            </w:pPr>
            <w:r w:rsidRPr="00242E3C">
              <w:rPr>
                <w:bCs/>
                <w:color w:val="000000"/>
                <w:szCs w:val="16"/>
              </w:rPr>
              <w:t>Departamento</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Personas con</w:t>
            </w:r>
          </w:p>
          <w:p w:rsidR="00E42203" w:rsidRPr="00242E3C" w:rsidRDefault="0085152B" w:rsidP="00635EF5">
            <w:pPr>
              <w:spacing w:line="240" w:lineRule="auto"/>
              <w:jc w:val="center"/>
              <w:rPr>
                <w:bCs/>
                <w:color w:val="000000"/>
                <w:szCs w:val="16"/>
              </w:rPr>
            </w:pPr>
            <w:r w:rsidRPr="00242E3C">
              <w:rPr>
                <w:bCs/>
                <w:color w:val="000000"/>
                <w:szCs w:val="16"/>
              </w:rPr>
              <w:t>discapacidad auditiva</w:t>
            </w:r>
            <w:r w:rsidR="00635EF5" w:rsidRPr="00242E3C">
              <w:rPr>
                <w:bCs/>
                <w:color w:val="000000"/>
                <w:szCs w:val="16"/>
              </w:rPr>
              <w:t xml:space="preserve"> %</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Población</w:t>
            </w:r>
          </w:p>
          <w:p w:rsidR="00E42203" w:rsidRPr="00242E3C" w:rsidRDefault="00E42203" w:rsidP="00635EF5">
            <w:pPr>
              <w:spacing w:line="240" w:lineRule="auto"/>
              <w:jc w:val="center"/>
              <w:rPr>
                <w:bCs/>
                <w:color w:val="000000"/>
                <w:szCs w:val="16"/>
              </w:rPr>
            </w:pPr>
            <w:r w:rsidRPr="00242E3C">
              <w:rPr>
                <w:bCs/>
                <w:color w:val="000000"/>
                <w:szCs w:val="16"/>
              </w:rPr>
              <w:t>total</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 xml:space="preserve">Estimado </w:t>
            </w:r>
            <w:r w:rsidR="00635EF5" w:rsidRPr="00242E3C">
              <w:rPr>
                <w:bCs/>
                <w:color w:val="000000"/>
                <w:szCs w:val="16"/>
              </w:rPr>
              <w:t>población</w:t>
            </w:r>
          </w:p>
          <w:p w:rsidR="00E42203" w:rsidRPr="00242E3C" w:rsidRDefault="00635EF5" w:rsidP="00635EF5">
            <w:pPr>
              <w:spacing w:line="240" w:lineRule="auto"/>
              <w:jc w:val="center"/>
              <w:rPr>
                <w:bCs/>
                <w:color w:val="000000"/>
                <w:szCs w:val="16"/>
              </w:rPr>
            </w:pPr>
            <w:r w:rsidRPr="00242E3C">
              <w:rPr>
                <w:bCs/>
                <w:color w:val="000000"/>
                <w:szCs w:val="16"/>
              </w:rPr>
              <w:t>discapacidad auditiva</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Proporción</w:t>
            </w:r>
            <w:r w:rsidR="00635EF5" w:rsidRPr="00242E3C">
              <w:rPr>
                <w:bCs/>
                <w:color w:val="000000"/>
                <w:szCs w:val="16"/>
              </w:rPr>
              <w:t>%</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Lima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w:t>
            </w:r>
            <w:r w:rsidRPr="00242E3C">
              <w:rPr>
                <w:color w:val="000000"/>
                <w:szCs w:val="16"/>
              </w:rPr>
              <w:t>989</w:t>
            </w:r>
            <w:r w:rsidR="00635EF5" w:rsidRPr="00242E3C">
              <w:rPr>
                <w:color w:val="000000"/>
                <w:szCs w:val="16"/>
              </w:rPr>
              <w:t>.</w:t>
            </w:r>
            <w:r w:rsidRPr="00242E3C">
              <w:rPr>
                <w:color w:val="000000"/>
                <w:szCs w:val="16"/>
              </w:rPr>
              <w:t>369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209</w:t>
            </w:r>
            <w:r w:rsidR="00635EF5" w:rsidRPr="00242E3C">
              <w:rPr>
                <w:color w:val="000000"/>
                <w:szCs w:val="16"/>
              </w:rPr>
              <w:t>.</w:t>
            </w:r>
            <w:r w:rsidRPr="00242E3C">
              <w:rPr>
                <w:color w:val="000000"/>
                <w:szCs w:val="16"/>
              </w:rPr>
              <w:t>776</w:t>
            </w:r>
            <w:r w:rsidR="00635EF5" w:rsidRPr="00242E3C">
              <w:rPr>
                <w:color w:val="000000"/>
                <w:szCs w:val="16"/>
              </w:rPr>
              <w:t>,</w:t>
            </w:r>
            <w:r w:rsidRPr="00242E3C">
              <w:rPr>
                <w:color w:val="000000"/>
                <w:szCs w:val="16"/>
              </w:rPr>
              <w:t>75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39</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Puno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429</w:t>
            </w:r>
            <w:r w:rsidR="00635EF5" w:rsidRPr="00242E3C">
              <w:rPr>
                <w:color w:val="000000"/>
                <w:szCs w:val="16"/>
              </w:rPr>
              <w:t>.</w:t>
            </w:r>
            <w:r w:rsidRPr="00242E3C">
              <w:rPr>
                <w:color w:val="000000"/>
                <w:szCs w:val="16"/>
              </w:rPr>
              <w:t>098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38</w:t>
            </w:r>
            <w:r w:rsidR="00635EF5" w:rsidRPr="00242E3C">
              <w:rPr>
                <w:color w:val="000000"/>
                <w:szCs w:val="16"/>
              </w:rPr>
              <w:t>.585,</w:t>
            </w:r>
            <w:r w:rsidRPr="00242E3C">
              <w:rPr>
                <w:color w:val="000000"/>
                <w:szCs w:val="16"/>
              </w:rPr>
              <w:t>65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 Libertad</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882</w:t>
            </w:r>
            <w:r w:rsidR="00635EF5" w:rsidRPr="00242E3C">
              <w:rPr>
                <w:color w:val="000000"/>
                <w:szCs w:val="16"/>
              </w:rPr>
              <w:t>.</w:t>
            </w:r>
            <w:r w:rsidRPr="00242E3C">
              <w:rPr>
                <w:color w:val="000000"/>
                <w:szCs w:val="16"/>
              </w:rPr>
              <w:t>405</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28</w:t>
            </w:r>
            <w:r w:rsidR="00635EF5" w:rsidRPr="00242E3C">
              <w:rPr>
                <w:color w:val="000000"/>
                <w:szCs w:val="16"/>
              </w:rPr>
              <w:t>.236,</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Arequipa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301</w:t>
            </w:r>
            <w:r w:rsidR="00635EF5" w:rsidRPr="00242E3C">
              <w:rPr>
                <w:color w:val="000000"/>
                <w:szCs w:val="16"/>
              </w:rPr>
              <w:t>.</w:t>
            </w:r>
            <w:r w:rsidRPr="00242E3C">
              <w:rPr>
                <w:color w:val="000000"/>
                <w:szCs w:val="16"/>
              </w:rPr>
              <w:t>298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27</w:t>
            </w:r>
            <w:r w:rsidR="00635EF5" w:rsidRPr="00242E3C">
              <w:rPr>
                <w:color w:val="000000"/>
                <w:szCs w:val="16"/>
              </w:rPr>
              <w:t>.327,</w:t>
            </w:r>
            <w:r w:rsidRPr="00242E3C">
              <w:rPr>
                <w:color w:val="000000"/>
                <w:szCs w:val="16"/>
              </w:rPr>
              <w:t>26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Piura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858</w:t>
            </w:r>
            <w:r w:rsidR="00635EF5" w:rsidRPr="00242E3C">
              <w:rPr>
                <w:color w:val="000000"/>
                <w:szCs w:val="16"/>
              </w:rPr>
              <w:t>.</w:t>
            </w:r>
            <w:r w:rsidRPr="00242E3C">
              <w:rPr>
                <w:color w:val="000000"/>
                <w:szCs w:val="16"/>
              </w:rPr>
              <w:t>617</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26</w:t>
            </w:r>
            <w:r w:rsidR="00635EF5" w:rsidRPr="00242E3C">
              <w:rPr>
                <w:color w:val="000000"/>
                <w:szCs w:val="16"/>
              </w:rPr>
              <w:t>.020,</w:t>
            </w:r>
            <w:r w:rsidRPr="00242E3C">
              <w:rPr>
                <w:color w:val="000000"/>
                <w:szCs w:val="16"/>
              </w:rPr>
              <w:t>64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Callao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024</w:t>
            </w:r>
            <w:r w:rsidR="00635EF5" w:rsidRPr="00242E3C">
              <w:rPr>
                <w:color w:val="000000"/>
                <w:szCs w:val="16"/>
              </w:rPr>
              <w:t>.</w:t>
            </w:r>
            <w:r w:rsidRPr="00242E3C">
              <w:rPr>
                <w:color w:val="000000"/>
                <w:szCs w:val="16"/>
              </w:rPr>
              <w:t>439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w:t>
            </w:r>
            <w:r w:rsidR="00635EF5" w:rsidRPr="00242E3C">
              <w:rPr>
                <w:color w:val="000000"/>
                <w:szCs w:val="16"/>
              </w:rPr>
              <w:t>.488,</w:t>
            </w:r>
            <w:r w:rsidRPr="00242E3C">
              <w:rPr>
                <w:color w:val="000000"/>
                <w:szCs w:val="16"/>
              </w:rPr>
              <w:t>78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Cajamarca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533</w:t>
            </w:r>
            <w:r w:rsidR="00635EF5" w:rsidRPr="00242E3C">
              <w:rPr>
                <w:color w:val="000000"/>
                <w:szCs w:val="16"/>
              </w:rPr>
              <w:t>.</w:t>
            </w:r>
            <w:r w:rsidRPr="00242E3C">
              <w:rPr>
                <w:color w:val="000000"/>
                <w:szCs w:val="16"/>
              </w:rPr>
              <w:t>783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19</w:t>
            </w:r>
            <w:r w:rsidR="00635EF5" w:rsidRPr="00242E3C">
              <w:rPr>
                <w:color w:val="000000"/>
                <w:szCs w:val="16"/>
              </w:rPr>
              <w:t>.939,</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Áncash</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154</w:t>
            </w:r>
            <w:r w:rsidR="00635EF5" w:rsidRPr="00242E3C">
              <w:rPr>
                <w:color w:val="000000"/>
                <w:szCs w:val="16"/>
              </w:rPr>
              <w:t>.</w:t>
            </w:r>
            <w:r w:rsidRPr="00242E3C">
              <w:rPr>
                <w:color w:val="000000"/>
                <w:szCs w:val="16"/>
              </w:rPr>
              <w:t>639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16</w:t>
            </w:r>
            <w:r w:rsidR="00635EF5" w:rsidRPr="00242E3C">
              <w:rPr>
                <w:color w:val="000000"/>
                <w:szCs w:val="16"/>
              </w:rPr>
              <w:t>.164,</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Cusco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324</w:t>
            </w:r>
            <w:r w:rsidR="00635EF5" w:rsidRPr="00242E3C">
              <w:rPr>
                <w:color w:val="000000"/>
                <w:szCs w:val="16"/>
              </w:rPr>
              <w:t>.</w:t>
            </w:r>
            <w:r w:rsidRPr="00242E3C">
              <w:rPr>
                <w:color w:val="000000"/>
                <w:szCs w:val="16"/>
              </w:rPr>
              <w:t>371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.892,</w:t>
            </w:r>
            <w:r w:rsidRPr="00242E3C">
              <w:rPr>
                <w:color w:val="000000"/>
                <w:szCs w:val="16"/>
              </w:rPr>
              <w:t>45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Huánuco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866</w:t>
            </w:r>
            <w:r w:rsidR="00635EF5" w:rsidRPr="00242E3C">
              <w:rPr>
                <w:color w:val="000000"/>
                <w:szCs w:val="16"/>
              </w:rPr>
              <w:t>.</w:t>
            </w:r>
            <w:r w:rsidRPr="00242E3C">
              <w:rPr>
                <w:color w:val="000000"/>
                <w:szCs w:val="16"/>
              </w:rPr>
              <w:t>631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.599,</w:t>
            </w:r>
            <w:r w:rsidRPr="00242E3C">
              <w:rPr>
                <w:color w:val="000000"/>
                <w:szCs w:val="16"/>
              </w:rPr>
              <w:t>36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Junín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360</w:t>
            </w:r>
            <w:r w:rsidR="00635EF5" w:rsidRPr="00242E3C">
              <w:rPr>
                <w:color w:val="000000"/>
                <w:szCs w:val="16"/>
              </w:rPr>
              <w:t>.</w:t>
            </w:r>
            <w:r w:rsidRPr="00242E3C">
              <w:rPr>
                <w:color w:val="000000"/>
                <w:szCs w:val="16"/>
              </w:rPr>
              <w:t>506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w:t>
            </w:r>
            <w:r w:rsidR="00635EF5" w:rsidRPr="00242E3C">
              <w:rPr>
                <w:color w:val="000000"/>
                <w:szCs w:val="16"/>
              </w:rPr>
              <w:t>.965,</w:t>
            </w:r>
            <w:r w:rsidRPr="00242E3C">
              <w:rPr>
                <w:color w:val="000000"/>
                <w:szCs w:val="16"/>
              </w:rPr>
              <w:t>57</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Ayacucho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696</w:t>
            </w:r>
            <w:r w:rsidR="00635EF5" w:rsidRPr="00242E3C">
              <w:rPr>
                <w:color w:val="000000"/>
                <w:szCs w:val="16"/>
              </w:rPr>
              <w:t>.</w:t>
            </w:r>
            <w:r w:rsidRPr="00242E3C">
              <w:rPr>
                <w:color w:val="000000"/>
                <w:szCs w:val="16"/>
              </w:rPr>
              <w:t>152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13</w:t>
            </w:r>
            <w:r w:rsidR="00635EF5" w:rsidRPr="00242E3C">
              <w:rPr>
                <w:color w:val="000000"/>
                <w:szCs w:val="16"/>
              </w:rPr>
              <w:t>.226,</w:t>
            </w:r>
            <w:r w:rsidRPr="00242E3C">
              <w:rPr>
                <w:color w:val="000000"/>
                <w:szCs w:val="16"/>
              </w:rPr>
              <w:t>89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Lambayeque</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270</w:t>
            </w:r>
            <w:r w:rsidR="00635EF5" w:rsidRPr="00242E3C">
              <w:rPr>
                <w:color w:val="000000"/>
                <w:szCs w:val="16"/>
              </w:rPr>
              <w:t>.</w:t>
            </w:r>
            <w:r w:rsidRPr="00242E3C">
              <w:rPr>
                <w:color w:val="000000"/>
                <w:szCs w:val="16"/>
              </w:rPr>
              <w:t>794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12</w:t>
            </w:r>
            <w:r w:rsidR="00635EF5" w:rsidRPr="00242E3C">
              <w:rPr>
                <w:color w:val="000000"/>
                <w:szCs w:val="16"/>
              </w:rPr>
              <w:t>.707,</w:t>
            </w:r>
            <w:r w:rsidRPr="00242E3C">
              <w:rPr>
                <w:color w:val="000000"/>
                <w:szCs w:val="16"/>
              </w:rPr>
              <w:t>94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40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San Martín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851</w:t>
            </w:r>
            <w:r w:rsidR="00635EF5" w:rsidRPr="00242E3C">
              <w:rPr>
                <w:color w:val="000000"/>
                <w:szCs w:val="16"/>
              </w:rPr>
              <w:t>.</w:t>
            </w:r>
            <w:r w:rsidRPr="00242E3C">
              <w:rPr>
                <w:color w:val="000000"/>
                <w:szCs w:val="16"/>
              </w:rPr>
              <w:t>883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11</w:t>
            </w:r>
            <w:r w:rsidR="00635EF5" w:rsidRPr="00242E3C">
              <w:rPr>
                <w:color w:val="000000"/>
                <w:szCs w:val="16"/>
              </w:rPr>
              <w:t>.074,</w:t>
            </w:r>
            <w:r w:rsidRPr="00242E3C">
              <w:rPr>
                <w:color w:val="000000"/>
                <w:szCs w:val="16"/>
              </w:rPr>
              <w:t>48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794</w:t>
            </w:r>
            <w:r w:rsidR="00635EF5" w:rsidRPr="00242E3C">
              <w:rPr>
                <w:color w:val="000000"/>
                <w:szCs w:val="16"/>
              </w:rPr>
              <w:t>.</w:t>
            </w:r>
            <w:r w:rsidRPr="00242E3C">
              <w:rPr>
                <w:color w:val="000000"/>
                <w:szCs w:val="16"/>
              </w:rPr>
              <w:t>919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10</w:t>
            </w:r>
            <w:r w:rsidR="00635EF5" w:rsidRPr="00242E3C">
              <w:rPr>
                <w:color w:val="000000"/>
                <w:szCs w:val="16"/>
              </w:rPr>
              <w:t>.333,</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Huancavelica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498</w:t>
            </w:r>
            <w:r w:rsidR="00635EF5" w:rsidRPr="00242E3C">
              <w:rPr>
                <w:color w:val="000000"/>
                <w:szCs w:val="16"/>
              </w:rPr>
              <w:t>.</w:t>
            </w:r>
            <w:r w:rsidRPr="00242E3C">
              <w:rPr>
                <w:color w:val="000000"/>
                <w:szCs w:val="16"/>
              </w:rPr>
              <w:t>556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.971,</w:t>
            </w:r>
            <w:r w:rsidRPr="00242E3C">
              <w:rPr>
                <w:color w:val="000000"/>
                <w:szCs w:val="16"/>
              </w:rPr>
              <w:t>12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Tacna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346</w:t>
            </w:r>
            <w:r w:rsidR="00635EF5" w:rsidRPr="00242E3C">
              <w:rPr>
                <w:color w:val="000000"/>
                <w:szCs w:val="16"/>
              </w:rPr>
              <w:t>.</w:t>
            </w:r>
            <w:r w:rsidRPr="00242E3C">
              <w:rPr>
                <w:color w:val="000000"/>
                <w:szCs w:val="16"/>
              </w:rPr>
              <w:t>013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.958,</w:t>
            </w:r>
            <w:r w:rsidRPr="00242E3C">
              <w:rPr>
                <w:color w:val="000000"/>
                <w:szCs w:val="16"/>
              </w:rPr>
              <w:t>30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Apurímac</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460</w:t>
            </w:r>
            <w:r w:rsidR="00635EF5" w:rsidRPr="00242E3C">
              <w:rPr>
                <w:color w:val="000000"/>
                <w:szCs w:val="16"/>
              </w:rPr>
              <w:t>.</w:t>
            </w:r>
            <w:r w:rsidRPr="00242E3C">
              <w:rPr>
                <w:color w:val="000000"/>
                <w:szCs w:val="16"/>
              </w:rPr>
              <w:t>868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.913,</w:t>
            </w:r>
            <w:r w:rsidRPr="00242E3C">
              <w:rPr>
                <w:color w:val="000000"/>
                <w:szCs w:val="16"/>
              </w:rPr>
              <w:t>02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Loreto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60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049</w:t>
            </w:r>
            <w:r w:rsidR="00635EF5" w:rsidRPr="00242E3C">
              <w:rPr>
                <w:color w:val="000000"/>
                <w:szCs w:val="16"/>
              </w:rPr>
              <w:t>.</w:t>
            </w:r>
            <w:r w:rsidRPr="00242E3C">
              <w:rPr>
                <w:color w:val="000000"/>
                <w:szCs w:val="16"/>
              </w:rPr>
              <w:t>364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.296,</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Pasco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306</w:t>
            </w:r>
            <w:r w:rsidR="00635EF5" w:rsidRPr="00242E3C">
              <w:rPr>
                <w:color w:val="000000"/>
                <w:szCs w:val="16"/>
              </w:rPr>
              <w:t>.</w:t>
            </w:r>
            <w:r w:rsidRPr="00242E3C">
              <w:rPr>
                <w:color w:val="000000"/>
                <w:szCs w:val="16"/>
              </w:rPr>
              <w:t>322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.513,</w:t>
            </w:r>
            <w:r w:rsidRPr="00242E3C">
              <w:rPr>
                <w:color w:val="000000"/>
                <w:szCs w:val="16"/>
              </w:rPr>
              <w:t>80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Moquegua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182</w:t>
            </w:r>
            <w:r w:rsidR="00635EF5" w:rsidRPr="00242E3C">
              <w:rPr>
                <w:color w:val="000000"/>
                <w:szCs w:val="16"/>
              </w:rPr>
              <w:t>.</w:t>
            </w:r>
            <w:r w:rsidRPr="00242E3C">
              <w:rPr>
                <w:color w:val="000000"/>
                <w:szCs w:val="16"/>
              </w:rPr>
              <w:t>333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.922,</w:t>
            </w:r>
            <w:r w:rsidRPr="00242E3C">
              <w:rPr>
                <w:color w:val="000000"/>
                <w:szCs w:val="16"/>
              </w:rPr>
              <w:t>99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Ucayali</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501</w:t>
            </w:r>
            <w:r w:rsidR="00635EF5" w:rsidRPr="00242E3C">
              <w:rPr>
                <w:color w:val="000000"/>
                <w:szCs w:val="16"/>
              </w:rPr>
              <w:t>.</w:t>
            </w:r>
            <w:r w:rsidRPr="00242E3C">
              <w:rPr>
                <w:color w:val="000000"/>
                <w:szCs w:val="16"/>
              </w:rPr>
              <w:t>269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.511,</w:t>
            </w:r>
            <w:r w:rsidRPr="00242E3C">
              <w:rPr>
                <w:color w:val="000000"/>
                <w:szCs w:val="16"/>
              </w:rPr>
              <w:t>42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Amazonas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423</w:t>
            </w:r>
            <w:r w:rsidR="00635EF5" w:rsidRPr="00242E3C">
              <w:rPr>
                <w:color w:val="000000"/>
                <w:szCs w:val="16"/>
              </w:rPr>
              <w:t>.</w:t>
            </w:r>
            <w:r w:rsidRPr="00242E3C">
              <w:rPr>
                <w:color w:val="000000"/>
                <w:szCs w:val="16"/>
              </w:rPr>
              <w:t>898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.815,</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Tumbes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240</w:t>
            </w:r>
            <w:r w:rsidR="00635EF5" w:rsidRPr="00242E3C">
              <w:rPr>
                <w:color w:val="000000"/>
                <w:szCs w:val="16"/>
              </w:rPr>
              <w:t>.</w:t>
            </w:r>
            <w:r w:rsidRPr="00242E3C">
              <w:rPr>
                <w:color w:val="000000"/>
                <w:szCs w:val="16"/>
              </w:rPr>
              <w:t>590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.608,</w:t>
            </w:r>
            <w:r w:rsidRPr="00242E3C">
              <w:rPr>
                <w:color w:val="000000"/>
                <w:szCs w:val="16"/>
              </w:rPr>
              <w:t>85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Madre de Dios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140</w:t>
            </w:r>
            <w:r w:rsidR="00635EF5" w:rsidRPr="00242E3C">
              <w:rPr>
                <w:color w:val="000000"/>
                <w:szCs w:val="16"/>
              </w:rPr>
              <w:t>.</w:t>
            </w:r>
            <w:r w:rsidRPr="00242E3C">
              <w:rPr>
                <w:color w:val="000000"/>
                <w:szCs w:val="16"/>
              </w:rPr>
              <w:t>508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.545,</w:t>
            </w:r>
            <w:r w:rsidRPr="00242E3C">
              <w:rPr>
                <w:color w:val="000000"/>
                <w:szCs w:val="16"/>
              </w:rPr>
              <w:t>59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30</w:t>
            </w:r>
          </w:p>
        </w:tc>
      </w:tr>
    </w:tbl>
    <w:p w:rsidR="00351723" w:rsidRPr="00242E3C" w:rsidRDefault="00A53362" w:rsidP="00635EF5">
      <w:pPr>
        <w:pStyle w:val="Nota"/>
        <w:ind w:left="851"/>
      </w:pPr>
      <w:r w:rsidRPr="00242E3C">
        <w:t>F</w:t>
      </w:r>
      <w:r w:rsidR="00AB7A20" w:rsidRPr="00242E3C">
        <w:t>uente: Instituto Nacional de Estadíst</w:t>
      </w:r>
      <w:r w:rsidR="0028365B" w:rsidRPr="00242E3C">
        <w:t>ica e Informática (2009) y (2012</w:t>
      </w:r>
      <w:r w:rsidR="00AB7A20" w:rsidRPr="00242E3C">
        <w:t>)</w:t>
      </w:r>
    </w:p>
    <w:p w:rsidR="00CD1D52" w:rsidRPr="00242E3C" w:rsidRDefault="00CD1D52" w:rsidP="00267C82"/>
    <w:p w:rsidR="00D92311" w:rsidRPr="00242E3C" w:rsidRDefault="00D92311" w:rsidP="00582BAE">
      <w:pPr>
        <w:pStyle w:val="Epgrafe"/>
        <w:outlineLvl w:val="0"/>
        <w:rPr>
          <w:b w:val="0"/>
        </w:rPr>
      </w:pPr>
      <w:bookmarkStart w:id="751" w:name="_Ref478646358"/>
      <w:bookmarkStart w:id="752" w:name="_Toc491614627"/>
      <w:r w:rsidRPr="00242E3C">
        <w:t xml:space="preserve">Anexo </w:t>
      </w:r>
      <w:bookmarkEnd w:id="751"/>
      <w:r w:rsidR="00FE48D6" w:rsidRPr="00242E3C">
        <w:t>2</w:t>
      </w:r>
      <w:r w:rsidRPr="00242E3C">
        <w:t xml:space="preserve">. </w:t>
      </w:r>
      <w:bookmarkStart w:id="753" w:name="_Ref478646341"/>
      <w:r w:rsidRPr="00242E3C">
        <w:t>Unidades vendidas de audífonos en el mercado peruano 2000 - 2016</w:t>
      </w:r>
      <w:bookmarkEnd w:id="752"/>
      <w:bookmarkEnd w:id="753"/>
    </w:p>
    <w:tbl>
      <w:tblPr>
        <w:tblStyle w:val="TablaTesisnormal"/>
        <w:tblW w:w="0" w:type="auto"/>
        <w:jc w:val="center"/>
        <w:tblLook w:val="04A0" w:firstRow="1" w:lastRow="0" w:firstColumn="1" w:lastColumn="0" w:noHBand="0" w:noVBand="1"/>
      </w:tblPr>
      <w:tblGrid>
        <w:gridCol w:w="536"/>
        <w:gridCol w:w="1501"/>
        <w:gridCol w:w="2506"/>
        <w:gridCol w:w="2551"/>
        <w:gridCol w:w="851"/>
      </w:tblGrid>
      <w:tr w:rsidR="00CD1D52" w:rsidRPr="00242E3C" w:rsidTr="0009329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CD1D52" w:rsidRPr="00242E3C" w:rsidRDefault="00CD1D52" w:rsidP="00635EF5">
            <w:pPr>
              <w:spacing w:line="240" w:lineRule="auto"/>
              <w:jc w:val="center"/>
              <w:rPr>
                <w:color w:val="000000"/>
                <w:szCs w:val="16"/>
              </w:rPr>
            </w:pPr>
            <w:r w:rsidRPr="00242E3C">
              <w:rPr>
                <w:color w:val="000000"/>
                <w:szCs w:val="16"/>
              </w:rPr>
              <w:t>Año</w:t>
            </w:r>
          </w:p>
        </w:tc>
        <w:tc>
          <w:tcPr>
            <w:tcW w:w="0" w:type="auto"/>
            <w:hideMark/>
          </w:tcPr>
          <w:p w:rsidR="00CD1D52" w:rsidRPr="00242E3C" w:rsidRDefault="00CD1D52" w:rsidP="00635EF5">
            <w:pPr>
              <w:spacing w:line="240" w:lineRule="auto"/>
              <w:jc w:val="center"/>
              <w:rPr>
                <w:color w:val="000000"/>
                <w:szCs w:val="16"/>
              </w:rPr>
            </w:pPr>
            <w:r w:rsidRPr="00242E3C">
              <w:rPr>
                <w:color w:val="000000"/>
                <w:szCs w:val="16"/>
              </w:rPr>
              <w:t>Unidad</w:t>
            </w:r>
            <w:r w:rsidR="00635EF5" w:rsidRPr="00242E3C">
              <w:rPr>
                <w:color w:val="000000"/>
                <w:szCs w:val="16"/>
              </w:rPr>
              <w:t>es</w:t>
            </w:r>
            <w:r w:rsidRPr="00242E3C">
              <w:rPr>
                <w:color w:val="000000"/>
                <w:szCs w:val="16"/>
              </w:rPr>
              <w:t xml:space="preserve"> </w:t>
            </w:r>
            <w:r w:rsidR="00635EF5" w:rsidRPr="00242E3C">
              <w:rPr>
                <w:color w:val="000000"/>
                <w:szCs w:val="16"/>
              </w:rPr>
              <w:t>vendidas</w:t>
            </w:r>
          </w:p>
        </w:tc>
        <w:tc>
          <w:tcPr>
            <w:tcW w:w="2506" w:type="dxa"/>
            <w:hideMark/>
          </w:tcPr>
          <w:p w:rsidR="00CD1D52" w:rsidRPr="00242E3C" w:rsidRDefault="00CD1D52" w:rsidP="00635EF5">
            <w:pPr>
              <w:spacing w:line="240" w:lineRule="auto"/>
              <w:jc w:val="center"/>
              <w:rPr>
                <w:color w:val="000000"/>
                <w:szCs w:val="16"/>
              </w:rPr>
            </w:pPr>
            <w:r w:rsidRPr="00242E3C">
              <w:rPr>
                <w:color w:val="000000"/>
                <w:szCs w:val="16"/>
              </w:rPr>
              <w:t>Variación de unidades vendidas entre años (unidades)</w:t>
            </w:r>
          </w:p>
        </w:tc>
        <w:tc>
          <w:tcPr>
            <w:tcW w:w="2551" w:type="dxa"/>
            <w:hideMark/>
          </w:tcPr>
          <w:p w:rsidR="00CD1D52" w:rsidRPr="00242E3C" w:rsidRDefault="00CD1D52" w:rsidP="00635EF5">
            <w:pPr>
              <w:spacing w:line="240" w:lineRule="auto"/>
              <w:jc w:val="center"/>
              <w:rPr>
                <w:color w:val="000000"/>
                <w:szCs w:val="16"/>
              </w:rPr>
            </w:pPr>
            <w:r w:rsidRPr="00242E3C">
              <w:rPr>
                <w:color w:val="000000"/>
                <w:szCs w:val="16"/>
              </w:rPr>
              <w:t>Variación entre de unidades vendidas entre años</w:t>
            </w:r>
            <w:r w:rsidR="00093293" w:rsidRPr="00242E3C">
              <w:rPr>
                <w:color w:val="000000"/>
                <w:szCs w:val="16"/>
              </w:rPr>
              <w:t xml:space="preserve"> - %</w:t>
            </w:r>
          </w:p>
        </w:tc>
        <w:tc>
          <w:tcPr>
            <w:tcW w:w="851" w:type="dxa"/>
            <w:noWrap/>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342</w:t>
            </w:r>
          </w:p>
        </w:tc>
        <w:tc>
          <w:tcPr>
            <w:tcW w:w="2506" w:type="dxa"/>
            <w:noWrap/>
            <w:vAlign w:val="center"/>
            <w:hideMark/>
          </w:tcPr>
          <w:p w:rsidR="00CD1D52" w:rsidRPr="00242E3C" w:rsidRDefault="00CD1D52" w:rsidP="00635EF5">
            <w:pPr>
              <w:spacing w:line="240" w:lineRule="auto"/>
              <w:jc w:val="center"/>
              <w:rPr>
                <w:color w:val="000000"/>
                <w:szCs w:val="16"/>
              </w:rPr>
            </w:pPr>
          </w:p>
        </w:tc>
        <w:tc>
          <w:tcPr>
            <w:tcW w:w="2551" w:type="dxa"/>
            <w:noWrap/>
            <w:vAlign w:val="center"/>
            <w:hideMark/>
          </w:tcPr>
          <w:p w:rsidR="00CD1D52" w:rsidRPr="00242E3C" w:rsidRDefault="00CD1D52" w:rsidP="00635EF5">
            <w:pPr>
              <w:spacing w:line="240" w:lineRule="auto"/>
              <w:jc w:val="center"/>
              <w:rPr>
                <w:color w:val="000000"/>
                <w:szCs w:val="16"/>
              </w:rPr>
            </w:pP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594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252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73</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065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471</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79</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601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315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640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325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100</w:t>
            </w:r>
            <w:r w:rsidR="00093293" w:rsidRPr="00242E3C">
              <w:rPr>
                <w:color w:val="000000"/>
                <w:szCs w:val="16"/>
              </w:rPr>
              <w:t>,</w:t>
            </w:r>
            <w:r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716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076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2007</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4</w:t>
            </w:r>
            <w:r w:rsidR="00093293" w:rsidRPr="00242E3C">
              <w:rPr>
                <w:color w:val="000000"/>
                <w:szCs w:val="16"/>
              </w:rPr>
              <w:t>.</w:t>
            </w:r>
            <w:r w:rsidRPr="00242E3C">
              <w:rPr>
                <w:color w:val="000000"/>
                <w:szCs w:val="16"/>
              </w:rPr>
              <w:t>336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620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2008</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326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990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45</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2009</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674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348</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w:t>
            </w:r>
            <w:r w:rsidR="00093293" w:rsidRPr="00242E3C">
              <w:rPr>
                <w:color w:val="000000"/>
                <w:szCs w:val="16"/>
              </w:rPr>
              <w:t>,5</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9</w:t>
            </w:r>
            <w:r w:rsidR="00093293" w:rsidRPr="00242E3C">
              <w:rPr>
                <w:color w:val="000000"/>
                <w:szCs w:val="16"/>
              </w:rPr>
              <w:t>.</w:t>
            </w:r>
            <w:r w:rsidRPr="00242E3C">
              <w:rPr>
                <w:color w:val="000000"/>
                <w:szCs w:val="16"/>
              </w:rPr>
              <w:t>361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687</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12</w:t>
            </w:r>
            <w:r w:rsidR="00093293" w:rsidRPr="00242E3C">
              <w:rPr>
                <w:color w:val="000000"/>
                <w:szCs w:val="16"/>
              </w:rPr>
              <w:t>.</w:t>
            </w:r>
            <w:r w:rsidRPr="00242E3C">
              <w:rPr>
                <w:color w:val="000000"/>
                <w:szCs w:val="16"/>
              </w:rPr>
              <w:t>796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435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171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375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954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783</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r w:rsidR="00093293" w:rsidRPr="00242E3C">
              <w:rPr>
                <w:color w:val="000000"/>
                <w:szCs w:val="16"/>
              </w:rPr>
              <w:t>.</w:t>
            </w:r>
            <w:r w:rsidRPr="00242E3C">
              <w:rPr>
                <w:color w:val="000000"/>
                <w:szCs w:val="16"/>
              </w:rPr>
              <w:t>754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200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982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,4</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15</w:t>
            </w:r>
            <w:r w:rsidR="00093293" w:rsidRPr="00242E3C">
              <w:rPr>
                <w:color w:val="000000"/>
                <w:szCs w:val="16"/>
              </w:rPr>
              <w:t>.</w:t>
            </w:r>
            <w:r w:rsidRPr="00242E3C">
              <w:rPr>
                <w:color w:val="000000"/>
                <w:szCs w:val="16"/>
              </w:rPr>
              <w:t>300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436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-8</w:t>
            </w:r>
            <w:r w:rsidR="00093293" w:rsidRPr="00242E3C">
              <w:rPr>
                <w:color w:val="000000"/>
                <w:szCs w:val="16"/>
              </w:rPr>
              <w:t>,6</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w:t>
            </w:r>
            <w:r w:rsidRPr="00242E3C">
              <w:rPr>
                <w:color w:val="000000"/>
                <w:szCs w:val="16"/>
              </w:rPr>
              <w:t>st</w:t>
            </w:r>
            <w:r w:rsidR="00093293" w:rsidRPr="00242E3C">
              <w:rPr>
                <w:color w:val="000000"/>
                <w:szCs w:val="16"/>
              </w:rPr>
              <w:t>á</w:t>
            </w:r>
            <w:r w:rsidRPr="00242E3C">
              <w:rPr>
                <w:color w:val="000000"/>
                <w:szCs w:val="16"/>
              </w:rPr>
              <w:t>ndar del 2000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31,</w:t>
            </w:r>
            <w:r w:rsidR="00CD1D52"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2007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18</w:t>
            </w:r>
            <w:r w:rsidR="00093293" w:rsidRPr="00242E3C">
              <w:rPr>
                <w:color w:val="000000"/>
                <w:szCs w:val="16"/>
              </w:rPr>
              <w:t>,</w:t>
            </w:r>
            <w:r w:rsidRPr="00242E3C">
              <w:rPr>
                <w:color w:val="000000"/>
                <w:szCs w:val="16"/>
              </w:rPr>
              <w:t>1</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21%</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2012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4,7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d</w:t>
            </w:r>
            <w:r w:rsidRPr="00242E3C">
              <w:rPr>
                <w:color w:val="000000"/>
                <w:szCs w:val="16"/>
              </w:rPr>
              <w:t>el 2014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p>
        </w:tc>
      </w:tr>
    </w:tbl>
    <w:p w:rsidR="00D92311" w:rsidRPr="00242E3C" w:rsidRDefault="00D92311" w:rsidP="00093293">
      <w:pPr>
        <w:pStyle w:val="Nota"/>
        <w:ind w:left="284"/>
      </w:pPr>
      <w:r w:rsidRPr="00242E3C">
        <w:t xml:space="preserve">Fuente: </w:t>
      </w:r>
      <w:r w:rsidR="00635EF5" w:rsidRPr="00242E3C">
        <w:t xml:space="preserve">Datos de importaciones de la SUNAT. </w:t>
      </w:r>
      <w:r w:rsidRPr="00242E3C">
        <w:t>Elaboración propia</w:t>
      </w:r>
      <w:r w:rsidR="00635EF5" w:rsidRPr="00242E3C">
        <w:t>, 2017.</w:t>
      </w:r>
    </w:p>
    <w:p w:rsidR="00FE48D6" w:rsidRPr="00242E3C" w:rsidRDefault="00FE48D6" w:rsidP="00267C82">
      <w:r w:rsidRPr="00242E3C">
        <w:br w:type="page"/>
      </w:r>
    </w:p>
    <w:p w:rsidR="00833E1C" w:rsidRPr="00242E3C" w:rsidRDefault="00833E1C" w:rsidP="00582BAE">
      <w:pPr>
        <w:pStyle w:val="Epgrafe"/>
        <w:outlineLvl w:val="0"/>
      </w:pPr>
      <w:bookmarkStart w:id="754" w:name="_Ref491250275"/>
      <w:bookmarkStart w:id="755" w:name="_Toc491614628"/>
      <w:r w:rsidRPr="00242E3C">
        <w:lastRenderedPageBreak/>
        <w:t xml:space="preserve">Anexo </w:t>
      </w:r>
      <w:bookmarkEnd w:id="754"/>
      <w:r w:rsidR="00FE48D6" w:rsidRPr="00242E3C">
        <w:t>3</w:t>
      </w:r>
      <w:r w:rsidRPr="00242E3C">
        <w:t>. Cantidad de audífonos importada por año</w:t>
      </w:r>
      <w:bookmarkEnd w:id="755"/>
    </w:p>
    <w:p w:rsidR="00833E1C" w:rsidRPr="00242E3C" w:rsidRDefault="00833E1C" w:rsidP="0045359E">
      <w:pPr>
        <w:jc w:val="center"/>
      </w:pPr>
      <w:r w:rsidRPr="00242E3C">
        <w:rPr>
          <w:noProof/>
        </w:rPr>
        <w:drawing>
          <wp:inline distT="0" distB="0" distL="0" distR="0" wp14:anchorId="19FA2E6C" wp14:editId="15C7E400">
            <wp:extent cx="5208105" cy="3286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adores por año 2000 -20016.png"/>
                    <pic:cNvPicPr/>
                  </pic:nvPicPr>
                  <pic:blipFill>
                    <a:blip r:embed="rId68">
                      <a:extLst>
                        <a:ext uri="{BEBA8EAE-BF5A-486C-A8C5-ECC9F3942E4B}">
                          <a14:imgProps xmlns:a14="http://schemas.microsoft.com/office/drawing/2010/main">
                            <a14:imgLayer r:embed="rId69">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208662" cy="3286651"/>
                    </a:xfrm>
                    <a:prstGeom prst="rect">
                      <a:avLst/>
                    </a:prstGeom>
                  </pic:spPr>
                </pic:pic>
              </a:graphicData>
            </a:graphic>
          </wp:inline>
        </w:drawing>
      </w:r>
    </w:p>
    <w:p w:rsidR="00833E1C" w:rsidRPr="00242E3C" w:rsidRDefault="00833E1C" w:rsidP="00582BAE">
      <w:pPr>
        <w:pStyle w:val="Nota"/>
        <w:ind w:left="567"/>
        <w:outlineLvl w:val="0"/>
      </w:pPr>
      <w:r w:rsidRPr="00242E3C">
        <w:t xml:space="preserve">Fuente: </w:t>
      </w:r>
      <w:r w:rsidR="00093293" w:rsidRPr="00242E3C">
        <w:t xml:space="preserve">SUNAT. </w:t>
      </w:r>
      <w:r w:rsidRPr="00242E3C">
        <w:t>Elaboración propia</w:t>
      </w:r>
      <w:r w:rsidR="00093293" w:rsidRPr="00242E3C">
        <w:t>,</w:t>
      </w:r>
      <w:r w:rsidRPr="00242E3C">
        <w:t xml:space="preserve"> 2017</w:t>
      </w:r>
      <w:r w:rsidR="00093293" w:rsidRPr="00242E3C">
        <w:t>.</w:t>
      </w:r>
    </w:p>
    <w:p w:rsidR="00833E1C" w:rsidRPr="00242E3C" w:rsidRDefault="00833E1C" w:rsidP="00267C82"/>
    <w:p w:rsidR="00833E1C" w:rsidRPr="00242E3C" w:rsidRDefault="00833E1C" w:rsidP="00582BAE">
      <w:pPr>
        <w:pStyle w:val="Epgrafe"/>
        <w:spacing w:line="240" w:lineRule="auto"/>
        <w:outlineLvl w:val="0"/>
      </w:pPr>
      <w:bookmarkStart w:id="756" w:name="_Ref491250328"/>
      <w:bookmarkStart w:id="757" w:name="_Toc491614629"/>
      <w:r w:rsidRPr="00242E3C">
        <w:t xml:space="preserve">Anexo </w:t>
      </w:r>
      <w:bookmarkEnd w:id="756"/>
      <w:r w:rsidR="00FE48D6" w:rsidRPr="00242E3C">
        <w:t>4</w:t>
      </w:r>
      <w:r w:rsidRPr="00242E3C">
        <w:t>. Cantidad de importadores por año</w:t>
      </w:r>
      <w:bookmarkEnd w:id="757"/>
    </w:p>
    <w:p w:rsidR="00833E1C" w:rsidRPr="00242E3C" w:rsidRDefault="00833E1C" w:rsidP="0045359E">
      <w:pPr>
        <w:jc w:val="center"/>
      </w:pPr>
      <w:r w:rsidRPr="00242E3C">
        <w:rPr>
          <w:noProof/>
        </w:rPr>
        <w:drawing>
          <wp:inline distT="0" distB="0" distL="0" distR="0" wp14:anchorId="2C7ECE4C" wp14:editId="194C1410">
            <wp:extent cx="4890052" cy="3119535"/>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adores por año 2000 -20016.png"/>
                    <pic:cNvPicPr/>
                  </pic:nvPicPr>
                  <pic:blipFill>
                    <a:blip r:embed="rId70">
                      <a:extLst>
                        <a:ext uri="{BEBA8EAE-BF5A-486C-A8C5-ECC9F3942E4B}">
                          <a14:imgProps xmlns:a14="http://schemas.microsoft.com/office/drawing/2010/main">
                            <a14:imgLayer r:embed="rId71">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909822" cy="3132147"/>
                    </a:xfrm>
                    <a:prstGeom prst="rect">
                      <a:avLst/>
                    </a:prstGeom>
                  </pic:spPr>
                </pic:pic>
              </a:graphicData>
            </a:graphic>
          </wp:inline>
        </w:drawing>
      </w:r>
    </w:p>
    <w:p w:rsidR="00093293" w:rsidRPr="00242E3C" w:rsidRDefault="00093293" w:rsidP="00582BAE">
      <w:pPr>
        <w:pStyle w:val="Nota"/>
        <w:ind w:left="567"/>
        <w:outlineLvl w:val="0"/>
      </w:pPr>
      <w:r w:rsidRPr="00242E3C">
        <w:t>Fuente: SUNAT. Elaboración propia, 2017.</w:t>
      </w:r>
    </w:p>
    <w:p w:rsidR="00A53362" w:rsidRPr="00242E3C" w:rsidRDefault="00A53362" w:rsidP="00833E1C">
      <w:pPr>
        <w:pStyle w:val="Nota"/>
        <w:rPr>
          <w:sz w:val="22"/>
        </w:rPr>
      </w:pPr>
    </w:p>
    <w:p w:rsidR="00093293" w:rsidRPr="00242E3C" w:rsidRDefault="00093293" w:rsidP="00833E1C">
      <w:pPr>
        <w:pStyle w:val="Nota"/>
        <w:rPr>
          <w:sz w:val="22"/>
        </w:rPr>
      </w:pPr>
      <w:r w:rsidRPr="00242E3C">
        <w:rPr>
          <w:sz w:val="22"/>
        </w:rPr>
        <w:br w:type="page"/>
      </w:r>
    </w:p>
    <w:p w:rsidR="00FE48D6" w:rsidRPr="00242E3C" w:rsidRDefault="00FE48D6" w:rsidP="00582BAE">
      <w:pPr>
        <w:pStyle w:val="Nota"/>
        <w:outlineLvl w:val="0"/>
        <w:rPr>
          <w:b/>
          <w:sz w:val="22"/>
        </w:rPr>
      </w:pPr>
      <w:bookmarkStart w:id="758" w:name="_Ref491548106"/>
      <w:bookmarkStart w:id="759" w:name="_Toc491614630"/>
      <w:r w:rsidRPr="00242E3C">
        <w:rPr>
          <w:b/>
          <w:sz w:val="22"/>
        </w:rPr>
        <w:lastRenderedPageBreak/>
        <w:t xml:space="preserve">Anexo </w:t>
      </w:r>
      <w:bookmarkEnd w:id="758"/>
      <w:r w:rsidRPr="00242E3C">
        <w:rPr>
          <w:b/>
          <w:sz w:val="22"/>
        </w:rPr>
        <w:t>5. Audífonos importados por gama en el 2014-2016</w:t>
      </w:r>
      <w:bookmarkEnd w:id="759"/>
    </w:p>
    <w:p w:rsidR="00C91076" w:rsidRPr="00242E3C" w:rsidRDefault="004D4E1E" w:rsidP="0045359E">
      <w:pPr>
        <w:jc w:val="center"/>
      </w:pPr>
      <w:r>
        <w:rPr>
          <w:noProof/>
        </w:rPr>
        <w:drawing>
          <wp:inline distT="0" distB="0" distL="0" distR="0" wp14:anchorId="302E4C2D" wp14:editId="7C780C46">
            <wp:extent cx="5399405" cy="284877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99405" cy="2848770"/>
                    </a:xfrm>
                    <a:prstGeom prst="rect">
                      <a:avLst/>
                    </a:prstGeom>
                  </pic:spPr>
                </pic:pic>
              </a:graphicData>
            </a:graphic>
          </wp:inline>
        </w:drawing>
      </w:r>
    </w:p>
    <w:p w:rsidR="00093293" w:rsidRPr="00242E3C" w:rsidRDefault="00093293" w:rsidP="00582BAE">
      <w:pPr>
        <w:pStyle w:val="Nota"/>
        <w:ind w:left="1276"/>
        <w:outlineLvl w:val="0"/>
      </w:pPr>
      <w:r w:rsidRPr="00242E3C">
        <w:t>Fuente: SUNAT. Elaboración propia, 2017.</w:t>
      </w:r>
    </w:p>
    <w:p w:rsidR="0045359E" w:rsidRPr="00242E3C" w:rsidRDefault="0045359E" w:rsidP="00267C82"/>
    <w:p w:rsidR="00E40816" w:rsidRPr="00242E3C" w:rsidRDefault="00E40816" w:rsidP="00582BAE">
      <w:pPr>
        <w:pStyle w:val="Nota"/>
        <w:outlineLvl w:val="0"/>
        <w:rPr>
          <w:b/>
          <w:sz w:val="22"/>
        </w:rPr>
      </w:pPr>
      <w:bookmarkStart w:id="760" w:name="_Toc491614631"/>
      <w:r w:rsidRPr="00242E3C">
        <w:rPr>
          <w:b/>
          <w:sz w:val="22"/>
        </w:rPr>
        <w:t xml:space="preserve">Anexo </w:t>
      </w:r>
      <w:r w:rsidR="00FE48D6" w:rsidRPr="00242E3C">
        <w:rPr>
          <w:b/>
          <w:sz w:val="22"/>
        </w:rPr>
        <w:t>6</w:t>
      </w:r>
      <w:r w:rsidRPr="00242E3C">
        <w:rPr>
          <w:b/>
          <w:sz w:val="22"/>
        </w:rPr>
        <w:t>. Cantidad de audífonos importados en los años 2014, 2015 y 2016 por importador</w:t>
      </w:r>
      <w:bookmarkEnd w:id="760"/>
    </w:p>
    <w:p w:rsidR="00E40816" w:rsidRPr="00242E3C" w:rsidRDefault="00E40816" w:rsidP="0045359E">
      <w:pPr>
        <w:jc w:val="center"/>
      </w:pPr>
      <w:r w:rsidRPr="00242E3C">
        <w:rPr>
          <w:noProof/>
        </w:rPr>
        <w:drawing>
          <wp:inline distT="0" distB="0" distL="0" distR="0" wp14:anchorId="5A47D16B" wp14:editId="298A3D54">
            <wp:extent cx="5411494" cy="3753293"/>
            <wp:effectExtent l="0" t="0" r="0" b="0"/>
            <wp:docPr id="16" name="Imagen 16" descr="E:\MBA\tesis\gráficos\Cantidad de audifonos importadosAGO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A\tesis\gráficos\Cantidad de audifonos importadosAGO2017.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15833" cy="3825661"/>
                    </a:xfrm>
                    <a:prstGeom prst="rect">
                      <a:avLst/>
                    </a:prstGeom>
                    <a:noFill/>
                    <a:ln>
                      <a:noFill/>
                    </a:ln>
                  </pic:spPr>
                </pic:pic>
              </a:graphicData>
            </a:graphic>
          </wp:inline>
        </w:drawing>
      </w:r>
    </w:p>
    <w:p w:rsidR="00093293" w:rsidRPr="00242E3C" w:rsidRDefault="00093293" w:rsidP="00C140EF">
      <w:pPr>
        <w:pStyle w:val="Nota"/>
      </w:pPr>
      <w:r w:rsidRPr="00242E3C">
        <w:t>Fuente: SUNAT. Elaboración propia, 2017.</w:t>
      </w:r>
    </w:p>
    <w:p w:rsidR="0045359E" w:rsidRPr="00242E3C" w:rsidRDefault="0045359E" w:rsidP="00E40816">
      <w:pPr>
        <w:pStyle w:val="Letratabla"/>
        <w:rPr>
          <w:sz w:val="22"/>
        </w:rPr>
      </w:pPr>
      <w:r w:rsidRPr="00242E3C">
        <w:rPr>
          <w:sz w:val="22"/>
        </w:rPr>
        <w:br w:type="page"/>
      </w:r>
    </w:p>
    <w:p w:rsidR="00E44918" w:rsidRPr="00242E3C" w:rsidRDefault="00E44918" w:rsidP="00582BAE">
      <w:pPr>
        <w:pStyle w:val="Nota"/>
        <w:outlineLvl w:val="0"/>
      </w:pPr>
      <w:bookmarkStart w:id="761" w:name="_Ref478716939"/>
      <w:bookmarkStart w:id="762" w:name="_Toc491614632"/>
      <w:r w:rsidRPr="00242E3C">
        <w:rPr>
          <w:b/>
          <w:sz w:val="22"/>
        </w:rPr>
        <w:lastRenderedPageBreak/>
        <w:t xml:space="preserve">Anexo </w:t>
      </w:r>
      <w:bookmarkEnd w:id="761"/>
      <w:r w:rsidR="0045359E" w:rsidRPr="00242E3C">
        <w:rPr>
          <w:b/>
          <w:sz w:val="22"/>
        </w:rPr>
        <w:t>7.</w:t>
      </w:r>
      <w:r w:rsidRPr="00242E3C">
        <w:rPr>
          <w:b/>
          <w:sz w:val="22"/>
        </w:rPr>
        <w:t xml:space="preserve"> Número de tiendas por principales competidores</w:t>
      </w:r>
      <w:bookmarkEnd w:id="762"/>
    </w:p>
    <w:tbl>
      <w:tblPr>
        <w:tblStyle w:val="TablaTesisnormal"/>
        <w:tblW w:w="5000" w:type="pct"/>
        <w:jc w:val="center"/>
        <w:tblLayout w:type="fixed"/>
        <w:tblLook w:val="04A0" w:firstRow="1" w:lastRow="0" w:firstColumn="1" w:lastColumn="0" w:noHBand="0" w:noVBand="1"/>
      </w:tblPr>
      <w:tblGrid>
        <w:gridCol w:w="2613"/>
        <w:gridCol w:w="437"/>
        <w:gridCol w:w="436"/>
        <w:gridCol w:w="438"/>
        <w:gridCol w:w="436"/>
        <w:gridCol w:w="436"/>
        <w:gridCol w:w="436"/>
        <w:gridCol w:w="438"/>
        <w:gridCol w:w="436"/>
        <w:gridCol w:w="436"/>
        <w:gridCol w:w="436"/>
        <w:gridCol w:w="438"/>
        <w:gridCol w:w="436"/>
        <w:gridCol w:w="867"/>
      </w:tblGrid>
      <w:tr w:rsidR="001A6A0A" w:rsidRPr="00242E3C" w:rsidTr="00626B0D">
        <w:trPr>
          <w:cnfStyle w:val="100000000000" w:firstRow="1" w:lastRow="0" w:firstColumn="0" w:lastColumn="0" w:oddVBand="0" w:evenVBand="0" w:oddHBand="0" w:evenHBand="0" w:firstRowFirstColumn="0" w:firstRowLastColumn="0" w:lastRowFirstColumn="0" w:lastRowLastColumn="0"/>
          <w:trHeight w:val="1035"/>
          <w:jc w:val="center"/>
        </w:trPr>
        <w:tc>
          <w:tcPr>
            <w:tcW w:w="1499"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IMPORTADOR</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Lima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Arequipa</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Cusco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Ica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Tacna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Chiclayo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Piura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Huancayo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Huánuco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Trujillo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Pucallpa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Chimbote</w:t>
            </w:r>
          </w:p>
        </w:tc>
        <w:tc>
          <w:tcPr>
            <w:tcW w:w="497"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Total</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626B0D" w:rsidRPr="00242E3C">
              <w:rPr>
                <w:color w:val="000000"/>
                <w:sz w:val="18"/>
                <w:szCs w:val="18"/>
              </w:rPr>
              <w:t>edical</w:t>
            </w:r>
            <w:r w:rsidRPr="00242E3C">
              <w:rPr>
                <w:color w:val="000000"/>
                <w:sz w:val="18"/>
                <w:szCs w:val="18"/>
              </w:rPr>
              <w:t xml:space="preserve"> </w:t>
            </w:r>
            <w:r w:rsidR="00626B0D" w:rsidRPr="00242E3C">
              <w:rPr>
                <w:color w:val="000000"/>
                <w:sz w:val="18"/>
                <w:szCs w:val="18"/>
              </w:rPr>
              <w:t xml:space="preserve">Audición </w:t>
            </w:r>
            <w:r w:rsidRPr="00242E3C">
              <w:rPr>
                <w:color w:val="000000"/>
                <w:sz w:val="18"/>
                <w:szCs w:val="18"/>
              </w:rPr>
              <w:t>S</w:t>
            </w:r>
            <w:r w:rsidR="00626B0D"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G</w:t>
            </w:r>
            <w:r w:rsidR="00626B0D" w:rsidRPr="00242E3C">
              <w:rPr>
                <w:color w:val="000000"/>
                <w:sz w:val="18"/>
                <w:szCs w:val="18"/>
              </w:rPr>
              <w:t>rupo</w:t>
            </w:r>
            <w:r w:rsidRPr="00242E3C">
              <w:rPr>
                <w:color w:val="000000"/>
                <w:sz w:val="18"/>
                <w:szCs w:val="18"/>
              </w:rPr>
              <w:t xml:space="preserve"> P</w:t>
            </w:r>
            <w:r w:rsidR="00626B0D" w:rsidRPr="00242E3C">
              <w:rPr>
                <w:color w:val="000000"/>
                <w:sz w:val="18"/>
                <w:szCs w:val="18"/>
              </w:rPr>
              <w:t>honix</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626B0D" w:rsidRPr="00242E3C">
              <w:rPr>
                <w:color w:val="000000"/>
                <w:sz w:val="18"/>
                <w:szCs w:val="18"/>
              </w:rPr>
              <w:t>anduro</w:t>
            </w:r>
            <w:r w:rsidRPr="00242E3C">
              <w:rPr>
                <w:color w:val="000000"/>
                <w:sz w:val="18"/>
                <w:szCs w:val="18"/>
              </w:rPr>
              <w:t xml:space="preserve"> A</w:t>
            </w:r>
            <w:r w:rsidR="00D857D7" w:rsidRPr="00242E3C">
              <w:rPr>
                <w:color w:val="000000"/>
                <w:sz w:val="18"/>
                <w:szCs w:val="18"/>
              </w:rPr>
              <w:t>sociació</w:t>
            </w:r>
            <w:r w:rsidR="00626B0D" w:rsidRPr="00242E3C">
              <w:rPr>
                <w:color w:val="000000"/>
                <w:sz w:val="18"/>
                <w:szCs w:val="18"/>
              </w:rPr>
              <w:t xml:space="preserve">n de </w:t>
            </w:r>
            <w:r w:rsidRPr="00242E3C">
              <w:rPr>
                <w:color w:val="000000"/>
                <w:sz w:val="18"/>
                <w:szCs w:val="18"/>
              </w:rPr>
              <w:t>E</w:t>
            </w:r>
            <w:r w:rsidR="00D857D7" w:rsidRPr="00242E3C">
              <w:rPr>
                <w:color w:val="000000"/>
                <w:sz w:val="18"/>
                <w:szCs w:val="18"/>
              </w:rPr>
              <w:t>xportació</w:t>
            </w:r>
            <w:r w:rsidR="00626B0D" w:rsidRPr="00242E3C">
              <w:rPr>
                <w:color w:val="000000"/>
                <w:sz w:val="18"/>
                <w:szCs w:val="18"/>
              </w:rPr>
              <w:t>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6</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S</w:t>
            </w:r>
            <w:r w:rsidR="00D857D7" w:rsidRPr="00242E3C">
              <w:rPr>
                <w:color w:val="000000"/>
                <w:sz w:val="18"/>
                <w:szCs w:val="18"/>
              </w:rPr>
              <w:t>oluciones</w:t>
            </w:r>
            <w:r w:rsidRPr="00242E3C">
              <w:rPr>
                <w:color w:val="000000"/>
                <w:sz w:val="18"/>
                <w:szCs w:val="18"/>
              </w:rPr>
              <w:t xml:space="preserve"> A</w:t>
            </w:r>
            <w:r w:rsidR="00D857D7" w:rsidRPr="00242E3C">
              <w:rPr>
                <w:color w:val="000000"/>
                <w:sz w:val="18"/>
                <w:szCs w:val="18"/>
              </w:rPr>
              <w:t>udiológicas</w:t>
            </w:r>
            <w:r w:rsidRPr="00242E3C">
              <w:rPr>
                <w:color w:val="000000"/>
                <w:sz w:val="18"/>
                <w:szCs w:val="18"/>
              </w:rPr>
              <w:t xml:space="preserve"> E.I.R.L.</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Audición</w:t>
            </w:r>
            <w:r w:rsidR="001A6A0A" w:rsidRPr="00242E3C">
              <w:rPr>
                <w:color w:val="000000"/>
                <w:sz w:val="18"/>
                <w:szCs w:val="18"/>
              </w:rPr>
              <w:t xml:space="preserve"> S</w:t>
            </w:r>
            <w:r w:rsidR="00D857D7"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C</w:t>
            </w:r>
            <w:r w:rsidR="00D857D7" w:rsidRPr="00242E3C">
              <w:rPr>
                <w:color w:val="000000"/>
                <w:sz w:val="18"/>
                <w:szCs w:val="18"/>
              </w:rPr>
              <w:t>entro</w:t>
            </w:r>
            <w:r w:rsidRPr="00242E3C">
              <w:rPr>
                <w:color w:val="000000"/>
                <w:sz w:val="18"/>
                <w:szCs w:val="18"/>
              </w:rPr>
              <w:t xml:space="preserve"> A</w:t>
            </w:r>
            <w:r w:rsidR="00D857D7" w:rsidRPr="00242E3C">
              <w:rPr>
                <w:color w:val="000000"/>
                <w:sz w:val="18"/>
                <w:szCs w:val="18"/>
              </w:rPr>
              <w:t>udiológico</w:t>
            </w:r>
            <w:r w:rsidRPr="00242E3C">
              <w:rPr>
                <w:color w:val="000000"/>
                <w:sz w:val="18"/>
                <w:szCs w:val="18"/>
              </w:rPr>
              <w:t xml:space="preserve"> E</w:t>
            </w:r>
            <w:r w:rsidR="00D857D7" w:rsidRPr="00242E3C">
              <w:rPr>
                <w:color w:val="000000"/>
                <w:sz w:val="18"/>
                <w:szCs w:val="18"/>
              </w:rPr>
              <w:t>.</w:t>
            </w:r>
            <w:r w:rsidRPr="00242E3C">
              <w:rPr>
                <w:color w:val="000000"/>
                <w:sz w:val="18"/>
                <w:szCs w:val="18"/>
              </w:rPr>
              <w:t>I</w:t>
            </w:r>
            <w:r w:rsidR="00D857D7" w:rsidRPr="00242E3C">
              <w:rPr>
                <w:color w:val="000000"/>
                <w:sz w:val="18"/>
                <w:szCs w:val="18"/>
              </w:rPr>
              <w:t>.</w:t>
            </w:r>
            <w:r w:rsidRPr="00242E3C">
              <w:rPr>
                <w:color w:val="000000"/>
                <w:sz w:val="18"/>
                <w:szCs w:val="18"/>
              </w:rPr>
              <w:t>R</w:t>
            </w:r>
            <w:r w:rsidR="00D857D7" w:rsidRPr="00242E3C">
              <w:rPr>
                <w:color w:val="000000"/>
                <w:sz w:val="18"/>
                <w:szCs w:val="18"/>
              </w:rPr>
              <w:t>.</w:t>
            </w:r>
            <w:r w:rsidRPr="00242E3C">
              <w:rPr>
                <w:color w:val="000000"/>
                <w:sz w:val="18"/>
                <w:szCs w:val="18"/>
              </w:rPr>
              <w:t>L</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Tecnología</w:t>
            </w:r>
            <w:r w:rsidR="001A6A0A" w:rsidRPr="00242E3C">
              <w:rPr>
                <w:color w:val="000000"/>
                <w:sz w:val="18"/>
                <w:szCs w:val="18"/>
              </w:rPr>
              <w:t xml:space="preserve"> A</w:t>
            </w:r>
            <w:r w:rsidR="00D857D7" w:rsidRPr="00242E3C">
              <w:rPr>
                <w:color w:val="000000"/>
                <w:sz w:val="18"/>
                <w:szCs w:val="18"/>
              </w:rPr>
              <w:t>uditiva</w:t>
            </w:r>
            <w:r w:rsidR="001A6A0A" w:rsidRPr="00242E3C">
              <w:rPr>
                <w:color w:val="000000"/>
                <w:sz w:val="18"/>
                <w:szCs w:val="18"/>
              </w:rPr>
              <w:t xml:space="preserve"> A</w:t>
            </w:r>
            <w:r w:rsidR="00D857D7" w:rsidRPr="00242E3C">
              <w:rPr>
                <w:color w:val="000000"/>
                <w:sz w:val="18"/>
                <w:szCs w:val="18"/>
              </w:rPr>
              <w:t>mericana</w:t>
            </w:r>
            <w:r w:rsidR="001A6A0A" w:rsidRPr="00242E3C">
              <w:rPr>
                <w:color w:val="000000"/>
                <w:sz w:val="18"/>
                <w:szCs w:val="18"/>
              </w:rPr>
              <w:t xml:space="preserve"> S</w:t>
            </w:r>
            <w:r w:rsidR="00D857D7" w:rsidRPr="00242E3C">
              <w:rPr>
                <w:color w:val="000000"/>
                <w:sz w:val="18"/>
                <w:szCs w:val="18"/>
              </w:rPr>
              <w:t>.</w:t>
            </w:r>
            <w:r w:rsidR="001A6A0A" w:rsidRPr="00242E3C">
              <w:rPr>
                <w:color w:val="000000"/>
                <w:sz w:val="18"/>
                <w:szCs w:val="18"/>
              </w:rPr>
              <w:t>A</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D857D7" w:rsidRPr="00242E3C">
              <w:rPr>
                <w:color w:val="000000"/>
                <w:sz w:val="18"/>
                <w:szCs w:val="18"/>
              </w:rPr>
              <w:t>edifon</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7</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A</w:t>
            </w:r>
            <w:r w:rsidR="00D857D7" w:rsidRPr="00242E3C">
              <w:rPr>
                <w:color w:val="000000"/>
                <w:sz w:val="18"/>
                <w:szCs w:val="18"/>
              </w:rPr>
              <w:t>udiomax</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V</w:t>
            </w:r>
            <w:r w:rsidR="00D857D7" w:rsidRPr="00242E3C">
              <w:rPr>
                <w:color w:val="000000"/>
                <w:sz w:val="18"/>
                <w:szCs w:val="18"/>
              </w:rPr>
              <w:t>ision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R&amp;M E</w:t>
            </w:r>
            <w:r w:rsidR="00D857D7" w:rsidRPr="00242E3C">
              <w:rPr>
                <w:color w:val="000000"/>
                <w:sz w:val="18"/>
                <w:szCs w:val="18"/>
                <w:lang w:val="en-US"/>
              </w:rPr>
              <w:t>quimed</w:t>
            </w:r>
            <w:r w:rsidRPr="00242E3C">
              <w:rPr>
                <w:color w:val="000000"/>
                <w:sz w:val="18"/>
                <w:szCs w:val="18"/>
                <w:lang w:val="en-US"/>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B</w:t>
            </w:r>
            <w:r w:rsidR="00D857D7" w:rsidRPr="00242E3C">
              <w:rPr>
                <w:color w:val="000000"/>
                <w:sz w:val="18"/>
                <w:szCs w:val="18"/>
                <w:lang w:val="en-US"/>
              </w:rPr>
              <w:t>ioacustic</w:t>
            </w:r>
            <w:r w:rsidRPr="00242E3C">
              <w:rPr>
                <w:color w:val="000000"/>
                <w:sz w:val="18"/>
                <w:szCs w:val="18"/>
                <w:lang w:val="en-US"/>
              </w:rPr>
              <w:t xml:space="preserve"> E</w:t>
            </w:r>
            <w:r w:rsidR="00D857D7" w:rsidRPr="00242E3C">
              <w:rPr>
                <w:color w:val="000000"/>
                <w:sz w:val="18"/>
                <w:szCs w:val="18"/>
                <w:lang w:val="en-US"/>
              </w:rPr>
              <w:t>.</w:t>
            </w:r>
            <w:r w:rsidRPr="00242E3C">
              <w:rPr>
                <w:color w:val="000000"/>
                <w:sz w:val="18"/>
                <w:szCs w:val="18"/>
                <w:lang w:val="en-US"/>
              </w:rPr>
              <w:t>I</w:t>
            </w:r>
            <w:r w:rsidR="00D857D7" w:rsidRPr="00242E3C">
              <w:rPr>
                <w:color w:val="000000"/>
                <w:sz w:val="18"/>
                <w:szCs w:val="18"/>
                <w:lang w:val="en-US"/>
              </w:rPr>
              <w:t>.</w:t>
            </w:r>
            <w:r w:rsidRPr="00242E3C">
              <w:rPr>
                <w:color w:val="000000"/>
                <w:sz w:val="18"/>
                <w:szCs w:val="18"/>
                <w:lang w:val="en-US"/>
              </w:rPr>
              <w:t>R</w:t>
            </w:r>
            <w:r w:rsidR="00D857D7" w:rsidRPr="00242E3C">
              <w:rPr>
                <w:color w:val="000000"/>
                <w:sz w:val="18"/>
                <w:szCs w:val="18"/>
                <w:lang w:val="en-US"/>
              </w:rPr>
              <w:t>.</w:t>
            </w:r>
            <w:r w:rsidRPr="00242E3C">
              <w:rPr>
                <w:color w:val="000000"/>
                <w:sz w:val="18"/>
                <w:szCs w:val="18"/>
                <w:lang w:val="en-US"/>
              </w:rPr>
              <w:t>L</w:t>
            </w:r>
            <w:r w:rsidR="00D857D7" w:rsidRPr="00242E3C">
              <w:rPr>
                <w:color w:val="000000"/>
                <w:sz w:val="18"/>
                <w:szCs w:val="18"/>
                <w:lang w:val="en-US"/>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D857D7" w:rsidRPr="00242E3C">
              <w:rPr>
                <w:color w:val="000000"/>
                <w:sz w:val="18"/>
                <w:szCs w:val="18"/>
              </w:rPr>
              <w:t>etco</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b/>
                <w:color w:val="000000"/>
                <w:sz w:val="18"/>
                <w:szCs w:val="18"/>
              </w:rPr>
            </w:pPr>
            <w:r w:rsidRPr="00242E3C">
              <w:rPr>
                <w:b/>
                <w:color w:val="000000"/>
                <w:sz w:val="18"/>
                <w:szCs w:val="18"/>
              </w:rPr>
              <w:t>Total</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40</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8</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497"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70</w:t>
            </w:r>
          </w:p>
        </w:tc>
      </w:tr>
    </w:tbl>
    <w:p w:rsidR="008E6350" w:rsidRPr="00242E3C" w:rsidRDefault="00E44918" w:rsidP="00A53362">
      <w:pPr>
        <w:pStyle w:val="Nota"/>
      </w:pPr>
      <w:r w:rsidRPr="00242E3C">
        <w:t xml:space="preserve">Fuente: Elaboración propia 2017. </w:t>
      </w:r>
    </w:p>
    <w:p w:rsidR="00542953" w:rsidRPr="00242E3C" w:rsidRDefault="00542953" w:rsidP="00267C82">
      <w:pPr>
        <w:sectPr w:rsidR="00542953" w:rsidRPr="00242E3C" w:rsidSect="002540C0">
          <w:footerReference w:type="first" r:id="rId75"/>
          <w:pgSz w:w="11906" w:h="16838" w:code="9"/>
          <w:pgMar w:top="1701" w:right="1418" w:bottom="1644" w:left="1985" w:header="709" w:footer="709" w:gutter="0"/>
          <w:cols w:space="708"/>
          <w:titlePg/>
          <w:docGrid w:linePitch="360"/>
        </w:sectPr>
      </w:pPr>
    </w:p>
    <w:p w:rsidR="008E6350" w:rsidRPr="00242E3C" w:rsidRDefault="00542953" w:rsidP="00582BAE">
      <w:pPr>
        <w:pStyle w:val="Epgrafe"/>
        <w:outlineLvl w:val="0"/>
      </w:pPr>
      <w:bookmarkStart w:id="763" w:name="_Ref478398174"/>
      <w:bookmarkStart w:id="764" w:name="_Toc491614633"/>
      <w:r w:rsidRPr="00242E3C">
        <w:lastRenderedPageBreak/>
        <w:t xml:space="preserve">Anexo </w:t>
      </w:r>
      <w:bookmarkEnd w:id="763"/>
      <w:r w:rsidR="0045359E" w:rsidRPr="00242E3C">
        <w:t>8</w:t>
      </w:r>
      <w:r w:rsidRPr="00242E3C">
        <w:t>. Personas con limitación auditiva permanente ocasionada por edad avanzada del NSE A y B</w:t>
      </w:r>
      <w:bookmarkEnd w:id="764"/>
    </w:p>
    <w:tbl>
      <w:tblPr>
        <w:tblStyle w:val="TablaTesisnormal"/>
        <w:tblW w:w="5000" w:type="pct"/>
        <w:jc w:val="center"/>
        <w:tblLook w:val="04A0" w:firstRow="1" w:lastRow="0" w:firstColumn="1" w:lastColumn="0" w:noHBand="0" w:noVBand="1"/>
      </w:tblPr>
      <w:tblGrid>
        <w:gridCol w:w="5820"/>
        <w:gridCol w:w="1360"/>
        <w:gridCol w:w="1769"/>
        <w:gridCol w:w="2452"/>
        <w:gridCol w:w="2250"/>
      </w:tblGrid>
      <w:tr w:rsidR="00C82EDC" w:rsidRPr="00242E3C" w:rsidTr="0045359E">
        <w:trPr>
          <w:cnfStyle w:val="100000000000" w:firstRow="1" w:lastRow="0" w:firstColumn="0" w:lastColumn="0" w:oddVBand="0" w:evenVBand="0" w:oddHBand="0" w:evenHBand="0" w:firstRowFirstColumn="0" w:firstRowLastColumn="0" w:lastRowFirstColumn="0" w:lastRowLastColumn="0"/>
          <w:trHeight w:val="326"/>
          <w:jc w:val="center"/>
        </w:trPr>
        <w:tc>
          <w:tcPr>
            <w:tcW w:w="2132" w:type="pct"/>
            <w:noWrap/>
            <w:hideMark/>
          </w:tcPr>
          <w:p w:rsidR="00C82EDC" w:rsidRPr="00242E3C" w:rsidRDefault="00C82EDC" w:rsidP="00CF3B22">
            <w:pPr>
              <w:spacing w:line="240" w:lineRule="auto"/>
              <w:jc w:val="left"/>
              <w:rPr>
                <w:color w:val="000000"/>
                <w:sz w:val="14"/>
                <w:szCs w:val="16"/>
              </w:rPr>
            </w:pPr>
            <w:r w:rsidRPr="00242E3C">
              <w:rPr>
                <w:color w:val="000000"/>
                <w:sz w:val="14"/>
                <w:szCs w:val="16"/>
              </w:rPr>
              <w:t> Zonas</w:t>
            </w:r>
          </w:p>
        </w:tc>
        <w:tc>
          <w:tcPr>
            <w:tcW w:w="498" w:type="pct"/>
            <w:hideMark/>
          </w:tcPr>
          <w:p w:rsidR="00C82EDC" w:rsidRPr="00242E3C" w:rsidRDefault="00C82EDC" w:rsidP="00CF3B22">
            <w:pPr>
              <w:spacing w:line="240" w:lineRule="auto"/>
              <w:jc w:val="center"/>
              <w:rPr>
                <w:color w:val="000000"/>
                <w:sz w:val="14"/>
                <w:szCs w:val="16"/>
              </w:rPr>
            </w:pPr>
            <w:r w:rsidRPr="00242E3C">
              <w:rPr>
                <w:bCs/>
                <w:color w:val="000000"/>
                <w:sz w:val="14"/>
                <w:szCs w:val="16"/>
              </w:rPr>
              <w:t>Población</w:t>
            </w:r>
          </w:p>
        </w:tc>
        <w:tc>
          <w:tcPr>
            <w:tcW w:w="64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w:t>
            </w:r>
          </w:p>
        </w:tc>
        <w:tc>
          <w:tcPr>
            <w:tcW w:w="89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w:t>
            </w:r>
          </w:p>
        </w:tc>
        <w:tc>
          <w:tcPr>
            <w:tcW w:w="824"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 del NSE A y B</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7 LIMA (Miraflores, San Isidro, San Borja, Surco, La Molina)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763</w:t>
            </w:r>
            <w:r w:rsidR="0045359E" w:rsidRPr="00242E3C">
              <w:rPr>
                <w:color w:val="000000"/>
                <w:sz w:val="14"/>
                <w:szCs w:val="16"/>
              </w:rPr>
              <w:t>.</w:t>
            </w:r>
            <w:r w:rsidRPr="00242E3C">
              <w:rPr>
                <w:color w:val="000000"/>
                <w:sz w:val="14"/>
                <w:szCs w:val="16"/>
              </w:rPr>
              <w:t>954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361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672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2 LIMA (Independencia, Los Olivos, San Martín de Porres)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288</w:t>
            </w:r>
            <w:r w:rsidR="0045359E" w:rsidRPr="00242E3C">
              <w:rPr>
                <w:color w:val="000000"/>
                <w:sz w:val="14"/>
                <w:szCs w:val="16"/>
              </w:rPr>
              <w:t>.</w:t>
            </w:r>
            <w:r w:rsidRPr="00242E3C">
              <w:rPr>
                <w:color w:val="000000"/>
                <w:sz w:val="14"/>
                <w:szCs w:val="16"/>
              </w:rPr>
              <w:t>229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188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098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525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AREQUIPA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287</w:t>
            </w:r>
            <w:r w:rsidR="0045359E" w:rsidRPr="00242E3C">
              <w:rPr>
                <w:color w:val="000000"/>
                <w:sz w:val="14"/>
                <w:szCs w:val="16"/>
              </w:rPr>
              <w:t>.</w:t>
            </w:r>
            <w:r w:rsidRPr="00242E3C">
              <w:rPr>
                <w:color w:val="000000"/>
                <w:sz w:val="14"/>
                <w:szCs w:val="16"/>
              </w:rPr>
              <w:t>205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170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087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071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6 LIMA (</w:t>
            </w:r>
            <w:r w:rsidR="007F0D0D" w:rsidRPr="00242E3C">
              <w:rPr>
                <w:bCs/>
                <w:color w:val="000000"/>
                <w:sz w:val="14"/>
                <w:szCs w:val="16"/>
              </w:rPr>
              <w:t>Jesús</w:t>
            </w:r>
            <w:r w:rsidRPr="00242E3C">
              <w:rPr>
                <w:bCs/>
                <w:color w:val="000000"/>
                <w:sz w:val="14"/>
                <w:szCs w:val="16"/>
              </w:rPr>
              <w:t xml:space="preserve"> </w:t>
            </w:r>
            <w:r w:rsidR="007F0D0D" w:rsidRPr="00242E3C">
              <w:rPr>
                <w:bCs/>
                <w:color w:val="000000"/>
                <w:sz w:val="14"/>
                <w:szCs w:val="16"/>
              </w:rPr>
              <w:t>María</w:t>
            </w:r>
            <w:r w:rsidRPr="00242E3C">
              <w:rPr>
                <w:bCs/>
                <w:color w:val="000000"/>
                <w:sz w:val="14"/>
                <w:szCs w:val="16"/>
              </w:rPr>
              <w:t>, Lince, Pueblo Libre, Magdalena, San Miguel)</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388</w:t>
            </w:r>
            <w:r w:rsidR="0045359E" w:rsidRPr="00242E3C">
              <w:rPr>
                <w:color w:val="000000"/>
                <w:sz w:val="14"/>
                <w:szCs w:val="16"/>
              </w:rPr>
              <w:t>.</w:t>
            </w:r>
            <w:r w:rsidRPr="00242E3C">
              <w:rPr>
                <w:color w:val="000000"/>
                <w:sz w:val="14"/>
                <w:szCs w:val="16"/>
              </w:rPr>
              <w:t>093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986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247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041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8 LIMA (Surquillo, Barranco, Chorrillos, San Juan de Miraflores)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850</w:t>
            </w:r>
            <w:r w:rsidR="0045359E" w:rsidRPr="00242E3C">
              <w:rPr>
                <w:color w:val="000000"/>
                <w:sz w:val="14"/>
                <w:szCs w:val="16"/>
              </w:rPr>
              <w:t>.</w:t>
            </w:r>
            <w:r w:rsidRPr="00242E3C">
              <w:rPr>
                <w:color w:val="000000"/>
                <w:sz w:val="14"/>
                <w:szCs w:val="16"/>
              </w:rPr>
              <w:t>878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316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312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980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 LIBERTAD</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859</w:t>
            </w:r>
            <w:r w:rsidR="0045359E" w:rsidRPr="00242E3C">
              <w:rPr>
                <w:color w:val="000000"/>
                <w:sz w:val="14"/>
                <w:szCs w:val="16"/>
              </w:rPr>
              <w:t>.</w:t>
            </w:r>
            <w:r w:rsidRPr="00242E3C">
              <w:rPr>
                <w:color w:val="000000"/>
                <w:sz w:val="14"/>
                <w:szCs w:val="16"/>
              </w:rPr>
              <w:t>640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474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352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340</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4 LIMA (Cercado, </w:t>
            </w:r>
            <w:r w:rsidR="007F0D0D" w:rsidRPr="00242E3C">
              <w:rPr>
                <w:bCs/>
                <w:color w:val="000000"/>
                <w:sz w:val="14"/>
                <w:szCs w:val="16"/>
              </w:rPr>
              <w:t>Rímac</w:t>
            </w:r>
            <w:r w:rsidRPr="00242E3C">
              <w:rPr>
                <w:bCs/>
                <w:color w:val="000000"/>
                <w:sz w:val="14"/>
                <w:szCs w:val="16"/>
              </w:rPr>
              <w:t>, Breña, La Victoria)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684</w:t>
            </w:r>
            <w:r w:rsidR="0045359E" w:rsidRPr="00242E3C">
              <w:rPr>
                <w:color w:val="000000"/>
                <w:sz w:val="14"/>
                <w:szCs w:val="16"/>
              </w:rPr>
              <w:t>.</w:t>
            </w:r>
            <w:r w:rsidRPr="00242E3C">
              <w:rPr>
                <w:color w:val="000000"/>
                <w:sz w:val="14"/>
                <w:szCs w:val="16"/>
              </w:rPr>
              <w:t>429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490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285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CUSCO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316</w:t>
            </w:r>
            <w:r w:rsidR="0045359E" w:rsidRPr="00242E3C">
              <w:rPr>
                <w:color w:val="000000"/>
                <w:sz w:val="14"/>
                <w:szCs w:val="16"/>
              </w:rPr>
              <w:t>.</w:t>
            </w:r>
            <w:r w:rsidRPr="00242E3C">
              <w:rPr>
                <w:color w:val="000000"/>
                <w:sz w:val="14"/>
                <w:szCs w:val="16"/>
              </w:rPr>
              <w:t>729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701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410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248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3 LIMA (San Juan de Lurigancho)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091</w:t>
            </w:r>
            <w:r w:rsidR="0045359E" w:rsidRPr="00242E3C">
              <w:rPr>
                <w:color w:val="000000"/>
                <w:sz w:val="14"/>
                <w:szCs w:val="16"/>
              </w:rPr>
              <w:t>.</w:t>
            </w:r>
            <w:r w:rsidRPr="00242E3C">
              <w:rPr>
                <w:color w:val="000000"/>
                <w:sz w:val="14"/>
                <w:szCs w:val="16"/>
              </w:rPr>
              <w:t>303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19</w:t>
            </w:r>
            <w:r w:rsidR="0045359E" w:rsidRPr="00242E3C">
              <w:rPr>
                <w:color w:val="000000"/>
                <w:sz w:val="14"/>
                <w:szCs w:val="16"/>
              </w:rPr>
              <w:t>.</w:t>
            </w:r>
            <w:r w:rsidRPr="00242E3C">
              <w:rPr>
                <w:color w:val="000000"/>
                <w:sz w:val="14"/>
                <w:szCs w:val="16"/>
              </w:rPr>
              <w:t>643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943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233</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10 LIMA (Callao, Bellavista, La Perla, La Punta, Carmen de la Legua, Ventanilla)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013</w:t>
            </w:r>
            <w:r w:rsidR="0045359E" w:rsidRPr="00242E3C">
              <w:rPr>
                <w:color w:val="000000"/>
                <w:sz w:val="14"/>
                <w:szCs w:val="16"/>
              </w:rPr>
              <w:t>.</w:t>
            </w:r>
            <w:r w:rsidRPr="00242E3C">
              <w:rPr>
                <w:color w:val="000000"/>
                <w:sz w:val="14"/>
                <w:szCs w:val="16"/>
              </w:rPr>
              <w:t>935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251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097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208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5 LIMA (Ate, Chaclacayo, Lurigancho, Santa Anita, San Luis, El Agustino)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369</w:t>
            </w:r>
            <w:r w:rsidR="0045359E" w:rsidRPr="00242E3C">
              <w:rPr>
                <w:color w:val="000000"/>
                <w:sz w:val="14"/>
                <w:szCs w:val="16"/>
              </w:rPr>
              <w:t>.</w:t>
            </w:r>
            <w:r w:rsidRPr="00242E3C">
              <w:rPr>
                <w:color w:val="000000"/>
                <w:sz w:val="14"/>
                <w:szCs w:val="16"/>
              </w:rPr>
              <w:t>876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658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992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114</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PUNO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415</w:t>
            </w:r>
            <w:r w:rsidR="0045359E" w:rsidRPr="00242E3C">
              <w:rPr>
                <w:color w:val="000000"/>
                <w:sz w:val="14"/>
                <w:szCs w:val="16"/>
              </w:rPr>
              <w:t>.</w:t>
            </w:r>
            <w:r w:rsidRPr="00242E3C">
              <w:rPr>
                <w:color w:val="000000"/>
                <w:sz w:val="14"/>
                <w:szCs w:val="16"/>
              </w:rPr>
              <w:t>608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25</w:t>
            </w:r>
            <w:r w:rsidR="0045359E" w:rsidRPr="00242E3C">
              <w:rPr>
                <w:color w:val="000000"/>
                <w:sz w:val="14"/>
                <w:szCs w:val="16"/>
              </w:rPr>
              <w:t>.</w:t>
            </w:r>
            <w:r w:rsidRPr="00242E3C">
              <w:rPr>
                <w:color w:val="000000"/>
                <w:sz w:val="14"/>
                <w:szCs w:val="16"/>
              </w:rPr>
              <w:t>481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875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PIURA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844</w:t>
            </w:r>
            <w:r w:rsidR="0045359E" w:rsidRPr="00242E3C">
              <w:rPr>
                <w:color w:val="000000"/>
                <w:sz w:val="14"/>
                <w:szCs w:val="16"/>
              </w:rPr>
              <w:t>.</w:t>
            </w:r>
            <w:r w:rsidRPr="00242E3C">
              <w:rPr>
                <w:color w:val="000000"/>
                <w:sz w:val="14"/>
                <w:szCs w:val="16"/>
              </w:rPr>
              <w:t>129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194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182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LAMBAYEQUE</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260</w:t>
            </w:r>
            <w:r w:rsidR="0045359E" w:rsidRPr="00242E3C">
              <w:rPr>
                <w:color w:val="000000"/>
                <w:sz w:val="14"/>
                <w:szCs w:val="16"/>
              </w:rPr>
              <w:t>.</w:t>
            </w:r>
            <w:r w:rsidRPr="00242E3C">
              <w:rPr>
                <w:color w:val="000000"/>
                <w:sz w:val="14"/>
                <w:szCs w:val="16"/>
              </w:rPr>
              <w:t>650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22</w:t>
            </w:r>
            <w:r w:rsidR="0045359E" w:rsidRPr="00242E3C">
              <w:rPr>
                <w:color w:val="000000"/>
                <w:sz w:val="14"/>
                <w:szCs w:val="16"/>
              </w:rPr>
              <w:t>.</w:t>
            </w:r>
            <w:r w:rsidRPr="00242E3C">
              <w:rPr>
                <w:color w:val="000000"/>
                <w:sz w:val="14"/>
                <w:szCs w:val="16"/>
              </w:rPr>
              <w:t>692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766</w:t>
            </w:r>
          </w:p>
        </w:tc>
      </w:tr>
      <w:tr w:rsidR="00C82EDC" w:rsidRPr="00242E3C" w:rsidTr="0045359E">
        <w:trPr>
          <w:trHeight w:val="20"/>
          <w:jc w:val="center"/>
        </w:trPr>
        <w:tc>
          <w:tcPr>
            <w:tcW w:w="2132" w:type="pct"/>
            <w:noWrap/>
            <w:hideMark/>
          </w:tcPr>
          <w:p w:rsidR="00C82EDC" w:rsidRPr="00242E3C" w:rsidRDefault="0045359E" w:rsidP="00CF3B22">
            <w:pPr>
              <w:spacing w:line="240" w:lineRule="auto"/>
              <w:jc w:val="left"/>
              <w:rPr>
                <w:bCs/>
                <w:color w:val="000000"/>
                <w:sz w:val="14"/>
                <w:szCs w:val="16"/>
              </w:rPr>
            </w:pPr>
            <w:r w:rsidRPr="00242E3C">
              <w:rPr>
                <w:bCs/>
                <w:color w:val="000000"/>
                <w:sz w:val="14"/>
                <w:szCs w:val="16"/>
              </w:rPr>
              <w:t>JUNÍ</w:t>
            </w:r>
            <w:r w:rsidR="00C82EDC" w:rsidRPr="00242E3C">
              <w:rPr>
                <w:bCs/>
                <w:color w:val="000000"/>
                <w:sz w:val="14"/>
                <w:szCs w:val="16"/>
              </w:rPr>
              <w:t>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350</w:t>
            </w:r>
            <w:r w:rsidR="0045359E" w:rsidRPr="00242E3C">
              <w:rPr>
                <w:color w:val="000000"/>
                <w:sz w:val="14"/>
                <w:szCs w:val="16"/>
              </w:rPr>
              <w:t>.</w:t>
            </w:r>
            <w:r w:rsidRPr="00242E3C">
              <w:rPr>
                <w:color w:val="000000"/>
                <w:sz w:val="14"/>
                <w:szCs w:val="16"/>
              </w:rPr>
              <w:t>783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314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783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700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CAJAMARCA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529</w:t>
            </w:r>
            <w:r w:rsidR="0045359E" w:rsidRPr="00242E3C">
              <w:rPr>
                <w:color w:val="000000"/>
                <w:sz w:val="14"/>
                <w:szCs w:val="16"/>
              </w:rPr>
              <w:t>.</w:t>
            </w:r>
            <w:r w:rsidRPr="00242E3C">
              <w:rPr>
                <w:color w:val="000000"/>
                <w:sz w:val="14"/>
                <w:szCs w:val="16"/>
              </w:rPr>
              <w:t>755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27</w:t>
            </w:r>
            <w:r w:rsidR="0045359E" w:rsidRPr="00242E3C">
              <w:rPr>
                <w:color w:val="000000"/>
                <w:sz w:val="14"/>
                <w:szCs w:val="16"/>
              </w:rPr>
              <w:t>.</w:t>
            </w:r>
            <w:r w:rsidRPr="00242E3C">
              <w:rPr>
                <w:color w:val="000000"/>
                <w:sz w:val="14"/>
                <w:szCs w:val="16"/>
              </w:rPr>
              <w:t>536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16</w:t>
            </w:r>
            <w:r w:rsidR="0045359E" w:rsidRPr="00242E3C">
              <w:rPr>
                <w:color w:val="000000"/>
                <w:sz w:val="14"/>
                <w:szCs w:val="16"/>
              </w:rPr>
              <w:t>.</w:t>
            </w:r>
            <w:r w:rsidRPr="00242E3C">
              <w:rPr>
                <w:color w:val="000000"/>
                <w:sz w:val="14"/>
                <w:szCs w:val="16"/>
              </w:rPr>
              <w:t>742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657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ÁNCASH</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148</w:t>
            </w:r>
            <w:r w:rsidR="0045359E" w:rsidRPr="00242E3C">
              <w:rPr>
                <w:color w:val="000000"/>
                <w:sz w:val="14"/>
                <w:szCs w:val="16"/>
              </w:rPr>
              <w:t>.</w:t>
            </w:r>
            <w:r w:rsidRPr="00242E3C">
              <w:rPr>
                <w:color w:val="000000"/>
                <w:sz w:val="14"/>
                <w:szCs w:val="16"/>
              </w:rPr>
              <w:t>634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675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571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559</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 LIMA (Puente Piedra, Comas, Carabayllo)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180</w:t>
            </w:r>
            <w:r w:rsidR="0045359E" w:rsidRPr="00242E3C">
              <w:rPr>
                <w:color w:val="000000"/>
                <w:sz w:val="14"/>
                <w:szCs w:val="16"/>
              </w:rPr>
              <w:t>.</w:t>
            </w:r>
            <w:r w:rsidRPr="00242E3C">
              <w:rPr>
                <w:color w:val="000000"/>
                <w:sz w:val="14"/>
                <w:szCs w:val="16"/>
              </w:rPr>
              <w:t>361</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w:t>
            </w:r>
            <w:r w:rsidR="0045359E" w:rsidRPr="00242E3C">
              <w:rPr>
                <w:color w:val="000000"/>
                <w:sz w:val="14"/>
                <w:szCs w:val="16"/>
              </w:rPr>
              <w:t>.</w:t>
            </w:r>
            <w:r w:rsidRPr="00242E3C">
              <w:rPr>
                <w:color w:val="000000"/>
                <w:sz w:val="14"/>
                <w:szCs w:val="16"/>
              </w:rPr>
              <w:t>246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918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511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787</w:t>
            </w:r>
            <w:r w:rsidR="0045359E" w:rsidRPr="00242E3C">
              <w:rPr>
                <w:color w:val="000000"/>
                <w:sz w:val="14"/>
                <w:szCs w:val="16"/>
              </w:rPr>
              <w:t>.</w:t>
            </w:r>
            <w:r w:rsidRPr="00242E3C">
              <w:rPr>
                <w:color w:val="000000"/>
                <w:sz w:val="14"/>
                <w:szCs w:val="16"/>
              </w:rPr>
              <w:t>170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169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615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292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w:t>
            </w:r>
            <w:r w:rsidR="0045359E" w:rsidRPr="00242E3C">
              <w:rPr>
                <w:bCs/>
                <w:color w:val="000000"/>
                <w:sz w:val="14"/>
                <w:szCs w:val="16"/>
              </w:rPr>
              <w:t>Á</w:t>
            </w:r>
            <w:r w:rsidRPr="00242E3C">
              <w:rPr>
                <w:bCs/>
                <w:color w:val="000000"/>
                <w:sz w:val="14"/>
                <w:szCs w:val="16"/>
              </w:rPr>
              <w:t>NUCO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860</w:t>
            </w:r>
            <w:r w:rsidR="0045359E" w:rsidRPr="00242E3C">
              <w:rPr>
                <w:color w:val="000000"/>
                <w:sz w:val="14"/>
                <w:szCs w:val="16"/>
              </w:rPr>
              <w:t>.</w:t>
            </w:r>
            <w:r w:rsidRPr="00242E3C">
              <w:rPr>
                <w:color w:val="000000"/>
                <w:sz w:val="14"/>
                <w:szCs w:val="16"/>
              </w:rPr>
              <w:t>537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418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055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LORETO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039</w:t>
            </w:r>
            <w:r w:rsidR="0045359E" w:rsidRPr="00242E3C">
              <w:rPr>
                <w:color w:val="000000"/>
                <w:sz w:val="14"/>
                <w:szCs w:val="16"/>
              </w:rPr>
              <w:t>.</w:t>
            </w:r>
            <w:r w:rsidRPr="00242E3C">
              <w:rPr>
                <w:color w:val="000000"/>
                <w:sz w:val="14"/>
                <w:szCs w:val="16"/>
              </w:rPr>
              <w:t>372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709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375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9 LIMA (Villa El Salvador, Villa </w:t>
            </w:r>
            <w:r w:rsidR="007F0D0D" w:rsidRPr="00242E3C">
              <w:rPr>
                <w:bCs/>
                <w:color w:val="000000"/>
                <w:sz w:val="14"/>
                <w:szCs w:val="16"/>
              </w:rPr>
              <w:t>María</w:t>
            </w:r>
            <w:r w:rsidRPr="00242E3C">
              <w:rPr>
                <w:bCs/>
                <w:color w:val="000000"/>
                <w:sz w:val="14"/>
                <w:szCs w:val="16"/>
              </w:rPr>
              <w:t xml:space="preserve"> del Triunfo, </w:t>
            </w:r>
            <w:r w:rsidR="007F0D0D" w:rsidRPr="00242E3C">
              <w:rPr>
                <w:bCs/>
                <w:color w:val="000000"/>
                <w:sz w:val="14"/>
                <w:szCs w:val="16"/>
              </w:rPr>
              <w:t>Lurín</w:t>
            </w:r>
            <w:r w:rsidRPr="00242E3C">
              <w:rPr>
                <w:bCs/>
                <w:color w:val="000000"/>
                <w:sz w:val="14"/>
                <w:szCs w:val="16"/>
              </w:rPr>
              <w:t xml:space="preserve">, </w:t>
            </w:r>
            <w:r w:rsidR="007F0D0D" w:rsidRPr="00242E3C">
              <w:rPr>
                <w:bCs/>
                <w:color w:val="000000"/>
                <w:sz w:val="14"/>
                <w:szCs w:val="16"/>
              </w:rPr>
              <w:t>Pachacamac</w:t>
            </w:r>
            <w:r w:rsidRPr="00242E3C">
              <w:rPr>
                <w:bCs/>
                <w:color w:val="000000"/>
                <w:sz w:val="14"/>
                <w:szCs w:val="16"/>
              </w:rPr>
              <w:t>)</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126</w:t>
            </w:r>
            <w:r w:rsidR="0045359E" w:rsidRPr="00242E3C">
              <w:rPr>
                <w:color w:val="000000"/>
                <w:sz w:val="14"/>
                <w:szCs w:val="16"/>
              </w:rPr>
              <w:t>.</w:t>
            </w:r>
            <w:r w:rsidRPr="00242E3C">
              <w:rPr>
                <w:color w:val="000000"/>
                <w:sz w:val="14"/>
                <w:szCs w:val="16"/>
              </w:rPr>
              <w:t>344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274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752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SAN MARTIN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840</w:t>
            </w:r>
            <w:r w:rsidR="0045359E" w:rsidRPr="00242E3C">
              <w:rPr>
                <w:color w:val="000000"/>
                <w:sz w:val="14"/>
                <w:szCs w:val="16"/>
              </w:rPr>
              <w:t>.</w:t>
            </w:r>
            <w:r w:rsidRPr="00242E3C">
              <w:rPr>
                <w:color w:val="000000"/>
                <w:sz w:val="14"/>
                <w:szCs w:val="16"/>
              </w:rPr>
              <w:t>790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134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202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TACNA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341</w:t>
            </w:r>
            <w:r w:rsidR="0045359E" w:rsidRPr="00242E3C">
              <w:rPr>
                <w:color w:val="000000"/>
                <w:sz w:val="14"/>
                <w:szCs w:val="16"/>
              </w:rPr>
              <w:t>.</w:t>
            </w:r>
            <w:r w:rsidRPr="00242E3C">
              <w:rPr>
                <w:color w:val="000000"/>
                <w:sz w:val="14"/>
                <w:szCs w:val="16"/>
              </w:rPr>
              <w:t>838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153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741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MOQUEGUA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180</w:t>
            </w:r>
            <w:r w:rsidR="0045359E" w:rsidRPr="00242E3C">
              <w:rPr>
                <w:color w:val="000000"/>
                <w:sz w:val="14"/>
                <w:szCs w:val="16"/>
              </w:rPr>
              <w:t>.</w:t>
            </w:r>
            <w:r w:rsidRPr="00242E3C">
              <w:rPr>
                <w:color w:val="000000"/>
                <w:sz w:val="14"/>
                <w:szCs w:val="16"/>
              </w:rPr>
              <w:t>477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249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975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537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AYACUCHO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688</w:t>
            </w:r>
            <w:r w:rsidR="0045359E" w:rsidRPr="00242E3C">
              <w:rPr>
                <w:color w:val="000000"/>
                <w:sz w:val="14"/>
                <w:szCs w:val="16"/>
              </w:rPr>
              <w:t>.</w:t>
            </w:r>
            <w:r w:rsidRPr="00242E3C">
              <w:rPr>
                <w:color w:val="000000"/>
                <w:sz w:val="14"/>
                <w:szCs w:val="16"/>
              </w:rPr>
              <w:t>657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396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537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482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APURIMAC</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458</w:t>
            </w:r>
            <w:r w:rsidR="0045359E" w:rsidRPr="00242E3C">
              <w:rPr>
                <w:color w:val="000000"/>
                <w:sz w:val="14"/>
                <w:szCs w:val="16"/>
              </w:rPr>
              <w:t>.</w:t>
            </w:r>
            <w:r w:rsidRPr="00242E3C">
              <w:rPr>
                <w:color w:val="000000"/>
                <w:sz w:val="14"/>
                <w:szCs w:val="16"/>
              </w:rPr>
              <w:t>830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259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021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417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UCAYALI</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495</w:t>
            </w:r>
            <w:r w:rsidR="0045359E" w:rsidRPr="00242E3C">
              <w:rPr>
                <w:color w:val="000000"/>
                <w:sz w:val="14"/>
                <w:szCs w:val="16"/>
              </w:rPr>
              <w:t>.</w:t>
            </w:r>
            <w:r w:rsidRPr="00242E3C">
              <w:rPr>
                <w:color w:val="000000"/>
                <w:sz w:val="14"/>
                <w:szCs w:val="16"/>
              </w:rPr>
              <w:t>522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919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423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AMAZONAS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422</w:t>
            </w:r>
            <w:r w:rsidR="0045359E" w:rsidRPr="00242E3C">
              <w:rPr>
                <w:color w:val="000000"/>
                <w:sz w:val="14"/>
                <w:szCs w:val="16"/>
              </w:rPr>
              <w:t>.</w:t>
            </w:r>
            <w:r w:rsidRPr="00242E3C">
              <w:rPr>
                <w:color w:val="000000"/>
                <w:sz w:val="14"/>
                <w:szCs w:val="16"/>
              </w:rPr>
              <w:t>629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607</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625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287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TUMBES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237</w:t>
            </w:r>
            <w:r w:rsidR="0045359E" w:rsidRPr="00242E3C">
              <w:rPr>
                <w:color w:val="000000"/>
                <w:sz w:val="14"/>
                <w:szCs w:val="16"/>
              </w:rPr>
              <w:t>.</w:t>
            </w:r>
            <w:r w:rsidRPr="00242E3C">
              <w:rPr>
                <w:color w:val="000000"/>
                <w:sz w:val="14"/>
                <w:szCs w:val="16"/>
              </w:rPr>
              <w:t>685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278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601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219</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HUANCAVELICA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494</w:t>
            </w:r>
            <w:r w:rsidR="0045359E" w:rsidRPr="00242E3C">
              <w:rPr>
                <w:color w:val="000000"/>
                <w:sz w:val="14"/>
                <w:szCs w:val="16"/>
              </w:rPr>
              <w:t>.</w:t>
            </w:r>
            <w:r w:rsidRPr="00242E3C">
              <w:rPr>
                <w:color w:val="000000"/>
                <w:sz w:val="14"/>
                <w:szCs w:val="16"/>
              </w:rPr>
              <w:t>963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417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PASCO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304</w:t>
            </w:r>
            <w:r w:rsidR="0045359E" w:rsidRPr="00242E3C">
              <w:rPr>
                <w:color w:val="000000"/>
                <w:sz w:val="14"/>
                <w:szCs w:val="16"/>
              </w:rPr>
              <w:t>.</w:t>
            </w:r>
            <w:r w:rsidRPr="00242E3C">
              <w:rPr>
                <w:color w:val="000000"/>
                <w:sz w:val="14"/>
                <w:szCs w:val="16"/>
              </w:rPr>
              <w:t>158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329</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OTROS LIMA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147</w:t>
            </w:r>
            <w:r w:rsidR="0045359E" w:rsidRPr="00242E3C">
              <w:rPr>
                <w:color w:val="000000"/>
                <w:sz w:val="14"/>
                <w:szCs w:val="16"/>
              </w:rPr>
              <w:t>.</w:t>
            </w:r>
            <w:r w:rsidRPr="00242E3C">
              <w:rPr>
                <w:color w:val="000000"/>
                <w:sz w:val="14"/>
                <w:szCs w:val="16"/>
              </w:rPr>
              <w:t>325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652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MADRE DE DIOS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137</w:t>
            </w:r>
            <w:r w:rsidR="0045359E" w:rsidRPr="00242E3C">
              <w:rPr>
                <w:color w:val="000000"/>
                <w:sz w:val="14"/>
                <w:szCs w:val="16"/>
              </w:rPr>
              <w:t>.</w:t>
            </w:r>
            <w:r w:rsidRPr="00242E3C">
              <w:rPr>
                <w:color w:val="000000"/>
                <w:sz w:val="14"/>
                <w:szCs w:val="16"/>
              </w:rPr>
              <w:t>316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472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503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PERÚ</w:t>
            </w:r>
          </w:p>
        </w:tc>
        <w:tc>
          <w:tcPr>
            <w:tcW w:w="4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31</w:t>
            </w:r>
            <w:r w:rsidR="0045359E" w:rsidRPr="00242E3C">
              <w:rPr>
                <w:b/>
                <w:bCs/>
                <w:color w:val="000000"/>
                <w:sz w:val="14"/>
                <w:szCs w:val="16"/>
              </w:rPr>
              <w:t>.</w:t>
            </w:r>
            <w:r w:rsidRPr="00242E3C">
              <w:rPr>
                <w:b/>
                <w:bCs/>
                <w:color w:val="000000"/>
                <w:sz w:val="14"/>
                <w:szCs w:val="16"/>
              </w:rPr>
              <w:t>151</w:t>
            </w:r>
            <w:r w:rsidR="0045359E" w:rsidRPr="00242E3C">
              <w:rPr>
                <w:b/>
                <w:bCs/>
                <w:color w:val="000000"/>
                <w:sz w:val="14"/>
                <w:szCs w:val="16"/>
              </w:rPr>
              <w:t>.</w:t>
            </w:r>
            <w:r w:rsidRPr="00242E3C">
              <w:rPr>
                <w:b/>
                <w:bCs/>
                <w:color w:val="000000"/>
                <w:sz w:val="14"/>
                <w:szCs w:val="16"/>
              </w:rPr>
              <w:t>643</w:t>
            </w:r>
          </w:p>
        </w:tc>
        <w:tc>
          <w:tcPr>
            <w:tcW w:w="64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560</w:t>
            </w:r>
            <w:r w:rsidR="0045359E" w:rsidRPr="00242E3C">
              <w:rPr>
                <w:b/>
                <w:bCs/>
                <w:color w:val="000000"/>
                <w:sz w:val="14"/>
                <w:szCs w:val="16"/>
              </w:rPr>
              <w:t>.</w:t>
            </w:r>
            <w:r w:rsidRPr="00242E3C">
              <w:rPr>
                <w:b/>
                <w:bCs/>
                <w:color w:val="000000"/>
                <w:sz w:val="14"/>
                <w:szCs w:val="16"/>
              </w:rPr>
              <w:t>730</w:t>
            </w:r>
          </w:p>
        </w:tc>
        <w:tc>
          <w:tcPr>
            <w:tcW w:w="8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340</w:t>
            </w:r>
            <w:r w:rsidR="0045359E" w:rsidRPr="00242E3C">
              <w:rPr>
                <w:b/>
                <w:bCs/>
                <w:color w:val="000000"/>
                <w:sz w:val="14"/>
                <w:szCs w:val="16"/>
              </w:rPr>
              <w:t>.</w:t>
            </w:r>
            <w:r w:rsidRPr="00242E3C">
              <w:rPr>
                <w:b/>
                <w:bCs/>
                <w:color w:val="000000"/>
                <w:sz w:val="14"/>
                <w:szCs w:val="16"/>
              </w:rPr>
              <w:t>924</w:t>
            </w:r>
          </w:p>
        </w:tc>
        <w:tc>
          <w:tcPr>
            <w:tcW w:w="824"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60</w:t>
            </w:r>
            <w:r w:rsidR="0045359E" w:rsidRPr="00242E3C">
              <w:rPr>
                <w:b/>
                <w:bCs/>
                <w:color w:val="000000"/>
                <w:sz w:val="14"/>
                <w:szCs w:val="16"/>
              </w:rPr>
              <w:t>.</w:t>
            </w:r>
            <w:r w:rsidRPr="00242E3C">
              <w:rPr>
                <w:b/>
                <w:bCs/>
                <w:color w:val="000000"/>
                <w:sz w:val="14"/>
                <w:szCs w:val="16"/>
              </w:rPr>
              <w:t>684</w:t>
            </w:r>
          </w:p>
        </w:tc>
      </w:tr>
    </w:tbl>
    <w:p w:rsidR="00CF3B22" w:rsidRPr="00242E3C" w:rsidRDefault="00025FC7" w:rsidP="0045359E">
      <w:pPr>
        <w:pStyle w:val="Nota"/>
        <w:spacing w:line="240" w:lineRule="auto"/>
      </w:pPr>
      <w:r w:rsidRPr="00242E3C">
        <w:t>Fuente: Instituto Nacional de Estadística e Informática (</w:t>
      </w:r>
      <w:r w:rsidR="00205D86" w:rsidRPr="00242E3C">
        <w:t>2012</w:t>
      </w:r>
      <w:r w:rsidR="00D57652" w:rsidRPr="00242E3C">
        <w:t>), Instituto Nacional de</w:t>
      </w:r>
      <w:r w:rsidR="007A1AE7">
        <w:t xml:space="preserve"> Estadística e Informática (2016</w:t>
      </w:r>
      <w:r w:rsidR="007F0D0D" w:rsidRPr="00242E3C">
        <w:t>), Ipsos</w:t>
      </w:r>
      <w:r w:rsidR="00205D86" w:rsidRPr="00242E3C">
        <w:t xml:space="preserve"> </w:t>
      </w:r>
      <w:r w:rsidR="007F0D0D" w:rsidRPr="00242E3C">
        <w:t>Perú, (</w:t>
      </w:r>
      <w:r w:rsidR="00205D86" w:rsidRPr="00242E3C">
        <w:t xml:space="preserve">2014) y Asociación Peruana de Empresas de Investigación de </w:t>
      </w:r>
      <w:r w:rsidR="00D57652" w:rsidRPr="00242E3C">
        <w:t>Mercados (</w:t>
      </w:r>
      <w:r w:rsidR="00205D86" w:rsidRPr="00242E3C">
        <w:t>2016).</w:t>
      </w:r>
      <w:r w:rsidR="00093293" w:rsidRPr="00242E3C">
        <w:t xml:space="preserve"> Elaboración propia, 2017.</w:t>
      </w:r>
    </w:p>
    <w:p w:rsidR="00771842" w:rsidRPr="00242E3C" w:rsidRDefault="00771842" w:rsidP="0045359E">
      <w:pPr>
        <w:spacing w:line="240" w:lineRule="auto"/>
        <w:sectPr w:rsidR="00771842" w:rsidRPr="00242E3C" w:rsidSect="002540C0">
          <w:pgSz w:w="16838" w:h="11906" w:orient="landscape" w:code="9"/>
          <w:pgMar w:top="1701" w:right="1418" w:bottom="1644" w:left="1985" w:header="709" w:footer="709" w:gutter="0"/>
          <w:cols w:space="708"/>
          <w:titlePg/>
          <w:docGrid w:linePitch="360"/>
        </w:sectPr>
      </w:pPr>
    </w:p>
    <w:p w:rsidR="000C7E01" w:rsidRPr="00242E3C" w:rsidRDefault="000C7E01" w:rsidP="00582BAE">
      <w:pPr>
        <w:pStyle w:val="Epgrafe"/>
        <w:spacing w:line="240" w:lineRule="auto"/>
        <w:outlineLvl w:val="0"/>
        <w:rPr>
          <w:szCs w:val="22"/>
        </w:rPr>
      </w:pPr>
      <w:bookmarkStart w:id="765" w:name="_Ref490746357"/>
      <w:bookmarkStart w:id="766" w:name="_Toc491614634"/>
      <w:r w:rsidRPr="00242E3C">
        <w:rPr>
          <w:szCs w:val="22"/>
        </w:rPr>
        <w:lastRenderedPageBreak/>
        <w:t xml:space="preserve">Anexo </w:t>
      </w:r>
      <w:bookmarkEnd w:id="765"/>
      <w:r w:rsidR="00CE2648" w:rsidRPr="00242E3C">
        <w:rPr>
          <w:szCs w:val="22"/>
        </w:rPr>
        <w:t>9</w:t>
      </w:r>
      <w:r w:rsidRPr="00242E3C">
        <w:rPr>
          <w:szCs w:val="22"/>
        </w:rPr>
        <w:t>. Herramientas de estudio de mercado</w:t>
      </w:r>
      <w:bookmarkEnd w:id="766"/>
    </w:p>
    <w:p w:rsidR="00CE2648" w:rsidRPr="00242E3C" w:rsidRDefault="00CE2648" w:rsidP="00CE2648">
      <w:pPr>
        <w:spacing w:line="240" w:lineRule="auto"/>
        <w:rPr>
          <w:szCs w:val="22"/>
          <w:lang w:eastAsia="en-US"/>
        </w:rPr>
      </w:pPr>
    </w:p>
    <w:p w:rsidR="000C7E01" w:rsidRPr="00242E3C" w:rsidRDefault="00B15A30" w:rsidP="00582BAE">
      <w:pPr>
        <w:pStyle w:val="Nota"/>
        <w:spacing w:line="240" w:lineRule="auto"/>
        <w:outlineLvl w:val="0"/>
        <w:rPr>
          <w:b/>
          <w:color w:val="auto"/>
          <w:sz w:val="22"/>
        </w:rPr>
      </w:pPr>
      <w:r w:rsidRPr="00242E3C">
        <w:rPr>
          <w:b/>
          <w:color w:val="auto"/>
          <w:sz w:val="22"/>
        </w:rPr>
        <w:t xml:space="preserve">Entrevista a </w:t>
      </w:r>
      <w:r w:rsidR="00CE2648" w:rsidRPr="00242E3C">
        <w:rPr>
          <w:b/>
          <w:color w:val="auto"/>
          <w:sz w:val="22"/>
        </w:rPr>
        <w:t>médicos otorrinolaringólogos</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 xml:space="preserve">Fecha de la </w:t>
      </w:r>
      <w:r w:rsidR="00D562CE" w:rsidRPr="00242E3C">
        <w:rPr>
          <w:color w:val="auto"/>
          <w:sz w:val="22"/>
        </w:rPr>
        <w:t>entrevista</w:t>
      </w:r>
      <w:r w:rsidRPr="00242E3C">
        <w:rPr>
          <w:color w:val="auto"/>
          <w:sz w:val="22"/>
        </w:rPr>
        <w:t>: el 01 de abril al 30 de junio</w:t>
      </w:r>
      <w:r w:rsidR="00942B19" w:rsidRPr="00242E3C">
        <w:rPr>
          <w:color w:val="auto"/>
          <w:sz w:val="22"/>
        </w:rPr>
        <w:t xml:space="preserve"> de 2017.</w:t>
      </w:r>
    </w:p>
    <w:p w:rsidR="000C7E01" w:rsidRPr="00242E3C" w:rsidRDefault="00436506" w:rsidP="00CE2648">
      <w:pPr>
        <w:pStyle w:val="Nota"/>
        <w:spacing w:line="240" w:lineRule="auto"/>
        <w:rPr>
          <w:color w:val="auto"/>
          <w:sz w:val="22"/>
        </w:rPr>
      </w:pPr>
      <w:r w:rsidRPr="00242E3C">
        <w:rPr>
          <w:color w:val="auto"/>
          <w:sz w:val="22"/>
        </w:rPr>
        <w:t>Número entrevistas: 8 médicos OTL</w:t>
      </w:r>
    </w:p>
    <w:p w:rsidR="00CE2648"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Pr="00242E3C">
        <w:rPr>
          <w:color w:val="auto"/>
          <w:sz w:val="22"/>
        </w:rPr>
        <w:t xml:space="preserve">ntrevista </w:t>
      </w:r>
      <w:r w:rsidR="00407DA6" w:rsidRPr="00242E3C">
        <w:rPr>
          <w:color w:val="auto"/>
          <w:sz w:val="22"/>
        </w:rPr>
        <w:t>presencial.</w:t>
      </w:r>
    </w:p>
    <w:p w:rsidR="000C7E01" w:rsidRPr="00242E3C" w:rsidRDefault="00407DA6" w:rsidP="00CE2648">
      <w:pPr>
        <w:pStyle w:val="Nota"/>
        <w:spacing w:line="240" w:lineRule="auto"/>
        <w:rPr>
          <w:color w:val="auto"/>
          <w:sz w:val="22"/>
        </w:rPr>
      </w:pPr>
      <w:r w:rsidRPr="00242E3C">
        <w:rPr>
          <w:color w:val="auto"/>
          <w:sz w:val="22"/>
        </w:rPr>
        <w:t xml:space="preserve"> </w:t>
      </w:r>
    </w:p>
    <w:p w:rsidR="000C7E01" w:rsidRPr="00242E3C" w:rsidRDefault="000C7E01" w:rsidP="00A0325B">
      <w:pPr>
        <w:pStyle w:val="Nota"/>
        <w:numPr>
          <w:ilvl w:val="0"/>
          <w:numId w:val="3"/>
        </w:numPr>
        <w:spacing w:line="240" w:lineRule="auto"/>
        <w:rPr>
          <w:color w:val="auto"/>
          <w:sz w:val="22"/>
        </w:rPr>
      </w:pPr>
      <w:r w:rsidRPr="00242E3C">
        <w:rPr>
          <w:color w:val="auto"/>
          <w:sz w:val="22"/>
        </w:rPr>
        <w:t xml:space="preserve">¿Cuáles son los factores que considera para recomendar un centro audiológico a sus </w:t>
      </w:r>
      <w:r w:rsidR="00B15A30" w:rsidRPr="00242E3C">
        <w:rPr>
          <w:color w:val="auto"/>
          <w:sz w:val="22"/>
        </w:rPr>
        <w:t>cliente</w:t>
      </w:r>
      <w:r w:rsidRPr="00242E3C">
        <w:rPr>
          <w:color w:val="auto"/>
          <w:sz w:val="22"/>
        </w:rPr>
        <w:t>s?</w:t>
      </w:r>
    </w:p>
    <w:p w:rsidR="000C7E01" w:rsidRPr="00242E3C" w:rsidRDefault="000C7E01" w:rsidP="00A0325B">
      <w:pPr>
        <w:pStyle w:val="Nota"/>
        <w:numPr>
          <w:ilvl w:val="0"/>
          <w:numId w:val="3"/>
        </w:numPr>
        <w:spacing w:line="240" w:lineRule="auto"/>
        <w:rPr>
          <w:color w:val="auto"/>
          <w:sz w:val="22"/>
        </w:rPr>
      </w:pPr>
      <w:r w:rsidRPr="00242E3C">
        <w:rPr>
          <w:color w:val="auto"/>
          <w:sz w:val="22"/>
        </w:rPr>
        <w:t>¿Cuáles considera que son los centros audiológicos más importantes?</w:t>
      </w:r>
    </w:p>
    <w:p w:rsidR="003550DC" w:rsidRPr="00242E3C" w:rsidRDefault="000C7E01" w:rsidP="00A0325B">
      <w:pPr>
        <w:pStyle w:val="Nota"/>
        <w:numPr>
          <w:ilvl w:val="0"/>
          <w:numId w:val="3"/>
        </w:numPr>
        <w:spacing w:line="240" w:lineRule="auto"/>
        <w:rPr>
          <w:color w:val="auto"/>
          <w:sz w:val="22"/>
        </w:rPr>
      </w:pPr>
      <w:r w:rsidRPr="00242E3C">
        <w:rPr>
          <w:color w:val="auto"/>
          <w:sz w:val="22"/>
        </w:rPr>
        <w:t>¿Cómo ve el mercado de audífonos en el Perú en los próximos años?</w:t>
      </w:r>
    </w:p>
    <w:p w:rsidR="003C44AD" w:rsidRPr="00242E3C" w:rsidRDefault="003C44AD" w:rsidP="00CE2648">
      <w:pPr>
        <w:spacing w:line="240" w:lineRule="auto"/>
        <w:rPr>
          <w:szCs w:val="22"/>
        </w:rPr>
      </w:pPr>
    </w:p>
    <w:p w:rsidR="000C7E01" w:rsidRPr="00242E3C" w:rsidRDefault="00B15A30" w:rsidP="00582BAE">
      <w:pPr>
        <w:pStyle w:val="Nota"/>
        <w:spacing w:line="240" w:lineRule="auto"/>
        <w:outlineLvl w:val="0"/>
        <w:rPr>
          <w:b/>
          <w:color w:val="auto"/>
          <w:sz w:val="22"/>
        </w:rPr>
      </w:pPr>
      <w:r w:rsidRPr="00242E3C">
        <w:rPr>
          <w:b/>
          <w:color w:val="auto"/>
          <w:sz w:val="22"/>
        </w:rPr>
        <w:t>Entrevista</w:t>
      </w:r>
      <w:r w:rsidRPr="00242E3C">
        <w:rPr>
          <w:color w:val="auto"/>
          <w:sz w:val="22"/>
        </w:rPr>
        <w:t xml:space="preserve"> </w:t>
      </w:r>
      <w:r w:rsidR="000C7E01" w:rsidRPr="00242E3C">
        <w:rPr>
          <w:b/>
          <w:color w:val="auto"/>
          <w:sz w:val="22"/>
        </w:rPr>
        <w:t xml:space="preserve">a nuevos clientes </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w:t>
      </w:r>
      <w:r w:rsidR="00B94212" w:rsidRPr="00242E3C">
        <w:rPr>
          <w:color w:val="auto"/>
          <w:sz w:val="22"/>
        </w:rPr>
        <w:t xml:space="preserve">e clientes nuevos encuestados: </w:t>
      </w:r>
      <w:r w:rsidRPr="00242E3C">
        <w:rPr>
          <w:color w:val="auto"/>
          <w:sz w:val="22"/>
        </w:rPr>
        <w:t>63</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presencial. </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4"/>
        </w:numPr>
        <w:spacing w:line="240" w:lineRule="auto"/>
        <w:rPr>
          <w:color w:val="auto"/>
          <w:sz w:val="22"/>
        </w:rPr>
      </w:pPr>
      <w:r w:rsidRPr="00242E3C">
        <w:rPr>
          <w:color w:val="auto"/>
          <w:sz w:val="22"/>
        </w:rPr>
        <w:t>¿Qué le motiv</w:t>
      </w:r>
      <w:r w:rsidR="00D857D7" w:rsidRPr="00242E3C">
        <w:rPr>
          <w:color w:val="auto"/>
          <w:sz w:val="22"/>
        </w:rPr>
        <w:t>ó</w:t>
      </w:r>
      <w:r w:rsidRPr="00242E3C">
        <w:rPr>
          <w:color w:val="auto"/>
          <w:sz w:val="22"/>
        </w:rPr>
        <w:t xml:space="preserve"> a comprar audífonos en el </w:t>
      </w:r>
      <w:r w:rsidR="00D857D7" w:rsidRPr="00242E3C">
        <w:rPr>
          <w:color w:val="auto"/>
          <w:sz w:val="22"/>
        </w:rPr>
        <w:t>c</w:t>
      </w:r>
      <w:r w:rsidRPr="00242E3C">
        <w:rPr>
          <w:color w:val="auto"/>
          <w:sz w:val="22"/>
        </w:rPr>
        <w:t xml:space="preserve">entro audiológico que eligió? </w:t>
      </w:r>
    </w:p>
    <w:p w:rsidR="003550DC" w:rsidRPr="00242E3C" w:rsidRDefault="000C7E01" w:rsidP="00A0325B">
      <w:pPr>
        <w:pStyle w:val="Nota"/>
        <w:numPr>
          <w:ilvl w:val="0"/>
          <w:numId w:val="4"/>
        </w:numPr>
        <w:spacing w:line="240" w:lineRule="auto"/>
        <w:rPr>
          <w:color w:val="auto"/>
          <w:sz w:val="22"/>
        </w:rPr>
      </w:pPr>
      <w:r w:rsidRPr="00242E3C">
        <w:rPr>
          <w:color w:val="auto"/>
          <w:sz w:val="22"/>
        </w:rPr>
        <w:t>¿Cuáles son los principales factores por los cu</w:t>
      </w:r>
      <w:r w:rsidR="00D857D7" w:rsidRPr="00242E3C">
        <w:rPr>
          <w:color w:val="auto"/>
          <w:sz w:val="22"/>
        </w:rPr>
        <w:t>a</w:t>
      </w:r>
      <w:r w:rsidRPr="00242E3C">
        <w:rPr>
          <w:color w:val="auto"/>
          <w:sz w:val="22"/>
        </w:rPr>
        <w:t>les no compraría audífonos en Tecnología Auditiva Americana?</w:t>
      </w:r>
    </w:p>
    <w:p w:rsidR="003550DC" w:rsidRPr="00242E3C" w:rsidRDefault="00CE2648" w:rsidP="00CE2648">
      <w:pPr>
        <w:pStyle w:val="Nota"/>
        <w:spacing w:line="240" w:lineRule="auto"/>
      </w:pPr>
      <w:r w:rsidRPr="00242E3C">
        <w:t>B</w:t>
      </w:r>
      <w:r w:rsidR="003550DC" w:rsidRPr="00242E3C">
        <w:t>asada en encuesta Starkey.</w:t>
      </w:r>
    </w:p>
    <w:p w:rsidR="003C44AD" w:rsidRPr="00242E3C" w:rsidRDefault="003C44AD" w:rsidP="00CE2648">
      <w:pPr>
        <w:pStyle w:val="Nota"/>
        <w:spacing w:line="240" w:lineRule="auto"/>
        <w:rPr>
          <w:color w:val="auto"/>
          <w:sz w:val="22"/>
        </w:rPr>
      </w:pPr>
    </w:p>
    <w:p w:rsidR="000C7E01" w:rsidRPr="00242E3C" w:rsidRDefault="00FE05FC" w:rsidP="00582BAE">
      <w:pPr>
        <w:pStyle w:val="Nota"/>
        <w:spacing w:line="240" w:lineRule="auto"/>
        <w:outlineLvl w:val="0"/>
        <w:rPr>
          <w:b/>
          <w:color w:val="auto"/>
          <w:sz w:val="22"/>
        </w:rPr>
      </w:pPr>
      <w:r w:rsidRPr="00242E3C">
        <w:rPr>
          <w:b/>
          <w:color w:val="auto"/>
          <w:sz w:val="22"/>
        </w:rPr>
        <w:t>Entrevista</w:t>
      </w:r>
      <w:r w:rsidR="000C7E01" w:rsidRPr="00242E3C">
        <w:rPr>
          <w:b/>
          <w:color w:val="auto"/>
          <w:sz w:val="22"/>
        </w:rPr>
        <w:t xml:space="preserve"> a clientes usuarios</w:t>
      </w:r>
    </w:p>
    <w:p w:rsidR="00CE2648" w:rsidRPr="00242E3C" w:rsidRDefault="00CE2648" w:rsidP="00CE2648">
      <w:pPr>
        <w:pStyle w:val="Nota"/>
        <w:spacing w:line="240" w:lineRule="auto"/>
        <w:rPr>
          <w:b/>
          <w:color w:val="auto"/>
          <w:sz w:val="22"/>
        </w:rPr>
      </w:pPr>
    </w:p>
    <w:p w:rsidR="000C7E01" w:rsidRPr="00242E3C" w:rsidRDefault="000C7E01" w:rsidP="00582BAE">
      <w:pPr>
        <w:pStyle w:val="Nota"/>
        <w:spacing w:line="240" w:lineRule="auto"/>
        <w:outlineLvl w:val="0"/>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de encuestados: 26</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w:t>
      </w:r>
      <w:r w:rsidR="00436506" w:rsidRPr="00242E3C">
        <w:rPr>
          <w:color w:val="auto"/>
          <w:sz w:val="22"/>
        </w:rPr>
        <w:t>telefónica</w:t>
      </w:r>
      <w:r w:rsidR="00CE2648" w:rsidRPr="00242E3C">
        <w:rPr>
          <w:color w:val="auto"/>
          <w:sz w:val="22"/>
        </w:rPr>
        <w:t>.</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5"/>
        </w:numPr>
        <w:spacing w:line="240" w:lineRule="auto"/>
        <w:rPr>
          <w:color w:val="auto"/>
          <w:sz w:val="22"/>
        </w:rPr>
      </w:pPr>
      <w:r w:rsidRPr="00242E3C">
        <w:rPr>
          <w:color w:val="auto"/>
          <w:sz w:val="22"/>
        </w:rPr>
        <w:t>¿Qué es lo que más valora de Tecnología Auditiva Americana?</w:t>
      </w:r>
    </w:p>
    <w:p w:rsidR="003550DC" w:rsidRPr="00242E3C" w:rsidRDefault="000C7E01" w:rsidP="00A0325B">
      <w:pPr>
        <w:pStyle w:val="Nota"/>
        <w:numPr>
          <w:ilvl w:val="0"/>
          <w:numId w:val="5"/>
        </w:numPr>
        <w:spacing w:line="240" w:lineRule="auto"/>
        <w:rPr>
          <w:color w:val="auto"/>
          <w:sz w:val="22"/>
        </w:rPr>
      </w:pPr>
      <w:r w:rsidRPr="00242E3C">
        <w:rPr>
          <w:color w:val="auto"/>
          <w:sz w:val="22"/>
        </w:rPr>
        <w:t>¿Qué recomendaría mejorar a Tecnología Auditiva Americana?</w:t>
      </w:r>
    </w:p>
    <w:p w:rsidR="00CE2648" w:rsidRPr="00242E3C" w:rsidRDefault="00CE2648" w:rsidP="00CE2648">
      <w:pPr>
        <w:pStyle w:val="Nota"/>
        <w:spacing w:line="240" w:lineRule="auto"/>
      </w:pPr>
      <w:r w:rsidRPr="00242E3C">
        <w:t>Basada en encuesta Starkey.</w:t>
      </w:r>
    </w:p>
    <w:p w:rsidR="003550DC" w:rsidRPr="00242E3C" w:rsidRDefault="003550DC"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sectPr w:rsidR="00712E80" w:rsidRPr="00242E3C" w:rsidSect="002540C0">
          <w:pgSz w:w="11906" w:h="16838" w:code="9"/>
          <w:pgMar w:top="1701" w:right="1418" w:bottom="1644" w:left="1985" w:header="709" w:footer="709" w:gutter="0"/>
          <w:cols w:space="708"/>
          <w:titlePg/>
          <w:docGrid w:linePitch="360"/>
        </w:sectPr>
      </w:pPr>
    </w:p>
    <w:p w:rsidR="00150A20" w:rsidRPr="00242E3C" w:rsidRDefault="00150A20" w:rsidP="00582BAE">
      <w:pPr>
        <w:pStyle w:val="Epgrafe"/>
        <w:outlineLvl w:val="0"/>
      </w:pPr>
      <w:bookmarkStart w:id="767" w:name="_Ref478567662"/>
      <w:bookmarkStart w:id="768" w:name="_Toc491614635"/>
      <w:r w:rsidRPr="00242E3C">
        <w:lastRenderedPageBreak/>
        <w:t xml:space="preserve">Anexo </w:t>
      </w:r>
      <w:bookmarkEnd w:id="767"/>
      <w:r w:rsidR="00CE2648" w:rsidRPr="00242E3C">
        <w:t>10</w:t>
      </w:r>
      <w:r w:rsidRPr="00242E3C">
        <w:t>. Identificación de las acciones sociales de acuerdo con su impacto total y factibilidad</w:t>
      </w:r>
      <w:bookmarkEnd w:id="768"/>
    </w:p>
    <w:tbl>
      <w:tblPr>
        <w:tblW w:w="49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5"/>
        <w:gridCol w:w="1094"/>
        <w:gridCol w:w="1244"/>
        <w:gridCol w:w="1708"/>
        <w:gridCol w:w="1234"/>
        <w:gridCol w:w="335"/>
        <w:gridCol w:w="335"/>
        <w:gridCol w:w="335"/>
        <w:gridCol w:w="335"/>
        <w:gridCol w:w="335"/>
        <w:gridCol w:w="335"/>
        <w:gridCol w:w="335"/>
        <w:gridCol w:w="335"/>
        <w:gridCol w:w="335"/>
        <w:gridCol w:w="335"/>
        <w:gridCol w:w="443"/>
        <w:gridCol w:w="335"/>
        <w:gridCol w:w="335"/>
        <w:gridCol w:w="335"/>
        <w:gridCol w:w="335"/>
        <w:gridCol w:w="335"/>
        <w:gridCol w:w="425"/>
        <w:gridCol w:w="1100"/>
      </w:tblGrid>
      <w:tr w:rsidR="00942B19" w:rsidRPr="00242E3C" w:rsidTr="00590F86">
        <w:trPr>
          <w:trHeight w:val="20"/>
          <w:tblHeader/>
          <w:jc w:val="center"/>
        </w:trPr>
        <w:tc>
          <w:tcPr>
            <w:tcW w:w="1145"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Objetivos específicos</w:t>
            </w:r>
          </w:p>
        </w:tc>
        <w:tc>
          <w:tcPr>
            <w:tcW w:w="109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Grupos de interés</w:t>
            </w:r>
          </w:p>
        </w:tc>
        <w:tc>
          <w:tcPr>
            <w:tcW w:w="124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Principios de la norma ISO 26000</w:t>
            </w:r>
          </w:p>
        </w:tc>
        <w:tc>
          <w:tcPr>
            <w:tcW w:w="1708"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Demandas</w:t>
            </w:r>
          </w:p>
        </w:tc>
        <w:tc>
          <w:tcPr>
            <w:tcW w:w="123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Acciones</w:t>
            </w: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económico</w:t>
            </w:r>
          </w:p>
        </w:tc>
        <w:tc>
          <w:tcPr>
            <w:tcW w:w="0" w:type="auto"/>
            <w:gridSpan w:val="4"/>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social</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Factibilidad</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r>
      <w:tr w:rsidR="00942B19" w:rsidRPr="00242E3C" w:rsidTr="00590F86">
        <w:trPr>
          <w:trHeight w:val="1818"/>
          <w:tblHeader/>
          <w:jc w:val="center"/>
        </w:trPr>
        <w:tc>
          <w:tcPr>
            <w:tcW w:w="1145" w:type="dxa"/>
            <w:vMerge/>
            <w:vAlign w:val="center"/>
            <w:hideMark/>
          </w:tcPr>
          <w:p w:rsidR="00942B19" w:rsidRPr="00242E3C" w:rsidRDefault="00942B19" w:rsidP="00590F86">
            <w:pPr>
              <w:spacing w:line="240" w:lineRule="auto"/>
              <w:jc w:val="left"/>
              <w:rPr>
                <w:b/>
                <w:bCs/>
                <w:color w:val="000000"/>
                <w:sz w:val="16"/>
                <w:szCs w:val="16"/>
              </w:rPr>
            </w:pPr>
          </w:p>
        </w:tc>
        <w:tc>
          <w:tcPr>
            <w:tcW w:w="1094" w:type="dxa"/>
            <w:vMerge/>
            <w:vAlign w:val="center"/>
            <w:hideMark/>
          </w:tcPr>
          <w:p w:rsidR="00942B19" w:rsidRPr="00242E3C" w:rsidRDefault="00942B19" w:rsidP="00590F86">
            <w:pPr>
              <w:spacing w:line="240" w:lineRule="auto"/>
              <w:jc w:val="left"/>
              <w:rPr>
                <w:b/>
                <w:bCs/>
                <w:color w:val="000000"/>
                <w:sz w:val="16"/>
                <w:szCs w:val="16"/>
              </w:rPr>
            </w:pPr>
          </w:p>
        </w:tc>
        <w:tc>
          <w:tcPr>
            <w:tcW w:w="1244" w:type="dxa"/>
            <w:vMerge/>
            <w:vAlign w:val="center"/>
            <w:hideMark/>
          </w:tcPr>
          <w:p w:rsidR="00942B19" w:rsidRPr="00242E3C" w:rsidRDefault="00942B19" w:rsidP="00590F86">
            <w:pPr>
              <w:spacing w:line="240" w:lineRule="auto"/>
              <w:jc w:val="left"/>
              <w:rPr>
                <w:b/>
                <w:bCs/>
                <w:color w:val="000000"/>
                <w:sz w:val="16"/>
                <w:szCs w:val="16"/>
              </w:rPr>
            </w:pPr>
          </w:p>
        </w:tc>
        <w:tc>
          <w:tcPr>
            <w:tcW w:w="1708" w:type="dxa"/>
            <w:vMerge/>
            <w:vAlign w:val="center"/>
            <w:hideMark/>
          </w:tcPr>
          <w:p w:rsidR="00942B19" w:rsidRPr="00242E3C" w:rsidRDefault="00942B19" w:rsidP="00590F86">
            <w:pPr>
              <w:spacing w:line="240" w:lineRule="auto"/>
              <w:jc w:val="left"/>
              <w:rPr>
                <w:b/>
                <w:bCs/>
                <w:color w:val="000000"/>
                <w:sz w:val="16"/>
                <w:szCs w:val="16"/>
              </w:rPr>
            </w:pPr>
          </w:p>
        </w:tc>
        <w:tc>
          <w:tcPr>
            <w:tcW w:w="1234" w:type="dxa"/>
            <w:vMerge/>
            <w:vAlign w:val="center"/>
            <w:hideMark/>
          </w:tcPr>
          <w:p w:rsidR="00942B19" w:rsidRPr="00242E3C" w:rsidRDefault="00942B19" w:rsidP="00590F86">
            <w:pPr>
              <w:spacing w:line="240" w:lineRule="auto"/>
              <w:jc w:val="left"/>
              <w:rPr>
                <w:b/>
                <w:bCs/>
                <w:color w:val="000000"/>
                <w:sz w:val="16"/>
                <w:szCs w:val="16"/>
              </w:rPr>
            </w:pP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Recursos y materia primas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Competencia/gobierno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económicos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Inclusión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Capacidad de autogestión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Desarrollo de capacidades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Impacto global -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impacto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Inversión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Alianzas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Tiempo</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color w:val="000000"/>
                <w:sz w:val="16"/>
                <w:szCs w:val="16"/>
              </w:rPr>
            </w:pPr>
            <w:r w:rsidRPr="00242E3C">
              <w:rPr>
                <w:b/>
                <w:color w:val="000000"/>
                <w:sz w:val="16"/>
                <w:szCs w:val="16"/>
              </w:rPr>
              <w:t>Factibilidad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factibilidad</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Resultado final</w:t>
            </w:r>
          </w:p>
        </w:tc>
      </w:tr>
      <w:tr w:rsidR="00942B19" w:rsidRPr="00242E3C" w:rsidTr="00590F86">
        <w:trPr>
          <w:trHeight w:val="20"/>
          <w:jc w:val="center"/>
        </w:trPr>
        <w:tc>
          <w:tcPr>
            <w:tcW w:w="1145"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Las decisiones son tomadas e implementadas teniendo en cuenta la integración de la responsabilidad social y ambiental en toda la organización y sus relaciones</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Gobernanza de la organización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Crear una cultura donde se practiquen los principios de ética y responsabilidad social</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Talleres de ética y cultura organizacional.</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Mejorar el nivel de vida de los colaboradores por medio de un empleo digno.</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Cumplir las obligaciones salariales, de salud y seguridad ocupacional.</w:t>
            </w:r>
            <w:r w:rsidRPr="00242E3C">
              <w:rPr>
                <w:color w:val="000000"/>
                <w:sz w:val="16"/>
                <w:szCs w:val="16"/>
              </w:rPr>
              <w:br/>
              <w:t>Además de transparencia y simplicidad en el cálculo de los bonos salariales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 xml:space="preserve">Cumplir obligaciones salariales. </w:t>
            </w:r>
            <w:r w:rsidRPr="00242E3C">
              <w:rPr>
                <w:color w:val="000000"/>
                <w:sz w:val="16"/>
                <w:szCs w:val="16"/>
              </w:rPr>
              <w:br/>
              <w:t>Transparencia y simplicidad en el cálculo de los bonos salariales.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a los colaboradores acceso al desarrollo de sus habilidades y oportunidades laborales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Programa de formación</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Disminución de los impactos ambientales causados por actividades de la empresa.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Establecer una política de reciclaje de pilas, al proporcionar de forma gratuita pilas nuevas por dos pilas usadas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Recolección y reciclaje de pilas usadas.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Centros de atención con tecnología ahorradora de energía eléctrica y agua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Remodelamiento y políticas de arquitectura e ingeniería en los nuevos centros.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5</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Promover y mantener la adopción de la responsabilidad social y ambiental de una manera amplia.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 y socios estratégicos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Integrar las políticas de compra, distribución, contratación y asociaciones estratégicas con criterios éticos, sociales y ambientales.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Selección de proveedores y socios estratégicos de acuerdo a criterios éticos, sociales y ambientales.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productos y servicios de proveedores que utilicen tecnologías y procesos sostenibles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Preferencia en los contratos con proveedores con iniciativas sociales y ecológicas.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marketing y contractuales</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en las campañas publicitarias información objetiva y verás.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Publicidad clara y no engañosa.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plataformas de atención al cliente, seguimiento del proceso de adaptación y resolución de quejas.</w:t>
            </w:r>
          </w:p>
        </w:tc>
        <w:tc>
          <w:tcPr>
            <w:tcW w:w="123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Servicio integral.</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Participar en forma proactiva en campañas de ayuda educativas o de despistaje en el Perú</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despistaje auditivo gratuito.</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Campañas de despistaje gratuitas trimestrales.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educación para el cuidado auditivo en colegios.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en colegios mensuales de marzo a nombre sobre salud auditiva.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bl>
    <w:p w:rsidR="00470CFB" w:rsidRPr="00242E3C" w:rsidRDefault="0004294E" w:rsidP="0004294E">
      <w:pPr>
        <w:pStyle w:val="Nota"/>
        <w:rPr>
          <w:lang w:eastAsia="en-US"/>
        </w:rPr>
      </w:pPr>
      <w:r w:rsidRPr="00242E3C">
        <w:t xml:space="preserve">Fuente: </w:t>
      </w:r>
      <w:r w:rsidR="008650F4" w:rsidRPr="00242E3C">
        <w:rPr>
          <w:lang w:eastAsia="en-US"/>
        </w:rPr>
        <w:t>Del Castillo y Schwalb (2012).</w:t>
      </w:r>
      <w:r w:rsidR="00093293" w:rsidRPr="00242E3C">
        <w:t xml:space="preserve"> Elaboración propia, 2017</w:t>
      </w:r>
    </w:p>
    <w:p w:rsidR="00FB27C2" w:rsidRPr="00242E3C" w:rsidRDefault="00FB27C2" w:rsidP="0004294E">
      <w:pPr>
        <w:pStyle w:val="Nota"/>
        <w:rPr>
          <w:lang w:eastAsia="en-US"/>
        </w:rPr>
      </w:pPr>
    </w:p>
    <w:p w:rsidR="00910785" w:rsidRPr="00242E3C" w:rsidRDefault="00910785" w:rsidP="0004294E">
      <w:pPr>
        <w:pStyle w:val="Nota"/>
        <w:rPr>
          <w:lang w:eastAsia="en-US"/>
        </w:rPr>
        <w:sectPr w:rsidR="00910785" w:rsidRPr="00242E3C" w:rsidSect="002540C0">
          <w:pgSz w:w="16783" w:h="23814" w:code="7"/>
          <w:pgMar w:top="1701" w:right="1418" w:bottom="1644" w:left="1985" w:header="709" w:footer="709" w:gutter="0"/>
          <w:cols w:space="708"/>
          <w:titlePg/>
          <w:docGrid w:linePitch="360"/>
        </w:sectPr>
      </w:pPr>
    </w:p>
    <w:p w:rsidR="00786E3E" w:rsidRPr="00242E3C" w:rsidRDefault="00786E3E" w:rsidP="00582BAE">
      <w:pPr>
        <w:pStyle w:val="Epgrafe"/>
        <w:outlineLvl w:val="0"/>
      </w:pPr>
      <w:bookmarkStart w:id="769" w:name="_Ref478673925"/>
      <w:bookmarkStart w:id="770" w:name="_Toc491614636"/>
      <w:r w:rsidRPr="00242E3C">
        <w:lastRenderedPageBreak/>
        <w:t xml:space="preserve">Anexo </w:t>
      </w:r>
      <w:bookmarkEnd w:id="769"/>
      <w:r w:rsidR="00FB27C2" w:rsidRPr="00242E3C">
        <w:t>11</w:t>
      </w:r>
      <w:r w:rsidRPr="00242E3C">
        <w:t>. Estado de pérdidas y ganancias para los años 2014, 2015, 2016</w:t>
      </w:r>
      <w:bookmarkEnd w:id="770"/>
    </w:p>
    <w:tbl>
      <w:tblPr>
        <w:tblStyle w:val="TablaTesisnormal"/>
        <w:tblW w:w="0" w:type="auto"/>
        <w:jc w:val="center"/>
        <w:tblLook w:val="04A0" w:firstRow="1" w:lastRow="0" w:firstColumn="1" w:lastColumn="0" w:noHBand="0" w:noVBand="1"/>
      </w:tblPr>
      <w:tblGrid>
        <w:gridCol w:w="1413"/>
        <w:gridCol w:w="1425"/>
        <w:gridCol w:w="887"/>
        <w:gridCol w:w="1324"/>
        <w:gridCol w:w="799"/>
        <w:gridCol w:w="908"/>
        <w:gridCol w:w="1302"/>
        <w:gridCol w:w="799"/>
        <w:gridCol w:w="827"/>
        <w:gridCol w:w="970"/>
        <w:gridCol w:w="986"/>
        <w:gridCol w:w="970"/>
        <w:gridCol w:w="986"/>
      </w:tblGrid>
      <w:tr w:rsidR="004D5905" w:rsidRPr="00242E3C" w:rsidTr="005B724B">
        <w:trPr>
          <w:cnfStyle w:val="100000000000" w:firstRow="1" w:lastRow="0" w:firstColumn="0" w:lastColumn="0" w:oddVBand="0" w:evenVBand="0" w:oddHBand="0" w:evenHBand="0" w:firstRowFirstColumn="0" w:firstRowLastColumn="0" w:lastRowFirstColumn="0" w:lastRowLastColumn="0"/>
          <w:trHeight w:val="735"/>
          <w:jc w:val="center"/>
        </w:trPr>
        <w:tc>
          <w:tcPr>
            <w:tcW w:w="1414" w:type="dxa"/>
            <w:hideMark/>
          </w:tcPr>
          <w:p w:rsidR="00710F58" w:rsidRPr="00242E3C" w:rsidRDefault="00710F58" w:rsidP="008B3247">
            <w:pPr>
              <w:spacing w:line="240" w:lineRule="auto"/>
              <w:jc w:val="center"/>
              <w:rPr>
                <w:bCs/>
                <w:szCs w:val="16"/>
              </w:rPr>
            </w:pPr>
            <w:r w:rsidRPr="00242E3C">
              <w:rPr>
                <w:bCs/>
                <w:szCs w:val="16"/>
              </w:rPr>
              <w:t>Ventas / Años</w:t>
            </w:r>
          </w:p>
        </w:tc>
        <w:tc>
          <w:tcPr>
            <w:tcW w:w="1426" w:type="dxa"/>
            <w:hideMark/>
          </w:tcPr>
          <w:p w:rsidR="00710F58" w:rsidRPr="00242E3C" w:rsidRDefault="00710F58" w:rsidP="008B3247">
            <w:pPr>
              <w:spacing w:line="240" w:lineRule="auto"/>
              <w:jc w:val="center"/>
              <w:rPr>
                <w:bCs/>
                <w:szCs w:val="16"/>
              </w:rPr>
            </w:pPr>
            <w:r w:rsidRPr="00242E3C">
              <w:rPr>
                <w:bCs/>
                <w:szCs w:val="16"/>
              </w:rPr>
              <w:t>2016</w:t>
            </w:r>
          </w:p>
          <w:p w:rsidR="003C646B" w:rsidRPr="00242E3C" w:rsidRDefault="003C646B" w:rsidP="008B3247">
            <w:pPr>
              <w:spacing w:line="240" w:lineRule="auto"/>
              <w:jc w:val="center"/>
              <w:rPr>
                <w:bCs/>
                <w:szCs w:val="16"/>
              </w:rPr>
            </w:pPr>
            <w:r w:rsidRPr="00242E3C">
              <w:rPr>
                <w:bCs/>
                <w:szCs w:val="16"/>
              </w:rPr>
              <w:t>S/</w:t>
            </w:r>
          </w:p>
        </w:tc>
        <w:tc>
          <w:tcPr>
            <w:tcW w:w="887" w:type="dxa"/>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1324" w:type="dxa"/>
            <w:hideMark/>
          </w:tcPr>
          <w:p w:rsidR="00710F58" w:rsidRPr="00242E3C" w:rsidRDefault="00710F58" w:rsidP="008B3247">
            <w:pPr>
              <w:spacing w:line="240" w:lineRule="auto"/>
              <w:jc w:val="center"/>
              <w:rPr>
                <w:bCs/>
                <w:szCs w:val="16"/>
              </w:rPr>
            </w:pPr>
            <w:r w:rsidRPr="00242E3C">
              <w:rPr>
                <w:bCs/>
                <w:szCs w:val="16"/>
              </w:rPr>
              <w:t>2015</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908" w:type="dxa"/>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1302" w:type="dxa"/>
            <w:hideMark/>
          </w:tcPr>
          <w:p w:rsidR="00710F58" w:rsidRPr="00242E3C" w:rsidRDefault="00710F58" w:rsidP="008B3247">
            <w:pPr>
              <w:spacing w:line="240" w:lineRule="auto"/>
              <w:jc w:val="center"/>
              <w:rPr>
                <w:bCs/>
                <w:szCs w:val="16"/>
              </w:rPr>
            </w:pPr>
            <w:r w:rsidRPr="00242E3C">
              <w:rPr>
                <w:bCs/>
                <w:szCs w:val="16"/>
              </w:rPr>
              <w:t>2014</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2015-2014</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2015-2014</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Audífonos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596</w:t>
            </w:r>
            <w:r w:rsidR="00C13A04" w:rsidRPr="00242E3C">
              <w:rPr>
                <w:szCs w:val="16"/>
              </w:rPr>
              <w:t>.</w:t>
            </w:r>
            <w:r w:rsidRPr="00242E3C">
              <w:rPr>
                <w:szCs w:val="16"/>
              </w:rPr>
              <w:t>712</w:t>
            </w:r>
            <w:r w:rsidR="00C13A04" w:rsidRPr="00242E3C">
              <w:rPr>
                <w:szCs w:val="16"/>
              </w:rPr>
              <w:t>,</w:t>
            </w:r>
            <w:r w:rsidRPr="00242E3C">
              <w:rPr>
                <w:szCs w:val="16"/>
              </w:rPr>
              <w:t>56</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582</w:t>
            </w:r>
            <w:r w:rsidR="00C13A04" w:rsidRPr="00242E3C">
              <w:rPr>
                <w:szCs w:val="16"/>
              </w:rPr>
              <w:t>.</w:t>
            </w:r>
            <w:r w:rsidRPr="00242E3C">
              <w:rPr>
                <w:szCs w:val="16"/>
              </w:rPr>
              <w:t>896</w:t>
            </w:r>
            <w:r w:rsidR="00C13A04" w:rsidRPr="00242E3C">
              <w:rPr>
                <w:szCs w:val="16"/>
              </w:rPr>
              <w:t>,</w:t>
            </w:r>
            <w:r w:rsidRPr="00242E3C">
              <w:rPr>
                <w:szCs w:val="16"/>
              </w:rPr>
              <w:t>63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89</w:t>
            </w:r>
            <w:r w:rsidR="005B724B" w:rsidRPr="00242E3C">
              <w:rPr>
                <w:b/>
                <w:bCs/>
                <w:szCs w:val="16"/>
              </w:rPr>
              <w:t>,</w:t>
            </w:r>
            <w:r w:rsidRPr="00242E3C">
              <w:rPr>
                <w:b/>
                <w:bCs/>
                <w:szCs w:val="16"/>
              </w:rPr>
              <w:t>7</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841</w:t>
            </w:r>
            <w:r w:rsidR="00C13A04" w:rsidRPr="00242E3C">
              <w:rPr>
                <w:szCs w:val="16"/>
              </w:rPr>
              <w:t>.</w:t>
            </w:r>
            <w:r w:rsidRPr="00242E3C">
              <w:rPr>
                <w:szCs w:val="16"/>
              </w:rPr>
              <w:t>251</w:t>
            </w:r>
            <w:r w:rsidR="00C13A04" w:rsidRPr="00242E3C">
              <w:rPr>
                <w:szCs w:val="16"/>
              </w:rPr>
              <w:t>,</w:t>
            </w:r>
            <w:r w:rsidRPr="00242E3C">
              <w:rPr>
                <w:szCs w:val="16"/>
              </w:rPr>
              <w:t>37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13</w:t>
            </w:r>
            <w:r w:rsidR="00C13A04" w:rsidRPr="00242E3C">
              <w:rPr>
                <w:b/>
                <w:bCs/>
                <w:szCs w:val="16"/>
              </w:rPr>
              <w:t>.</w:t>
            </w:r>
            <w:r w:rsidRPr="00242E3C">
              <w:rPr>
                <w:b/>
                <w:bCs/>
                <w:szCs w:val="16"/>
              </w:rPr>
              <w:t>815</w:t>
            </w:r>
            <w:r w:rsidR="00C13A04" w:rsidRPr="00242E3C">
              <w:rPr>
                <w:b/>
                <w:bCs/>
                <w:szCs w:val="16"/>
              </w:rPr>
              <w:t>,</w:t>
            </w:r>
            <w:r w:rsidRPr="00242E3C">
              <w:rPr>
                <w:b/>
                <w:bCs/>
                <w:szCs w:val="16"/>
              </w:rPr>
              <w:t>93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741</w:t>
            </w:r>
            <w:r w:rsidR="005B724B" w:rsidRPr="00242E3C">
              <w:rPr>
                <w:b/>
                <w:bCs/>
                <w:szCs w:val="16"/>
              </w:rPr>
              <w:t>.</w:t>
            </w:r>
            <w:r w:rsidRPr="00242E3C">
              <w:rPr>
                <w:b/>
                <w:bCs/>
                <w:szCs w:val="16"/>
              </w:rPr>
              <w:t>645</w:t>
            </w:r>
            <w:r w:rsidR="005B724B" w:rsidRPr="00242E3C">
              <w:rPr>
                <w:b/>
                <w:bCs/>
                <w:szCs w:val="16"/>
              </w:rPr>
              <w:t>,</w:t>
            </w:r>
            <w:r w:rsidRPr="00242E3C">
              <w:rPr>
                <w:b/>
                <w:bCs/>
                <w:szCs w:val="16"/>
              </w:rPr>
              <w:t>26</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Reparaciones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262</w:t>
            </w:r>
            <w:r w:rsidR="00C13A04" w:rsidRPr="00242E3C">
              <w:rPr>
                <w:szCs w:val="16"/>
              </w:rPr>
              <w:t>.</w:t>
            </w:r>
            <w:r w:rsidRPr="00242E3C">
              <w:rPr>
                <w:szCs w:val="16"/>
              </w:rPr>
              <w:t>692</w:t>
            </w:r>
            <w:r w:rsidR="00C13A04" w:rsidRPr="00242E3C">
              <w:rPr>
                <w:szCs w:val="16"/>
              </w:rPr>
              <w:t>,</w:t>
            </w:r>
            <w:r w:rsidRPr="00242E3C">
              <w:rPr>
                <w:szCs w:val="16"/>
              </w:rPr>
              <w:t>73</w:t>
            </w:r>
          </w:p>
        </w:tc>
        <w:tc>
          <w:tcPr>
            <w:tcW w:w="887" w:type="dxa"/>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231</w:t>
            </w:r>
            <w:r w:rsidR="00C13A04" w:rsidRPr="00242E3C">
              <w:rPr>
                <w:szCs w:val="16"/>
              </w:rPr>
              <w:t>.</w:t>
            </w:r>
            <w:r w:rsidRPr="00242E3C">
              <w:rPr>
                <w:szCs w:val="16"/>
              </w:rPr>
              <w:t>241</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215</w:t>
            </w:r>
            <w:r w:rsidR="00C13A04" w:rsidRPr="00242E3C">
              <w:rPr>
                <w:szCs w:val="16"/>
              </w:rPr>
              <w:t>.</w:t>
            </w:r>
            <w:r w:rsidRPr="00242E3C">
              <w:rPr>
                <w:szCs w:val="16"/>
              </w:rPr>
              <w:t>592</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31</w:t>
            </w:r>
            <w:r w:rsidR="00C13A04" w:rsidRPr="00242E3C">
              <w:rPr>
                <w:szCs w:val="16"/>
              </w:rPr>
              <w:t>.</w:t>
            </w:r>
            <w:r w:rsidRPr="00242E3C">
              <w:rPr>
                <w:szCs w:val="16"/>
              </w:rPr>
              <w:t>451</w:t>
            </w:r>
            <w:r w:rsidR="00C13A04" w:rsidRPr="00242E3C">
              <w:rPr>
                <w:szCs w:val="16"/>
              </w:rPr>
              <w:t>,</w:t>
            </w:r>
            <w:r w:rsidRPr="00242E3C">
              <w:rPr>
                <w:szCs w:val="16"/>
              </w:rPr>
              <w:t>28</w:t>
            </w:r>
          </w:p>
        </w:tc>
        <w:tc>
          <w:tcPr>
            <w:tcW w:w="0" w:type="auto"/>
            <w:vAlign w:val="center"/>
            <w:hideMark/>
          </w:tcPr>
          <w:p w:rsidR="00710F58" w:rsidRPr="00242E3C" w:rsidRDefault="00710F58" w:rsidP="005B724B">
            <w:pPr>
              <w:spacing w:line="240" w:lineRule="auto"/>
              <w:jc w:val="center"/>
              <w:rPr>
                <w:szCs w:val="16"/>
              </w:rPr>
            </w:pPr>
            <w:r w:rsidRPr="00242E3C">
              <w:rPr>
                <w:szCs w:val="16"/>
              </w:rPr>
              <w:t>13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649</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Baterías</w:t>
            </w:r>
          </w:p>
        </w:tc>
        <w:tc>
          <w:tcPr>
            <w:tcW w:w="1426" w:type="dxa"/>
            <w:vAlign w:val="center"/>
            <w:hideMark/>
          </w:tcPr>
          <w:p w:rsidR="00710F58" w:rsidRPr="00242E3C" w:rsidRDefault="00710F58" w:rsidP="005B724B">
            <w:pPr>
              <w:spacing w:line="240" w:lineRule="auto"/>
              <w:jc w:val="center"/>
              <w:rPr>
                <w:szCs w:val="16"/>
              </w:rPr>
            </w:pPr>
            <w:r w:rsidRPr="00242E3C">
              <w:rPr>
                <w:szCs w:val="16"/>
              </w:rPr>
              <w:t>245</w:t>
            </w:r>
            <w:r w:rsidR="00C13A04" w:rsidRPr="00242E3C">
              <w:rPr>
                <w:szCs w:val="16"/>
              </w:rPr>
              <w:t>.</w:t>
            </w:r>
            <w:r w:rsidRPr="00242E3C">
              <w:rPr>
                <w:szCs w:val="16"/>
              </w:rPr>
              <w:t>419</w:t>
            </w:r>
            <w:r w:rsidR="00C13A04" w:rsidRPr="00242E3C">
              <w:rPr>
                <w:szCs w:val="16"/>
              </w:rPr>
              <w:t>,</w:t>
            </w:r>
            <w:r w:rsidRPr="00242E3C">
              <w:rPr>
                <w:szCs w:val="16"/>
              </w:rPr>
              <w:t>81</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1324" w:type="dxa"/>
            <w:vAlign w:val="center"/>
            <w:hideMark/>
          </w:tcPr>
          <w:p w:rsidR="00710F58" w:rsidRPr="00242E3C" w:rsidRDefault="00710F58" w:rsidP="005B724B">
            <w:pPr>
              <w:spacing w:line="240" w:lineRule="auto"/>
              <w:jc w:val="center"/>
              <w:rPr>
                <w:szCs w:val="16"/>
              </w:rPr>
            </w:pPr>
            <w:r w:rsidRPr="00242E3C">
              <w:rPr>
                <w:szCs w:val="16"/>
              </w:rPr>
              <w:t>228</w:t>
            </w:r>
            <w:r w:rsidR="00C13A04" w:rsidRPr="00242E3C">
              <w:rPr>
                <w:szCs w:val="16"/>
              </w:rPr>
              <w:t>.</w:t>
            </w:r>
            <w:r w:rsidRPr="00242E3C">
              <w:rPr>
                <w:szCs w:val="16"/>
              </w:rPr>
              <w:t>490</w:t>
            </w:r>
            <w:r w:rsidR="00C13A04" w:rsidRPr="00242E3C">
              <w:rPr>
                <w:szCs w:val="16"/>
              </w:rPr>
              <w:t>,</w:t>
            </w:r>
            <w:r w:rsidRPr="00242E3C">
              <w:rPr>
                <w:szCs w:val="16"/>
              </w:rPr>
              <w:t>95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203</w:t>
            </w:r>
            <w:r w:rsidR="00C13A04" w:rsidRPr="00242E3C">
              <w:rPr>
                <w:szCs w:val="16"/>
              </w:rPr>
              <w:t>.</w:t>
            </w:r>
            <w:r w:rsidRPr="00242E3C">
              <w:rPr>
                <w:szCs w:val="16"/>
              </w:rPr>
              <w:t>765</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16</w:t>
            </w:r>
            <w:r w:rsidR="00C13A04" w:rsidRPr="00242E3C">
              <w:rPr>
                <w:szCs w:val="16"/>
              </w:rPr>
              <w:t>.</w:t>
            </w:r>
            <w:r w:rsidRPr="00242E3C">
              <w:rPr>
                <w:szCs w:val="16"/>
              </w:rPr>
              <w:t>928</w:t>
            </w:r>
            <w:r w:rsidR="00C13A04" w:rsidRPr="00242E3C">
              <w:rPr>
                <w:szCs w:val="16"/>
              </w:rPr>
              <w:t>,</w:t>
            </w:r>
            <w:r w:rsidRPr="00242E3C">
              <w:rPr>
                <w:szCs w:val="16"/>
              </w:rPr>
              <w:t>86</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725</w:t>
            </w:r>
            <w:r w:rsidR="005B724B" w:rsidRPr="00242E3C">
              <w:rPr>
                <w:szCs w:val="16"/>
              </w:rPr>
              <w:t>,</w:t>
            </w:r>
            <w:r w:rsidRPr="00242E3C">
              <w:rPr>
                <w:szCs w:val="16"/>
              </w:rPr>
              <w:t>38</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1</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Accesorios</w:t>
            </w:r>
          </w:p>
        </w:tc>
        <w:tc>
          <w:tcPr>
            <w:tcW w:w="1426"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176</w:t>
            </w:r>
            <w:r w:rsidR="00C13A04" w:rsidRPr="00242E3C">
              <w:rPr>
                <w:szCs w:val="16"/>
              </w:rPr>
              <w:t>,</w:t>
            </w:r>
            <w:r w:rsidRPr="00242E3C">
              <w:rPr>
                <w:szCs w:val="16"/>
              </w:rPr>
              <w:t>91</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1324" w:type="dxa"/>
            <w:vAlign w:val="center"/>
            <w:hideMark/>
          </w:tcPr>
          <w:p w:rsidR="00710F58" w:rsidRPr="00242E3C" w:rsidRDefault="00710F58" w:rsidP="005B724B">
            <w:pPr>
              <w:spacing w:line="240" w:lineRule="auto"/>
              <w:jc w:val="center"/>
              <w:rPr>
                <w:szCs w:val="16"/>
              </w:rPr>
            </w:pPr>
            <w:r w:rsidRPr="00242E3C">
              <w:rPr>
                <w:szCs w:val="16"/>
              </w:rPr>
              <w:t>24</w:t>
            </w:r>
            <w:r w:rsidR="00C13A04" w:rsidRPr="00242E3C">
              <w:rPr>
                <w:szCs w:val="16"/>
              </w:rPr>
              <w:t>.</w:t>
            </w:r>
            <w:r w:rsidRPr="00242E3C">
              <w:rPr>
                <w:szCs w:val="16"/>
              </w:rPr>
              <w:t>075</w:t>
            </w:r>
            <w:r w:rsidR="00C13A04" w:rsidRPr="00242E3C">
              <w:rPr>
                <w:szCs w:val="16"/>
              </w:rPr>
              <w:t>,</w:t>
            </w:r>
            <w:r w:rsidRPr="00242E3C">
              <w:rPr>
                <w:szCs w:val="16"/>
              </w:rPr>
              <w:t>81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369</w:t>
            </w:r>
            <w:r w:rsidR="00C13A04" w:rsidRPr="00242E3C">
              <w:rPr>
                <w:szCs w:val="16"/>
              </w:rPr>
              <w:t>,</w:t>
            </w:r>
            <w:r w:rsidRPr="00242E3C">
              <w:rPr>
                <w:szCs w:val="16"/>
              </w:rPr>
              <w:t>99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898</w:t>
            </w:r>
            <w:r w:rsidR="00C13A04" w:rsidRPr="00242E3C">
              <w:rPr>
                <w:szCs w:val="16"/>
              </w:rPr>
              <w:t>,</w:t>
            </w:r>
            <w:r w:rsidRPr="00242E3C">
              <w:rPr>
                <w:szCs w:val="16"/>
              </w:rPr>
              <w:t>89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705</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6</w:t>
            </w:r>
          </w:p>
        </w:tc>
      </w:tr>
      <w:tr w:rsidR="00710F58" w:rsidRPr="00242E3C" w:rsidTr="005B724B">
        <w:trPr>
          <w:trHeight w:val="495"/>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Evaluaciones </w:t>
            </w:r>
            <w:r w:rsidR="008B3247" w:rsidRPr="00242E3C">
              <w:rPr>
                <w:szCs w:val="16"/>
              </w:rPr>
              <w:t>audiológicas</w:t>
            </w:r>
          </w:p>
        </w:tc>
        <w:tc>
          <w:tcPr>
            <w:tcW w:w="1426" w:type="dxa"/>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731</w:t>
            </w:r>
            <w:r w:rsidR="00C13A04" w:rsidRPr="00242E3C">
              <w:rPr>
                <w:szCs w:val="16"/>
              </w:rPr>
              <w:t>,</w:t>
            </w:r>
            <w:r w:rsidRPr="00242E3C">
              <w:rPr>
                <w:szCs w:val="16"/>
              </w:rPr>
              <w:t>35</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42</w:t>
            </w:r>
            <w:r w:rsidR="00C13A04" w:rsidRPr="00242E3C">
              <w:rPr>
                <w:szCs w:val="16"/>
              </w:rPr>
              <w:t>.</w:t>
            </w:r>
            <w:r w:rsidRPr="00242E3C">
              <w:rPr>
                <w:szCs w:val="16"/>
              </w:rPr>
              <w:t>061</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51</w:t>
            </w:r>
            <w:r w:rsidR="00C13A04" w:rsidRPr="00242E3C">
              <w:rPr>
                <w:szCs w:val="16"/>
              </w:rPr>
              <w:t>.</w:t>
            </w:r>
            <w:r w:rsidRPr="00242E3C">
              <w:rPr>
                <w:szCs w:val="16"/>
              </w:rPr>
              <w:t>395</w:t>
            </w:r>
            <w:r w:rsidR="00C13A04" w:rsidRPr="00242E3C">
              <w:rPr>
                <w:szCs w:val="16"/>
              </w:rPr>
              <w:t>,</w:t>
            </w:r>
            <w:r w:rsidRPr="00242E3C">
              <w:rPr>
                <w:szCs w:val="16"/>
              </w:rPr>
              <w:t>56</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329</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334</w:t>
            </w:r>
            <w:r w:rsidR="005B724B"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-18</w:t>
            </w:r>
            <w:r w:rsidR="005B724B" w:rsidRPr="00242E3C">
              <w:rPr>
                <w:szCs w:val="16"/>
              </w:rPr>
              <w:t>,</w:t>
            </w:r>
            <w:r w:rsidRPr="00242E3C">
              <w:rPr>
                <w:szCs w:val="16"/>
              </w:rPr>
              <w:t>2</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Ansi Test / Rem</w:t>
            </w:r>
          </w:p>
        </w:tc>
        <w:tc>
          <w:tcPr>
            <w:tcW w:w="1426"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950</w:t>
            </w:r>
            <w:r w:rsidR="00C13A04" w:rsidRPr="00242E3C">
              <w:rPr>
                <w:szCs w:val="16"/>
              </w:rPr>
              <w:t>,</w:t>
            </w:r>
            <w:r w:rsidRPr="00242E3C">
              <w:rPr>
                <w:szCs w:val="16"/>
              </w:rPr>
              <w:t>67</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945</w:t>
            </w:r>
            <w:r w:rsidR="00C13A04" w:rsidRPr="00242E3C">
              <w:rPr>
                <w:szCs w:val="16"/>
              </w:rPr>
              <w:t>,</w:t>
            </w:r>
            <w:r w:rsidRPr="00242E3C">
              <w:rPr>
                <w:szCs w:val="16"/>
              </w:rPr>
              <w:t>04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423</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005</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51</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-478</w:t>
            </w:r>
            <w:r w:rsidR="005B724B" w:rsidRPr="00242E3C">
              <w:rPr>
                <w:szCs w:val="16"/>
              </w:rPr>
              <w:t>,</w:t>
            </w:r>
            <w:r w:rsidRPr="00242E3C">
              <w:rPr>
                <w:szCs w:val="16"/>
              </w:rPr>
              <w:t>30</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Limpieza </w:t>
            </w:r>
            <w:r w:rsidR="008B3247" w:rsidRPr="00242E3C">
              <w:rPr>
                <w:szCs w:val="16"/>
              </w:rPr>
              <w:t>ótica</w:t>
            </w:r>
          </w:p>
        </w:tc>
        <w:tc>
          <w:tcPr>
            <w:tcW w:w="1426" w:type="dxa"/>
            <w:vAlign w:val="center"/>
            <w:hideMark/>
          </w:tcPr>
          <w:p w:rsidR="00710F58" w:rsidRPr="00242E3C" w:rsidRDefault="00710F58" w:rsidP="005B724B">
            <w:pPr>
              <w:spacing w:line="240" w:lineRule="auto"/>
              <w:jc w:val="center"/>
              <w:rPr>
                <w:szCs w:val="16"/>
              </w:rPr>
            </w:pPr>
            <w:r w:rsidRPr="00242E3C">
              <w:rPr>
                <w:szCs w:val="16"/>
              </w:rPr>
              <w:t>159</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192</w:t>
            </w:r>
            <w:r w:rsidR="00C13A04" w:rsidRPr="00242E3C">
              <w:rPr>
                <w:szCs w:val="16"/>
              </w:rPr>
              <w:t>,</w:t>
            </w:r>
            <w:r w:rsidRPr="00242E3C">
              <w:rPr>
                <w:szCs w:val="16"/>
              </w:rPr>
              <w:t>94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7</w:t>
            </w:r>
            <w:r w:rsidR="00C13A04" w:rsidRPr="00242E3C">
              <w:rPr>
                <w:szCs w:val="16"/>
              </w:rPr>
              <w:t>.</w:t>
            </w:r>
            <w:r w:rsidRPr="00242E3C">
              <w:rPr>
                <w:szCs w:val="16"/>
              </w:rPr>
              <w:t>934</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-33</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741</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-97</w:t>
            </w:r>
            <w:r w:rsidR="005B724B" w:rsidRPr="00242E3C">
              <w:rPr>
                <w:szCs w:val="16"/>
              </w:rPr>
              <w:t>,</w:t>
            </w:r>
            <w:r w:rsidRPr="00242E3C">
              <w:rPr>
                <w:szCs w:val="16"/>
              </w:rPr>
              <w:t>6</w:t>
            </w:r>
          </w:p>
        </w:tc>
      </w:tr>
      <w:tr w:rsidR="00710F58" w:rsidRPr="00242E3C" w:rsidTr="005B724B">
        <w:trPr>
          <w:trHeight w:val="611"/>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 xml:space="preserve">servicios </w:t>
            </w:r>
            <w:r w:rsidRPr="00242E3C">
              <w:rPr>
                <w:szCs w:val="16"/>
              </w:rPr>
              <w:t>(</w:t>
            </w:r>
            <w:r w:rsidR="008B3247" w:rsidRPr="00242E3C">
              <w:rPr>
                <w:szCs w:val="16"/>
              </w:rPr>
              <w:t xml:space="preserve">extensión </w:t>
            </w:r>
            <w:r w:rsidRPr="00242E3C">
              <w:rPr>
                <w:szCs w:val="16"/>
              </w:rPr>
              <w:t>de garantía)</w:t>
            </w:r>
          </w:p>
        </w:tc>
        <w:tc>
          <w:tcPr>
            <w:tcW w:w="1426" w:type="dxa"/>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887"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Ventas netas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227</w:t>
            </w:r>
            <w:r w:rsidR="00C13A04" w:rsidRPr="00242E3C">
              <w:rPr>
                <w:b/>
                <w:bCs/>
                <w:szCs w:val="16"/>
              </w:rPr>
              <w:t>.</w:t>
            </w:r>
            <w:r w:rsidRPr="00242E3C">
              <w:rPr>
                <w:b/>
                <w:bCs/>
                <w:szCs w:val="16"/>
              </w:rPr>
              <w:t>461</w:t>
            </w:r>
            <w:r w:rsidR="00C13A04" w:rsidRPr="00242E3C">
              <w:rPr>
                <w:b/>
                <w:bCs/>
                <w:szCs w:val="16"/>
              </w:rPr>
              <w:t>,</w:t>
            </w:r>
            <w:r w:rsidRPr="00242E3C">
              <w:rPr>
                <w:b/>
                <w:bCs/>
                <w:szCs w:val="16"/>
              </w:rPr>
              <w:t>61</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110</w:t>
            </w:r>
            <w:r w:rsidR="00C13A04" w:rsidRPr="00242E3C">
              <w:rPr>
                <w:b/>
                <w:bCs/>
                <w:szCs w:val="16"/>
              </w:rPr>
              <w:t>.</w:t>
            </w:r>
            <w:r w:rsidRPr="00242E3C">
              <w:rPr>
                <w:b/>
                <w:bCs/>
                <w:szCs w:val="16"/>
              </w:rPr>
              <w:t>903</w:t>
            </w:r>
            <w:r w:rsidR="00C13A04" w:rsidRPr="00242E3C">
              <w:rPr>
                <w:b/>
                <w:bCs/>
                <w:szCs w:val="16"/>
              </w:rPr>
              <w:t>,</w:t>
            </w:r>
            <w:r w:rsidRPr="00242E3C">
              <w:rPr>
                <w:b/>
                <w:bCs/>
                <w:szCs w:val="16"/>
              </w:rPr>
              <w:t>92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908" w:type="dxa"/>
            <w:vAlign w:val="center"/>
            <w:hideMark/>
          </w:tcPr>
          <w:p w:rsidR="00710F58" w:rsidRPr="00242E3C" w:rsidRDefault="00710F58" w:rsidP="005B724B">
            <w:pPr>
              <w:spacing w:line="240" w:lineRule="auto"/>
              <w:jc w:val="center"/>
              <w:rPr>
                <w:b/>
                <w:bCs/>
                <w:szCs w:val="16"/>
              </w:rPr>
            </w:pP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344</w:t>
            </w:r>
            <w:r w:rsidR="00C13A04" w:rsidRPr="00242E3C">
              <w:rPr>
                <w:b/>
                <w:bCs/>
                <w:szCs w:val="16"/>
              </w:rPr>
              <w:t>.</w:t>
            </w:r>
            <w:r w:rsidRPr="00242E3C">
              <w:rPr>
                <w:b/>
                <w:bCs/>
                <w:szCs w:val="16"/>
              </w:rPr>
              <w:t>733</w:t>
            </w:r>
            <w:r w:rsidR="00C13A04" w:rsidRPr="00242E3C">
              <w:rPr>
                <w:b/>
                <w:bCs/>
                <w:szCs w:val="16"/>
              </w:rPr>
              <w:t>,</w:t>
            </w:r>
            <w:r w:rsidRPr="00242E3C">
              <w:rPr>
                <w:b/>
                <w:bCs/>
                <w:szCs w:val="16"/>
              </w:rPr>
              <w:t>04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116</w:t>
            </w:r>
            <w:r w:rsidR="00C13A04" w:rsidRPr="00242E3C">
              <w:rPr>
                <w:b/>
                <w:bCs/>
                <w:szCs w:val="16"/>
              </w:rPr>
              <w:t>.</w:t>
            </w:r>
            <w:r w:rsidRPr="00242E3C">
              <w:rPr>
                <w:b/>
                <w:bCs/>
                <w:szCs w:val="16"/>
              </w:rPr>
              <w:t>557</w:t>
            </w:r>
            <w:r w:rsidR="00C13A04" w:rsidRPr="00242E3C">
              <w:rPr>
                <w:b/>
                <w:bCs/>
                <w:szCs w:val="16"/>
              </w:rPr>
              <w:t>,</w:t>
            </w:r>
            <w:r w:rsidRPr="00242E3C">
              <w:rPr>
                <w:b/>
                <w:bCs/>
                <w:szCs w:val="16"/>
              </w:rPr>
              <w:t>69</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766</w:t>
            </w:r>
            <w:r w:rsidR="005B724B" w:rsidRPr="00242E3C">
              <w:rPr>
                <w:b/>
                <w:bCs/>
                <w:szCs w:val="16"/>
              </w:rPr>
              <w:t>.</w:t>
            </w:r>
            <w:r w:rsidRPr="00242E3C">
              <w:rPr>
                <w:b/>
                <w:bCs/>
                <w:szCs w:val="16"/>
              </w:rPr>
              <w:t>170</w:t>
            </w:r>
            <w:r w:rsidR="005B724B" w:rsidRPr="00242E3C">
              <w:rPr>
                <w:b/>
                <w:bCs/>
                <w:szCs w:val="16"/>
              </w:rPr>
              <w:t>,</w:t>
            </w:r>
            <w:r w:rsidRPr="00242E3C">
              <w:rPr>
                <w:b/>
                <w:bCs/>
                <w:szCs w:val="16"/>
              </w:rPr>
              <w:t>88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17</w:t>
            </w:r>
            <w:r w:rsidR="005B724B" w:rsidRPr="00242E3C">
              <w:rPr>
                <w:b/>
                <w:bCs/>
                <w:szCs w:val="16"/>
              </w:rPr>
              <w:t>,</w:t>
            </w:r>
            <w:r w:rsidRPr="00242E3C">
              <w:rPr>
                <w:b/>
                <w:bCs/>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Costo de ventas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737</w:t>
            </w:r>
            <w:r w:rsidR="00C13A04" w:rsidRPr="00242E3C">
              <w:rPr>
                <w:b/>
                <w:bCs/>
                <w:szCs w:val="16"/>
              </w:rPr>
              <w:t>.</w:t>
            </w:r>
            <w:r w:rsidRPr="00242E3C">
              <w:rPr>
                <w:b/>
                <w:bCs/>
                <w:szCs w:val="16"/>
              </w:rPr>
              <w:t>866</w:t>
            </w:r>
            <w:r w:rsidR="00C13A04" w:rsidRPr="00242E3C">
              <w:rPr>
                <w:b/>
                <w:bCs/>
                <w:szCs w:val="16"/>
              </w:rPr>
              <w:t>,</w:t>
            </w:r>
            <w:r w:rsidRPr="00242E3C">
              <w:rPr>
                <w:b/>
                <w:bCs/>
                <w:szCs w:val="16"/>
              </w:rPr>
              <w:t>10</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1</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594</w:t>
            </w:r>
            <w:r w:rsidR="00C13A04" w:rsidRPr="00242E3C">
              <w:rPr>
                <w:b/>
                <w:bCs/>
                <w:szCs w:val="16"/>
              </w:rPr>
              <w:t>.</w:t>
            </w:r>
            <w:r w:rsidRPr="00242E3C">
              <w:rPr>
                <w:b/>
                <w:bCs/>
                <w:szCs w:val="16"/>
              </w:rPr>
              <w:t>529</w:t>
            </w:r>
            <w:r w:rsidR="00C13A04" w:rsidRPr="00242E3C">
              <w:rPr>
                <w:b/>
                <w:bCs/>
                <w:szCs w:val="16"/>
              </w:rPr>
              <w:t>,</w:t>
            </w:r>
            <w:r w:rsidRPr="00242E3C">
              <w:rPr>
                <w:b/>
                <w:bCs/>
                <w:szCs w:val="16"/>
              </w:rPr>
              <w:t>95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546</w:t>
            </w:r>
            <w:r w:rsidR="00C13A04" w:rsidRPr="00242E3C">
              <w:rPr>
                <w:b/>
                <w:bCs/>
                <w:szCs w:val="16"/>
              </w:rPr>
              <w:t>.</w:t>
            </w:r>
            <w:r w:rsidRPr="00242E3C">
              <w:rPr>
                <w:b/>
                <w:bCs/>
                <w:szCs w:val="16"/>
              </w:rPr>
              <w:t>974</w:t>
            </w:r>
            <w:r w:rsidR="00C13A04" w:rsidRPr="00242E3C">
              <w:rPr>
                <w:b/>
                <w:bCs/>
                <w:szCs w:val="16"/>
              </w:rPr>
              <w:t>,</w:t>
            </w:r>
            <w:r w:rsidRPr="00242E3C">
              <w:rPr>
                <w:b/>
                <w:bCs/>
                <w:szCs w:val="16"/>
              </w:rPr>
              <w:t>34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143</w:t>
            </w:r>
            <w:r w:rsidR="00C13A04" w:rsidRPr="00242E3C">
              <w:rPr>
                <w:b/>
                <w:bCs/>
                <w:szCs w:val="16"/>
              </w:rPr>
              <w:t>.</w:t>
            </w:r>
            <w:r w:rsidRPr="00242E3C">
              <w:rPr>
                <w:b/>
                <w:bCs/>
                <w:szCs w:val="16"/>
              </w:rPr>
              <w:t>336</w:t>
            </w:r>
            <w:r w:rsidR="00C13A04" w:rsidRPr="00242E3C">
              <w:rPr>
                <w:b/>
                <w:bCs/>
                <w:szCs w:val="16"/>
              </w:rPr>
              <w:t>,</w:t>
            </w:r>
            <w:r w:rsidRPr="00242E3C">
              <w:rPr>
                <w:b/>
                <w:bCs/>
                <w:szCs w:val="16"/>
              </w:rPr>
              <w:t>15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24</w:t>
            </w:r>
            <w:r w:rsidR="005B724B" w:rsidRPr="00242E3C">
              <w:rPr>
                <w:b/>
                <w:bCs/>
                <w:szCs w:val="16"/>
              </w:rPr>
              <w:t>,</w:t>
            </w:r>
            <w:r w:rsidRPr="00242E3C">
              <w:rPr>
                <w:b/>
                <w:bCs/>
                <w:szCs w:val="16"/>
              </w:rPr>
              <w:t>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47</w:t>
            </w:r>
            <w:r w:rsidR="005B724B" w:rsidRPr="00242E3C">
              <w:rPr>
                <w:b/>
                <w:bCs/>
                <w:szCs w:val="16"/>
              </w:rPr>
              <w:t>.</w:t>
            </w:r>
            <w:r w:rsidRPr="00242E3C">
              <w:rPr>
                <w:b/>
                <w:bCs/>
                <w:szCs w:val="16"/>
              </w:rPr>
              <w:t>555</w:t>
            </w:r>
            <w:r w:rsidR="005B724B" w:rsidRPr="00242E3C">
              <w:rPr>
                <w:b/>
                <w:bCs/>
                <w:szCs w:val="16"/>
              </w:rPr>
              <w:t>,</w:t>
            </w:r>
            <w:r w:rsidRPr="00242E3C">
              <w:rPr>
                <w:b/>
                <w:bCs/>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8</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Utilidad bruta</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489</w:t>
            </w:r>
            <w:r w:rsidR="00C13A04" w:rsidRPr="00242E3C">
              <w:rPr>
                <w:b/>
                <w:bCs/>
                <w:szCs w:val="16"/>
              </w:rPr>
              <w:t>.</w:t>
            </w:r>
            <w:r w:rsidRPr="00242E3C">
              <w:rPr>
                <w:b/>
                <w:bCs/>
                <w:szCs w:val="16"/>
              </w:rPr>
              <w:t>595</w:t>
            </w:r>
            <w:r w:rsidR="00C13A04" w:rsidRPr="00242E3C">
              <w:rPr>
                <w:b/>
                <w:bCs/>
                <w:szCs w:val="16"/>
              </w:rPr>
              <w:t>,</w:t>
            </w:r>
            <w:r w:rsidRPr="00242E3C">
              <w:rPr>
                <w:b/>
                <w:bCs/>
                <w:szCs w:val="16"/>
              </w:rPr>
              <w:t>52</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85</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516</w:t>
            </w:r>
            <w:r w:rsidR="00C13A04" w:rsidRPr="00242E3C">
              <w:rPr>
                <w:b/>
                <w:bCs/>
                <w:szCs w:val="16"/>
              </w:rPr>
              <w:t>.</w:t>
            </w:r>
            <w:r w:rsidRPr="00242E3C">
              <w:rPr>
                <w:b/>
                <w:bCs/>
                <w:szCs w:val="16"/>
              </w:rPr>
              <w:t>373</w:t>
            </w:r>
            <w:r w:rsidR="00C13A04" w:rsidRPr="00242E3C">
              <w:rPr>
                <w:b/>
                <w:bCs/>
                <w:szCs w:val="16"/>
              </w:rPr>
              <w:t>,</w:t>
            </w:r>
            <w:r w:rsidRPr="00242E3C">
              <w:rPr>
                <w:b/>
                <w:bCs/>
                <w:szCs w:val="16"/>
              </w:rPr>
              <w:t>98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797</w:t>
            </w:r>
            <w:r w:rsidR="00C13A04" w:rsidRPr="00242E3C">
              <w:rPr>
                <w:b/>
                <w:bCs/>
                <w:szCs w:val="16"/>
              </w:rPr>
              <w:t>.</w:t>
            </w:r>
            <w:r w:rsidRPr="00242E3C">
              <w:rPr>
                <w:b/>
                <w:bCs/>
                <w:szCs w:val="16"/>
              </w:rPr>
              <w:t>758</w:t>
            </w:r>
            <w:r w:rsidR="00C13A04" w:rsidRPr="00242E3C">
              <w:rPr>
                <w:b/>
                <w:bCs/>
                <w:szCs w:val="16"/>
              </w:rPr>
              <w:t>,</w:t>
            </w:r>
            <w:r w:rsidRPr="00242E3C">
              <w:rPr>
                <w:b/>
                <w:bCs/>
                <w:szCs w:val="16"/>
              </w:rPr>
              <w:t>70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C13A04" w:rsidRPr="00242E3C">
              <w:rPr>
                <w:b/>
                <w:bCs/>
                <w:szCs w:val="16"/>
              </w:rPr>
              <w:t>.</w:t>
            </w:r>
            <w:r w:rsidRPr="00242E3C">
              <w:rPr>
                <w:b/>
                <w:bCs/>
                <w:szCs w:val="16"/>
              </w:rPr>
              <w:t>778</w:t>
            </w:r>
            <w:r w:rsidR="00C13A04" w:rsidRPr="00242E3C">
              <w:rPr>
                <w:b/>
                <w:bCs/>
                <w:szCs w:val="16"/>
              </w:rPr>
              <w:t>,</w:t>
            </w:r>
            <w:r w:rsidRPr="00242E3C">
              <w:rPr>
                <w:b/>
                <w:bCs/>
                <w:szCs w:val="16"/>
              </w:rPr>
              <w:t>46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-0</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718</w:t>
            </w:r>
            <w:r w:rsidR="005B724B" w:rsidRPr="00242E3C">
              <w:rPr>
                <w:b/>
                <w:bCs/>
                <w:szCs w:val="16"/>
              </w:rPr>
              <w:t>.</w:t>
            </w:r>
            <w:r w:rsidRPr="00242E3C">
              <w:rPr>
                <w:b/>
                <w:bCs/>
                <w:szCs w:val="16"/>
              </w:rPr>
              <w:t>615</w:t>
            </w:r>
            <w:r w:rsidR="005B724B" w:rsidRPr="00242E3C">
              <w:rPr>
                <w:b/>
                <w:bCs/>
                <w:szCs w:val="16"/>
              </w:rPr>
              <w:t>,</w:t>
            </w:r>
            <w:r w:rsidRPr="00242E3C">
              <w:rPr>
                <w:b/>
                <w:bCs/>
                <w:szCs w:val="16"/>
              </w:rPr>
              <w:t>28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18</w:t>
            </w:r>
            <w:r w:rsidR="005B724B" w:rsidRPr="00242E3C">
              <w:rPr>
                <w:b/>
                <w:bCs/>
                <w:szCs w:val="16"/>
              </w:rPr>
              <w:t>,</w:t>
            </w:r>
            <w:r w:rsidRPr="00242E3C">
              <w:rPr>
                <w:b/>
                <w:bCs/>
                <w:szCs w:val="16"/>
              </w:rPr>
              <w:t>9</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 xml:space="preserve">Gastos </w:t>
            </w:r>
            <w:r w:rsidR="008B3247" w:rsidRPr="00242E3C">
              <w:rPr>
                <w:b/>
                <w:bCs/>
                <w:szCs w:val="16"/>
              </w:rPr>
              <w:t>generales</w:t>
            </w:r>
          </w:p>
        </w:tc>
        <w:tc>
          <w:tcPr>
            <w:tcW w:w="1426" w:type="dxa"/>
            <w:vAlign w:val="center"/>
            <w:hideMark/>
          </w:tcPr>
          <w:p w:rsidR="00710F58" w:rsidRPr="00242E3C" w:rsidRDefault="00710F58" w:rsidP="005B724B">
            <w:pPr>
              <w:spacing w:line="240" w:lineRule="auto"/>
              <w:jc w:val="center"/>
              <w:rPr>
                <w:szCs w:val="16"/>
              </w:rPr>
            </w:pPr>
          </w:p>
        </w:tc>
        <w:tc>
          <w:tcPr>
            <w:tcW w:w="887" w:type="dxa"/>
            <w:vAlign w:val="center"/>
            <w:hideMark/>
          </w:tcPr>
          <w:p w:rsidR="00710F58" w:rsidRPr="00242E3C" w:rsidRDefault="00710F58" w:rsidP="005B724B">
            <w:pPr>
              <w:spacing w:line="240" w:lineRule="auto"/>
              <w:jc w:val="center"/>
              <w:rPr>
                <w:szCs w:val="16"/>
              </w:rPr>
            </w:pPr>
          </w:p>
        </w:tc>
        <w:tc>
          <w:tcPr>
            <w:tcW w:w="1324"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908" w:type="dxa"/>
            <w:vAlign w:val="center"/>
            <w:hideMark/>
          </w:tcPr>
          <w:p w:rsidR="00710F58" w:rsidRPr="00242E3C" w:rsidRDefault="00710F58" w:rsidP="005B724B">
            <w:pPr>
              <w:spacing w:line="240" w:lineRule="auto"/>
              <w:jc w:val="center"/>
              <w:rPr>
                <w:szCs w:val="16"/>
              </w:rPr>
            </w:pPr>
          </w:p>
        </w:tc>
        <w:tc>
          <w:tcPr>
            <w:tcW w:w="1302"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Sueldos</w:t>
            </w:r>
          </w:p>
        </w:tc>
        <w:tc>
          <w:tcPr>
            <w:tcW w:w="1426" w:type="dxa"/>
            <w:vAlign w:val="center"/>
            <w:hideMark/>
          </w:tcPr>
          <w:p w:rsidR="00710F58" w:rsidRPr="00242E3C" w:rsidRDefault="00710F58" w:rsidP="005B724B">
            <w:pPr>
              <w:spacing w:line="240" w:lineRule="auto"/>
              <w:jc w:val="center"/>
              <w:rPr>
                <w:szCs w:val="16"/>
              </w:rPr>
            </w:pPr>
            <w:r w:rsidRPr="00242E3C">
              <w:rPr>
                <w:szCs w:val="16"/>
              </w:rPr>
              <w:t>764</w:t>
            </w:r>
            <w:r w:rsidR="00C13A04" w:rsidRPr="00242E3C">
              <w:rPr>
                <w:szCs w:val="16"/>
              </w:rPr>
              <w:t>.</w:t>
            </w:r>
            <w:r w:rsidRPr="00242E3C">
              <w:rPr>
                <w:szCs w:val="16"/>
              </w:rPr>
              <w:t>385</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6</w:t>
            </w:r>
          </w:p>
        </w:tc>
        <w:tc>
          <w:tcPr>
            <w:tcW w:w="1324" w:type="dxa"/>
            <w:vAlign w:val="center"/>
            <w:hideMark/>
          </w:tcPr>
          <w:p w:rsidR="00710F58" w:rsidRPr="00242E3C" w:rsidRDefault="00710F58" w:rsidP="005B724B">
            <w:pPr>
              <w:spacing w:line="240" w:lineRule="auto"/>
              <w:jc w:val="center"/>
              <w:rPr>
                <w:szCs w:val="16"/>
              </w:rPr>
            </w:pPr>
            <w:r w:rsidRPr="00242E3C">
              <w:rPr>
                <w:szCs w:val="16"/>
              </w:rPr>
              <w:t>753</w:t>
            </w:r>
            <w:r w:rsidR="00C13A04" w:rsidRPr="00242E3C">
              <w:rPr>
                <w:szCs w:val="16"/>
              </w:rPr>
              <w:t>.</w:t>
            </w:r>
            <w:r w:rsidRPr="00242E3C">
              <w:rPr>
                <w:szCs w:val="16"/>
              </w:rPr>
              <w:t>084</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7</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670</w:t>
            </w:r>
            <w:r w:rsidR="00C13A04" w:rsidRPr="00242E3C">
              <w:rPr>
                <w:szCs w:val="16"/>
              </w:rPr>
              <w:t>.</w:t>
            </w:r>
            <w:r w:rsidRPr="00242E3C">
              <w:rPr>
                <w:szCs w:val="16"/>
              </w:rPr>
              <w:t>160</w:t>
            </w:r>
            <w:r w:rsidR="00C13A04" w:rsidRPr="00242E3C">
              <w:rPr>
                <w:szCs w:val="16"/>
              </w:rPr>
              <w:t>,</w:t>
            </w:r>
            <w:r w:rsidRPr="00242E3C">
              <w:rPr>
                <w:szCs w:val="16"/>
              </w:rPr>
              <w:t>24</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11</w:t>
            </w:r>
            <w:r w:rsidR="00C13A04" w:rsidRPr="00242E3C">
              <w:rPr>
                <w:szCs w:val="16"/>
              </w:rPr>
              <w:t>.</w:t>
            </w:r>
            <w:r w:rsidRPr="00242E3C">
              <w:rPr>
                <w:szCs w:val="16"/>
              </w:rPr>
              <w:t>300</w:t>
            </w:r>
            <w:r w:rsidR="00C13A04" w:rsidRPr="00242E3C">
              <w:rPr>
                <w:szCs w:val="16"/>
              </w:rPr>
              <w:t>,</w:t>
            </w:r>
            <w:r w:rsidRPr="00242E3C">
              <w:rPr>
                <w:szCs w:val="16"/>
              </w:rPr>
              <w:t>97</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82</w:t>
            </w:r>
            <w:r w:rsidR="005B724B" w:rsidRPr="00242E3C">
              <w:rPr>
                <w:szCs w:val="16"/>
              </w:rPr>
              <w:t>.</w:t>
            </w:r>
            <w:r w:rsidRPr="00242E3C">
              <w:rPr>
                <w:szCs w:val="16"/>
              </w:rPr>
              <w:t>924</w:t>
            </w:r>
            <w:r w:rsidR="005B724B" w:rsidRPr="00242E3C">
              <w:rPr>
                <w:szCs w:val="16"/>
              </w:rPr>
              <w:t>,</w:t>
            </w:r>
            <w:r w:rsidRPr="00242E3C">
              <w:rPr>
                <w:szCs w:val="16"/>
              </w:rPr>
              <w:t>10</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4</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Publicidad</w:t>
            </w:r>
          </w:p>
        </w:tc>
        <w:tc>
          <w:tcPr>
            <w:tcW w:w="1426" w:type="dxa"/>
            <w:vAlign w:val="center"/>
            <w:hideMark/>
          </w:tcPr>
          <w:p w:rsidR="00710F58" w:rsidRPr="00242E3C" w:rsidRDefault="00710F58" w:rsidP="005B724B">
            <w:pPr>
              <w:spacing w:line="240" w:lineRule="auto"/>
              <w:jc w:val="center"/>
              <w:rPr>
                <w:szCs w:val="16"/>
              </w:rPr>
            </w:pPr>
            <w:r w:rsidRPr="00242E3C">
              <w:rPr>
                <w:szCs w:val="16"/>
              </w:rPr>
              <w:t>108</w:t>
            </w:r>
            <w:r w:rsidR="00C13A04" w:rsidRPr="00242E3C">
              <w:rPr>
                <w:szCs w:val="16"/>
              </w:rPr>
              <w:t>.</w:t>
            </w:r>
            <w:r w:rsidRPr="00242E3C">
              <w:rPr>
                <w:szCs w:val="16"/>
              </w:rPr>
              <w:t>095</w:t>
            </w:r>
            <w:r w:rsidR="00C13A04" w:rsidRPr="00242E3C">
              <w:rPr>
                <w:szCs w:val="16"/>
              </w:rPr>
              <w:t>,</w:t>
            </w:r>
            <w:r w:rsidRPr="00242E3C">
              <w:rPr>
                <w:szCs w:val="16"/>
              </w:rPr>
              <w:t>44</w:t>
            </w:r>
          </w:p>
        </w:tc>
        <w:tc>
          <w:tcPr>
            <w:tcW w:w="887" w:type="dxa"/>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114</w:t>
            </w:r>
            <w:r w:rsidR="00C13A04" w:rsidRPr="00242E3C">
              <w:rPr>
                <w:szCs w:val="16"/>
              </w:rPr>
              <w:t>.</w:t>
            </w:r>
            <w:r w:rsidRPr="00242E3C">
              <w:rPr>
                <w:szCs w:val="16"/>
              </w:rPr>
              <w:t>349</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83</w:t>
            </w:r>
            <w:r w:rsidR="00C13A04" w:rsidRPr="00242E3C">
              <w:rPr>
                <w:szCs w:val="16"/>
              </w:rPr>
              <w:t>.</w:t>
            </w:r>
            <w:r w:rsidRPr="00242E3C">
              <w:rPr>
                <w:szCs w:val="16"/>
              </w:rPr>
              <w:t>696</w:t>
            </w:r>
            <w:r w:rsidR="00C13A04" w:rsidRPr="00242E3C">
              <w:rPr>
                <w:szCs w:val="16"/>
              </w:rPr>
              <w:t>,</w:t>
            </w:r>
            <w:r w:rsidRPr="00242E3C">
              <w:rPr>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-6</w:t>
            </w:r>
            <w:r w:rsidR="00C13A04" w:rsidRPr="00242E3C">
              <w:rPr>
                <w:szCs w:val="16"/>
              </w:rPr>
              <w:t>.</w:t>
            </w:r>
            <w:r w:rsidRPr="00242E3C">
              <w:rPr>
                <w:szCs w:val="16"/>
              </w:rPr>
              <w:t>253</w:t>
            </w:r>
            <w:r w:rsidR="00C13A04" w:rsidRPr="00242E3C">
              <w:rPr>
                <w:szCs w:val="16"/>
              </w:rPr>
              <w:t>,</w:t>
            </w:r>
            <w:r w:rsidRPr="00242E3C">
              <w:rPr>
                <w:szCs w:val="16"/>
              </w:rPr>
              <w:t>68</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30</w:t>
            </w:r>
            <w:r w:rsidR="005B724B" w:rsidRPr="00242E3C">
              <w:rPr>
                <w:szCs w:val="16"/>
              </w:rPr>
              <w:t>.</w:t>
            </w:r>
            <w:r w:rsidRPr="00242E3C">
              <w:rPr>
                <w:szCs w:val="16"/>
              </w:rPr>
              <w:t>652</w:t>
            </w:r>
            <w:r w:rsidR="005B724B"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36</w:t>
            </w:r>
            <w:r w:rsidR="005B724B" w:rsidRPr="00242E3C">
              <w:rPr>
                <w:szCs w:val="16"/>
              </w:rPr>
              <w:t>,</w:t>
            </w:r>
            <w:r w:rsidRPr="00242E3C">
              <w:rPr>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Bonos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198</w:t>
            </w:r>
            <w:r w:rsidR="00C13A04" w:rsidRPr="00242E3C">
              <w:rPr>
                <w:szCs w:val="16"/>
              </w:rPr>
              <w:t>.</w:t>
            </w:r>
            <w:r w:rsidRPr="00242E3C">
              <w:rPr>
                <w:szCs w:val="16"/>
              </w:rPr>
              <w:t>770</w:t>
            </w:r>
            <w:r w:rsidR="00C13A04" w:rsidRPr="00242E3C">
              <w:rPr>
                <w:szCs w:val="16"/>
              </w:rPr>
              <w:t>,</w:t>
            </w:r>
            <w:r w:rsidRPr="00242E3C">
              <w:rPr>
                <w:szCs w:val="16"/>
              </w:rPr>
              <w:t>54</w:t>
            </w:r>
          </w:p>
        </w:tc>
        <w:tc>
          <w:tcPr>
            <w:tcW w:w="887" w:type="dxa"/>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168</w:t>
            </w:r>
            <w:r w:rsidR="00C13A04" w:rsidRPr="00242E3C">
              <w:rPr>
                <w:szCs w:val="16"/>
              </w:rPr>
              <w:t>.</w:t>
            </w:r>
            <w:r w:rsidRPr="00242E3C">
              <w:rPr>
                <w:szCs w:val="16"/>
              </w:rPr>
              <w:t>877</w:t>
            </w:r>
            <w:r w:rsidR="00C13A04"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3</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156</w:t>
            </w:r>
            <w:r w:rsidR="00C13A04" w:rsidRPr="00242E3C">
              <w:rPr>
                <w:szCs w:val="16"/>
              </w:rPr>
              <w:t>.</w:t>
            </w:r>
            <w:r w:rsidRPr="00242E3C">
              <w:rPr>
                <w:szCs w:val="16"/>
              </w:rPr>
              <w:t>544</w:t>
            </w:r>
            <w:r w:rsidR="00C13A04"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29</w:t>
            </w:r>
            <w:r w:rsidR="00C13A04" w:rsidRPr="00242E3C">
              <w:rPr>
                <w:szCs w:val="16"/>
              </w:rPr>
              <w:t>.</w:t>
            </w:r>
            <w:r w:rsidRPr="00242E3C">
              <w:rPr>
                <w:szCs w:val="16"/>
              </w:rPr>
              <w:t>893</w:t>
            </w:r>
            <w:r w:rsidR="00C13A04" w:rsidRPr="00242E3C">
              <w:rPr>
                <w:szCs w:val="16"/>
              </w:rPr>
              <w:t>,</w:t>
            </w:r>
            <w:r w:rsidRPr="00242E3C">
              <w:rPr>
                <w:szCs w:val="16"/>
              </w:rPr>
              <w:t>03</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332</w:t>
            </w:r>
            <w:r w:rsidR="005B724B" w:rsidRPr="00242E3C">
              <w:rPr>
                <w:szCs w:val="16"/>
              </w:rPr>
              <w:t>,</w:t>
            </w:r>
            <w:r w:rsidRPr="00242E3C">
              <w:rPr>
                <w:szCs w:val="16"/>
              </w:rPr>
              <w:t>69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r>
      <w:tr w:rsidR="00710F58" w:rsidRPr="00242E3C" w:rsidTr="005B724B">
        <w:trPr>
          <w:trHeight w:val="495"/>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Capacitación</w:t>
            </w:r>
            <w:r w:rsidR="00710F58" w:rsidRPr="00242E3C">
              <w:rPr>
                <w:szCs w:val="16"/>
              </w:rPr>
              <w:t xml:space="preserve"> </w:t>
            </w:r>
            <w:r w:rsidR="008B3247" w:rsidRPr="00242E3C">
              <w:rPr>
                <w:szCs w:val="16"/>
              </w:rPr>
              <w:t>de personal</w:t>
            </w:r>
          </w:p>
        </w:tc>
        <w:tc>
          <w:tcPr>
            <w:tcW w:w="1426" w:type="dxa"/>
            <w:vAlign w:val="center"/>
            <w:hideMark/>
          </w:tcPr>
          <w:p w:rsidR="00710F58" w:rsidRPr="00242E3C" w:rsidRDefault="00710F58" w:rsidP="005B724B">
            <w:pPr>
              <w:spacing w:line="240" w:lineRule="auto"/>
              <w:jc w:val="center"/>
              <w:rPr>
                <w:szCs w:val="16"/>
              </w:rPr>
            </w:pPr>
            <w:r w:rsidRPr="00242E3C">
              <w:rPr>
                <w:szCs w:val="16"/>
              </w:rPr>
              <w:t>15</w:t>
            </w:r>
            <w:r w:rsidR="00C13A04" w:rsidRPr="00242E3C">
              <w:rPr>
                <w:szCs w:val="16"/>
              </w:rPr>
              <w:t>.</w:t>
            </w:r>
            <w:r w:rsidRPr="00242E3C">
              <w:rPr>
                <w:szCs w:val="16"/>
              </w:rPr>
              <w:t>536</w:t>
            </w:r>
            <w:r w:rsidR="00C13A04" w:rsidRPr="00242E3C">
              <w:rPr>
                <w:szCs w:val="16"/>
              </w:rPr>
              <w:t>,</w:t>
            </w:r>
            <w:r w:rsidRPr="00242E3C">
              <w:rPr>
                <w:szCs w:val="16"/>
              </w:rPr>
              <w:t>70</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1324" w:type="dxa"/>
            <w:vAlign w:val="center"/>
            <w:hideMark/>
          </w:tcPr>
          <w:p w:rsidR="00710F58" w:rsidRPr="00242E3C" w:rsidRDefault="00710F58" w:rsidP="005B724B">
            <w:pPr>
              <w:spacing w:line="240" w:lineRule="auto"/>
              <w:jc w:val="center"/>
              <w:rPr>
                <w:szCs w:val="16"/>
              </w:rPr>
            </w:pPr>
            <w:r w:rsidRPr="00242E3C">
              <w:rPr>
                <w:szCs w:val="16"/>
              </w:rPr>
              <w:t>12</w:t>
            </w:r>
            <w:r w:rsidR="00C13A04" w:rsidRPr="00242E3C">
              <w:rPr>
                <w:szCs w:val="16"/>
              </w:rPr>
              <w:t>.</w:t>
            </w:r>
            <w:r w:rsidRPr="00242E3C">
              <w:rPr>
                <w:szCs w:val="16"/>
              </w:rPr>
              <w:t>527</w:t>
            </w:r>
            <w:r w:rsidR="00C13A04"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8</w:t>
            </w:r>
            <w:r w:rsidR="00C13A04" w:rsidRPr="00242E3C">
              <w:rPr>
                <w:szCs w:val="16"/>
              </w:rPr>
              <w:t>.</w:t>
            </w:r>
            <w:r w:rsidRPr="00242E3C">
              <w:rPr>
                <w:szCs w:val="16"/>
              </w:rPr>
              <w:t>224</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009</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303</w:t>
            </w:r>
            <w:r w:rsidR="005B724B"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52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Comisiones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235</w:t>
            </w:r>
            <w:r w:rsidR="00C13A04" w:rsidRPr="00242E3C">
              <w:rPr>
                <w:szCs w:val="16"/>
              </w:rPr>
              <w:t>.</w:t>
            </w:r>
            <w:r w:rsidRPr="00242E3C">
              <w:rPr>
                <w:szCs w:val="16"/>
              </w:rPr>
              <w:t>905</w:t>
            </w:r>
            <w:r w:rsidR="00C13A04" w:rsidRPr="00242E3C">
              <w:rPr>
                <w:szCs w:val="16"/>
              </w:rPr>
              <w:t>,</w:t>
            </w:r>
            <w:r w:rsidRPr="00242E3C">
              <w:rPr>
                <w:szCs w:val="16"/>
              </w:rPr>
              <w:t>43</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1324" w:type="dxa"/>
            <w:vAlign w:val="center"/>
            <w:hideMark/>
          </w:tcPr>
          <w:p w:rsidR="00710F58" w:rsidRPr="00242E3C" w:rsidRDefault="00710F58" w:rsidP="005B724B">
            <w:pPr>
              <w:spacing w:line="240" w:lineRule="auto"/>
              <w:jc w:val="center"/>
              <w:rPr>
                <w:szCs w:val="16"/>
              </w:rPr>
            </w:pPr>
            <w:r w:rsidRPr="00242E3C">
              <w:rPr>
                <w:szCs w:val="16"/>
              </w:rPr>
              <w:t>195</w:t>
            </w:r>
            <w:r w:rsidR="00C13A04" w:rsidRPr="00242E3C">
              <w:rPr>
                <w:szCs w:val="16"/>
              </w:rPr>
              <w:t>.</w:t>
            </w:r>
            <w:r w:rsidRPr="00242E3C">
              <w:rPr>
                <w:szCs w:val="16"/>
              </w:rPr>
              <w:t>601</w:t>
            </w:r>
            <w:r w:rsidR="00C13A04" w:rsidRPr="00242E3C">
              <w:rPr>
                <w:szCs w:val="16"/>
              </w:rPr>
              <w:t>,</w:t>
            </w:r>
            <w:r w:rsidRPr="00242E3C">
              <w:rPr>
                <w:szCs w:val="16"/>
              </w:rPr>
              <w:t>23</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200</w:t>
            </w:r>
            <w:r w:rsidR="00C13A04" w:rsidRPr="00242E3C">
              <w:rPr>
                <w:szCs w:val="16"/>
              </w:rPr>
              <w:t>.</w:t>
            </w:r>
            <w:r w:rsidRPr="00242E3C">
              <w:rPr>
                <w:szCs w:val="16"/>
              </w:rPr>
              <w:t>292</w:t>
            </w:r>
            <w:r w:rsidR="00C13A04" w:rsidRPr="00242E3C">
              <w:rPr>
                <w:szCs w:val="16"/>
              </w:rPr>
              <w:t>,</w:t>
            </w:r>
            <w:r w:rsidRPr="00242E3C">
              <w:rPr>
                <w:szCs w:val="16"/>
              </w:rPr>
              <w:t>40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0" w:type="auto"/>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304</w:t>
            </w:r>
            <w:r w:rsidR="00C13A04" w:rsidRPr="00242E3C">
              <w:rPr>
                <w:szCs w:val="16"/>
              </w:rPr>
              <w:t>,</w:t>
            </w:r>
            <w:r w:rsidRPr="00242E3C">
              <w:rPr>
                <w:szCs w:val="16"/>
              </w:rPr>
              <w:t>20</w:t>
            </w:r>
          </w:p>
        </w:tc>
        <w:tc>
          <w:tcPr>
            <w:tcW w:w="0" w:type="auto"/>
            <w:vAlign w:val="center"/>
            <w:hideMark/>
          </w:tcPr>
          <w:p w:rsidR="00710F58" w:rsidRPr="00242E3C" w:rsidRDefault="00710F58" w:rsidP="005B724B">
            <w:pPr>
              <w:spacing w:line="240" w:lineRule="auto"/>
              <w:jc w:val="center"/>
              <w:rPr>
                <w:szCs w:val="16"/>
              </w:rPr>
            </w:pPr>
            <w:r w:rsidRPr="00242E3C">
              <w:rPr>
                <w:szCs w:val="16"/>
              </w:rPr>
              <w:t>20</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691</w:t>
            </w:r>
            <w:r w:rsidR="005B724B" w:rsidRPr="00242E3C">
              <w:rPr>
                <w:szCs w:val="16"/>
              </w:rPr>
              <w:t>,</w:t>
            </w:r>
            <w:r w:rsidRPr="00242E3C">
              <w:rPr>
                <w:szCs w:val="16"/>
              </w:rPr>
              <w:t>17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gastos</w:t>
            </w:r>
          </w:p>
        </w:tc>
        <w:tc>
          <w:tcPr>
            <w:tcW w:w="1426"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980</w:t>
            </w:r>
            <w:r w:rsidR="00C13A04" w:rsidRPr="00242E3C">
              <w:rPr>
                <w:szCs w:val="16"/>
              </w:rPr>
              <w:t>.</w:t>
            </w:r>
            <w:r w:rsidRPr="00242E3C">
              <w:rPr>
                <w:szCs w:val="16"/>
              </w:rPr>
              <w:t>009</w:t>
            </w:r>
            <w:r w:rsidR="00C13A04" w:rsidRPr="00242E3C">
              <w:rPr>
                <w:szCs w:val="16"/>
              </w:rPr>
              <w:t>,</w:t>
            </w:r>
            <w:r w:rsidRPr="00242E3C">
              <w:rPr>
                <w:szCs w:val="16"/>
              </w:rPr>
              <w:t>95</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357</w:t>
            </w:r>
            <w:r w:rsidR="00C13A04" w:rsidRPr="00242E3C">
              <w:rPr>
                <w:szCs w:val="16"/>
              </w:rPr>
              <w:t>.</w:t>
            </w:r>
            <w:r w:rsidRPr="00242E3C">
              <w:rPr>
                <w:szCs w:val="16"/>
              </w:rPr>
              <w:t>073</w:t>
            </w:r>
            <w:r w:rsidR="00C13A04" w:rsidRPr="00242E3C">
              <w:rPr>
                <w:szCs w:val="16"/>
              </w:rPr>
              <w:t>,</w:t>
            </w:r>
            <w:r w:rsidRPr="00242E3C">
              <w:rPr>
                <w:szCs w:val="16"/>
              </w:rPr>
              <w:t>12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szCs w:val="16"/>
              </w:rPr>
            </w:pPr>
            <w:r w:rsidRPr="00242E3C">
              <w:rPr>
                <w:szCs w:val="16"/>
              </w:rPr>
              <w:t>11</w:t>
            </w:r>
            <w:r w:rsidR="005B724B" w:rsidRPr="00242E3C">
              <w:rPr>
                <w:szCs w:val="16"/>
              </w:rPr>
              <w:t>,</w:t>
            </w:r>
            <w:r w:rsidRPr="00242E3C">
              <w:rPr>
                <w:szCs w:val="16"/>
              </w:rPr>
              <w:t>3</w:t>
            </w:r>
          </w:p>
        </w:tc>
        <w:tc>
          <w:tcPr>
            <w:tcW w:w="1302"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244</w:t>
            </w:r>
            <w:r w:rsidR="00C13A04" w:rsidRPr="00242E3C">
              <w:rPr>
                <w:szCs w:val="16"/>
              </w:rPr>
              <w:t>.</w:t>
            </w:r>
            <w:r w:rsidRPr="00242E3C">
              <w:rPr>
                <w:szCs w:val="16"/>
              </w:rPr>
              <w:t>960</w:t>
            </w:r>
            <w:r w:rsidR="00C13A04" w:rsidRPr="00242E3C">
              <w:rPr>
                <w:szCs w:val="16"/>
              </w:rPr>
              <w:t>,</w:t>
            </w:r>
            <w:r w:rsidRPr="00242E3C">
              <w:rPr>
                <w:szCs w:val="16"/>
              </w:rPr>
              <w:t>41</w:t>
            </w:r>
          </w:p>
        </w:tc>
        <w:tc>
          <w:tcPr>
            <w:tcW w:w="0" w:type="auto"/>
            <w:vAlign w:val="center"/>
            <w:hideMark/>
          </w:tcPr>
          <w:p w:rsidR="00710F58" w:rsidRPr="00242E3C" w:rsidRDefault="00710F58" w:rsidP="005B724B">
            <w:pPr>
              <w:spacing w:line="240" w:lineRule="auto"/>
              <w:jc w:val="center"/>
              <w:rPr>
                <w:szCs w:val="16"/>
              </w:rPr>
            </w:pPr>
            <w:r w:rsidRPr="00242E3C">
              <w:rPr>
                <w:szCs w:val="16"/>
              </w:rPr>
              <w:t>28</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622</w:t>
            </w:r>
            <w:r w:rsidR="00C13A04" w:rsidRPr="00242E3C">
              <w:rPr>
                <w:szCs w:val="16"/>
              </w:rPr>
              <w:t>.</w:t>
            </w:r>
            <w:r w:rsidRPr="00242E3C">
              <w:rPr>
                <w:szCs w:val="16"/>
              </w:rPr>
              <w:t>936</w:t>
            </w:r>
            <w:r w:rsidR="00C13A04" w:rsidRPr="00242E3C">
              <w:rPr>
                <w:szCs w:val="16"/>
              </w:rPr>
              <w:t>,</w:t>
            </w:r>
            <w:r w:rsidRPr="00242E3C">
              <w:rPr>
                <w:szCs w:val="16"/>
              </w:rPr>
              <w:t>83</w:t>
            </w:r>
          </w:p>
        </w:tc>
        <w:tc>
          <w:tcPr>
            <w:tcW w:w="0" w:type="auto"/>
            <w:vAlign w:val="center"/>
            <w:hideMark/>
          </w:tcPr>
          <w:p w:rsidR="00710F58" w:rsidRPr="00242E3C" w:rsidRDefault="00710F58" w:rsidP="005B724B">
            <w:pPr>
              <w:spacing w:line="240" w:lineRule="auto"/>
              <w:jc w:val="center"/>
              <w:rPr>
                <w:szCs w:val="16"/>
              </w:rPr>
            </w:pPr>
            <w:r w:rsidRPr="00242E3C">
              <w:rPr>
                <w:szCs w:val="16"/>
              </w:rPr>
              <w:t>45</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112</w:t>
            </w:r>
            <w:r w:rsidR="005B724B" w:rsidRPr="00242E3C">
              <w:rPr>
                <w:szCs w:val="16"/>
              </w:rPr>
              <w:t>.</w:t>
            </w:r>
            <w:r w:rsidRPr="00242E3C">
              <w:rPr>
                <w:szCs w:val="16"/>
              </w:rPr>
              <w:t>112</w:t>
            </w:r>
            <w:r w:rsidR="005B724B" w:rsidRPr="00242E3C">
              <w:rPr>
                <w:szCs w:val="16"/>
              </w:rPr>
              <w:t>,</w:t>
            </w:r>
            <w:r w:rsidRPr="00242E3C">
              <w:rPr>
                <w:szCs w:val="16"/>
              </w:rPr>
              <w:t>71</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0</w:t>
            </w:r>
          </w:p>
        </w:tc>
      </w:tr>
      <w:tr w:rsidR="00710F58" w:rsidRPr="00242E3C" w:rsidTr="005B724B">
        <w:trPr>
          <w:trHeight w:val="48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Total gastos generales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302</w:t>
            </w:r>
            <w:r w:rsidR="00C13A04" w:rsidRPr="00242E3C">
              <w:rPr>
                <w:b/>
                <w:bCs/>
                <w:szCs w:val="16"/>
              </w:rPr>
              <w:t>.</w:t>
            </w:r>
            <w:r w:rsidRPr="00242E3C">
              <w:rPr>
                <w:b/>
                <w:bCs/>
                <w:szCs w:val="16"/>
              </w:rPr>
              <w:t>703</w:t>
            </w:r>
            <w:r w:rsidR="00C13A04" w:rsidRPr="00242E3C">
              <w:rPr>
                <w:b/>
                <w:bCs/>
                <w:szCs w:val="16"/>
              </w:rPr>
              <w:t>,</w:t>
            </w:r>
            <w:r w:rsidRPr="00242E3C">
              <w:rPr>
                <w:b/>
                <w:bCs/>
                <w:szCs w:val="16"/>
              </w:rPr>
              <w:t>37</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63</w:t>
            </w:r>
            <w:r w:rsidR="005B724B" w:rsidRPr="00242E3C">
              <w:rPr>
                <w:b/>
                <w:bCs/>
                <w:szCs w:val="16"/>
              </w:rPr>
              <w:t>,</w:t>
            </w:r>
            <w:r w:rsidRPr="00242E3C">
              <w:rPr>
                <w:b/>
                <w:bCs/>
                <w:szCs w:val="16"/>
              </w:rPr>
              <w:t>2</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601</w:t>
            </w:r>
            <w:r w:rsidR="00C13A04" w:rsidRPr="00242E3C">
              <w:rPr>
                <w:b/>
                <w:bCs/>
                <w:szCs w:val="16"/>
              </w:rPr>
              <w:t>.</w:t>
            </w:r>
            <w:r w:rsidRPr="00242E3C">
              <w:rPr>
                <w:b/>
                <w:bCs/>
                <w:szCs w:val="16"/>
              </w:rPr>
              <w:t>512</w:t>
            </w:r>
            <w:r w:rsidR="00C13A04" w:rsidRPr="00242E3C">
              <w:rPr>
                <w:b/>
                <w:bCs/>
                <w:szCs w:val="16"/>
              </w:rPr>
              <w:t>,</w:t>
            </w:r>
            <w:r w:rsidRPr="00242E3C">
              <w:rPr>
                <w:b/>
                <w:bCs/>
                <w:szCs w:val="16"/>
              </w:rPr>
              <w:t>44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50</w:t>
            </w:r>
            <w:r w:rsidR="005B724B" w:rsidRPr="00242E3C">
              <w:rPr>
                <w:b/>
                <w:bCs/>
                <w:szCs w:val="16"/>
              </w:rPr>
              <w:t>,</w:t>
            </w:r>
            <w:r w:rsidRPr="00242E3C">
              <w:rPr>
                <w:b/>
                <w:bCs/>
                <w:szCs w:val="16"/>
              </w:rPr>
              <w:t>9</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3</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363</w:t>
            </w:r>
            <w:r w:rsidR="00C13A04" w:rsidRPr="00242E3C">
              <w:rPr>
                <w:b/>
                <w:bCs/>
                <w:szCs w:val="16"/>
              </w:rPr>
              <w:t>.</w:t>
            </w:r>
            <w:r w:rsidRPr="00242E3C">
              <w:rPr>
                <w:b/>
                <w:bCs/>
                <w:szCs w:val="16"/>
              </w:rPr>
              <w:t>878</w:t>
            </w:r>
            <w:r w:rsidR="00C13A04" w:rsidRPr="00242E3C">
              <w:rPr>
                <w:b/>
                <w:bCs/>
                <w:szCs w:val="16"/>
              </w:rPr>
              <w:t>,</w:t>
            </w:r>
            <w:r w:rsidRPr="00242E3C">
              <w:rPr>
                <w:b/>
                <w:bCs/>
                <w:szCs w:val="16"/>
              </w:rPr>
              <w:t>47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54</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701</w:t>
            </w:r>
            <w:r w:rsidR="00C13A04" w:rsidRPr="00242E3C">
              <w:rPr>
                <w:b/>
                <w:bCs/>
                <w:szCs w:val="16"/>
              </w:rPr>
              <w:t>.</w:t>
            </w:r>
            <w:r w:rsidRPr="00242E3C">
              <w:rPr>
                <w:b/>
                <w:bCs/>
                <w:szCs w:val="16"/>
              </w:rPr>
              <w:t>190</w:t>
            </w:r>
            <w:r w:rsidR="00C13A04" w:rsidRPr="00242E3C">
              <w:rPr>
                <w:b/>
                <w:bCs/>
                <w:szCs w:val="16"/>
              </w:rPr>
              <w:t>,</w:t>
            </w:r>
            <w:r w:rsidRPr="00242E3C">
              <w:rPr>
                <w:b/>
                <w:bCs/>
                <w:szCs w:val="16"/>
              </w:rPr>
              <w:t>94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27</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237</w:t>
            </w:r>
            <w:r w:rsidR="005B724B" w:rsidRPr="00242E3C">
              <w:rPr>
                <w:b/>
                <w:bCs/>
                <w:szCs w:val="16"/>
              </w:rPr>
              <w:t>.</w:t>
            </w:r>
            <w:r w:rsidRPr="00242E3C">
              <w:rPr>
                <w:b/>
                <w:bCs/>
                <w:szCs w:val="16"/>
              </w:rPr>
              <w:t>633</w:t>
            </w:r>
            <w:r w:rsidR="005B724B" w:rsidRPr="00242E3C">
              <w:rPr>
                <w:b/>
                <w:bCs/>
                <w:szCs w:val="16"/>
              </w:rPr>
              <w:t>,</w:t>
            </w:r>
            <w:r w:rsidRPr="00242E3C">
              <w:rPr>
                <w:b/>
                <w:bCs/>
                <w:szCs w:val="16"/>
              </w:rPr>
              <w:t>97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w:t>
            </w:r>
            <w:r w:rsidR="005B724B" w:rsidRPr="00242E3C">
              <w:rPr>
                <w:b/>
                <w:bCs/>
                <w:szCs w:val="16"/>
              </w:rPr>
              <w:t>,</w:t>
            </w:r>
            <w:r w:rsidRPr="00242E3C">
              <w:rPr>
                <w:b/>
                <w:bCs/>
                <w:szCs w:val="16"/>
              </w:rPr>
              <w:t>1</w:t>
            </w:r>
          </w:p>
        </w:tc>
      </w:tr>
      <w:tr w:rsidR="00710F58" w:rsidRPr="00242E3C" w:rsidTr="005B724B">
        <w:trPr>
          <w:trHeight w:val="300"/>
          <w:jc w:val="center"/>
        </w:trPr>
        <w:tc>
          <w:tcPr>
            <w:tcW w:w="1414" w:type="dxa"/>
            <w:vAlign w:val="center"/>
            <w:hideMark/>
          </w:tcPr>
          <w:p w:rsidR="00710F58" w:rsidRPr="00242E3C" w:rsidRDefault="0095121C" w:rsidP="008B3247">
            <w:pPr>
              <w:spacing w:line="240" w:lineRule="auto"/>
              <w:jc w:val="left"/>
              <w:rPr>
                <w:b/>
                <w:bCs/>
                <w:szCs w:val="16"/>
              </w:rPr>
            </w:pPr>
            <w:r w:rsidRPr="00242E3C">
              <w:rPr>
                <w:b/>
                <w:bCs/>
                <w:szCs w:val="16"/>
              </w:rPr>
              <w:t>Utilidad operativa</w:t>
            </w:r>
            <w:r w:rsidR="008B3247" w:rsidRPr="00242E3C">
              <w:rPr>
                <w:b/>
                <w:bCs/>
                <w:szCs w:val="16"/>
              </w:rPr>
              <w:t>,</w:t>
            </w:r>
            <w:r w:rsidR="00710F58" w:rsidRPr="00242E3C">
              <w:rPr>
                <w:b/>
                <w:bCs/>
                <w:szCs w:val="16"/>
              </w:rPr>
              <w:t xml:space="preserve"> </w:t>
            </w:r>
            <w:r w:rsidR="008B3247" w:rsidRPr="00242E3C">
              <w:rPr>
                <w:b/>
                <w:bCs/>
                <w:szCs w:val="16"/>
              </w:rPr>
              <w:t>soles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186</w:t>
            </w:r>
            <w:r w:rsidR="00C13A04" w:rsidRPr="00242E3C">
              <w:rPr>
                <w:b/>
                <w:bCs/>
                <w:szCs w:val="16"/>
              </w:rPr>
              <w:t>.</w:t>
            </w:r>
            <w:r w:rsidRPr="00242E3C">
              <w:rPr>
                <w:b/>
                <w:bCs/>
                <w:szCs w:val="16"/>
              </w:rPr>
              <w:t>892</w:t>
            </w:r>
            <w:r w:rsidR="00C13A04" w:rsidRPr="00242E3C">
              <w:rPr>
                <w:b/>
                <w:bCs/>
                <w:szCs w:val="16"/>
              </w:rPr>
              <w:t>,</w:t>
            </w:r>
            <w:r w:rsidRPr="00242E3C">
              <w:rPr>
                <w:b/>
                <w:bCs/>
                <w:szCs w:val="16"/>
              </w:rPr>
              <w:t>14</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22</w:t>
            </w:r>
            <w:r w:rsidR="005B724B" w:rsidRPr="00242E3C">
              <w:rPr>
                <w:b/>
                <w:bCs/>
                <w:szCs w:val="16"/>
              </w:rPr>
              <w:t>,</w:t>
            </w:r>
            <w:r w:rsidRPr="00242E3C">
              <w:rPr>
                <w:b/>
                <w:bCs/>
                <w:szCs w:val="16"/>
              </w:rPr>
              <w:t>7</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914</w:t>
            </w:r>
            <w:r w:rsidR="00C13A04" w:rsidRPr="00242E3C">
              <w:rPr>
                <w:b/>
                <w:bCs/>
                <w:szCs w:val="16"/>
              </w:rPr>
              <w:t>.</w:t>
            </w:r>
            <w:r w:rsidRPr="00242E3C">
              <w:rPr>
                <w:b/>
                <w:bCs/>
                <w:szCs w:val="16"/>
              </w:rPr>
              <w:t>861</w:t>
            </w:r>
            <w:r w:rsidR="00C13A04" w:rsidRPr="00242E3C">
              <w:rPr>
                <w:b/>
                <w:bCs/>
                <w:szCs w:val="16"/>
              </w:rPr>
              <w:t>,</w:t>
            </w:r>
            <w:r w:rsidRPr="00242E3C">
              <w:rPr>
                <w:b/>
                <w:bCs/>
                <w:szCs w:val="16"/>
              </w:rPr>
              <w:t>54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5</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8</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433</w:t>
            </w:r>
            <w:r w:rsidR="00C13A04" w:rsidRPr="00242E3C">
              <w:rPr>
                <w:b/>
                <w:bCs/>
                <w:szCs w:val="16"/>
              </w:rPr>
              <w:t>.</w:t>
            </w:r>
            <w:r w:rsidRPr="00242E3C">
              <w:rPr>
                <w:b/>
                <w:bCs/>
                <w:szCs w:val="16"/>
              </w:rPr>
              <w:t>880</w:t>
            </w:r>
            <w:r w:rsidR="00C13A04" w:rsidRPr="00242E3C">
              <w:rPr>
                <w:b/>
                <w:bCs/>
                <w:szCs w:val="16"/>
              </w:rPr>
              <w:t>,</w:t>
            </w:r>
            <w:r w:rsidRPr="00242E3C">
              <w:rPr>
                <w:b/>
                <w:bCs/>
                <w:szCs w:val="16"/>
              </w:rPr>
              <w:t>23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-727</w:t>
            </w:r>
            <w:r w:rsidR="00C13A04" w:rsidRPr="00242E3C">
              <w:rPr>
                <w:b/>
                <w:bCs/>
                <w:szCs w:val="16"/>
              </w:rPr>
              <w:t>.</w:t>
            </w:r>
            <w:r w:rsidRPr="00242E3C">
              <w:rPr>
                <w:b/>
                <w:bCs/>
                <w:szCs w:val="16"/>
              </w:rPr>
              <w:t>969</w:t>
            </w:r>
            <w:r w:rsidR="00C13A04" w:rsidRPr="00242E3C">
              <w:rPr>
                <w:b/>
                <w:bCs/>
                <w:szCs w:val="16"/>
              </w:rPr>
              <w:t>,</w:t>
            </w:r>
            <w:r w:rsidRPr="00242E3C">
              <w:rPr>
                <w:b/>
                <w:bCs/>
                <w:szCs w:val="16"/>
              </w:rPr>
              <w:t>40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-38</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480</w:t>
            </w:r>
            <w:r w:rsidR="005B724B" w:rsidRPr="00242E3C">
              <w:rPr>
                <w:b/>
                <w:bCs/>
                <w:szCs w:val="16"/>
              </w:rPr>
              <w:t>.</w:t>
            </w:r>
            <w:r w:rsidRPr="00242E3C">
              <w:rPr>
                <w:b/>
                <w:bCs/>
                <w:szCs w:val="16"/>
              </w:rPr>
              <w:t>981</w:t>
            </w:r>
            <w:r w:rsidR="005B724B" w:rsidRPr="00242E3C">
              <w:rPr>
                <w:b/>
                <w:bCs/>
                <w:szCs w:val="16"/>
              </w:rPr>
              <w:t>,</w:t>
            </w:r>
            <w:r w:rsidRPr="00242E3C">
              <w:rPr>
                <w:b/>
                <w:bCs/>
                <w:szCs w:val="16"/>
              </w:rPr>
              <w:t>31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5</w:t>
            </w:r>
          </w:p>
        </w:tc>
      </w:tr>
    </w:tbl>
    <w:p w:rsidR="0004294E" w:rsidRPr="00242E3C" w:rsidRDefault="0004294E" w:rsidP="0004294E">
      <w:pPr>
        <w:pStyle w:val="Nota"/>
      </w:pPr>
      <w:r w:rsidRPr="00242E3C">
        <w:t>Fuente: Elaboración propia</w:t>
      </w:r>
      <w:r w:rsidR="00942B19" w:rsidRPr="00242E3C">
        <w:t>,</w:t>
      </w:r>
      <w:r w:rsidRPr="00242E3C">
        <w:t xml:space="preserve"> 2017.</w:t>
      </w:r>
    </w:p>
    <w:p w:rsidR="00225948" w:rsidRPr="00242E3C" w:rsidRDefault="00225948" w:rsidP="00205D86"/>
    <w:p w:rsidR="007D522C" w:rsidRPr="00242E3C" w:rsidRDefault="007D522C" w:rsidP="00582BAE">
      <w:pPr>
        <w:pStyle w:val="Epgrafe"/>
        <w:outlineLvl w:val="0"/>
      </w:pPr>
      <w:bookmarkStart w:id="771" w:name="_Ref478679625"/>
      <w:bookmarkStart w:id="772" w:name="_Ref478679620"/>
      <w:bookmarkStart w:id="773" w:name="_Toc491614637"/>
      <w:r w:rsidRPr="00242E3C">
        <w:t xml:space="preserve">Anexo </w:t>
      </w:r>
      <w:bookmarkEnd w:id="771"/>
      <w:r w:rsidR="00630D39" w:rsidRPr="00242E3C">
        <w:t>12</w:t>
      </w:r>
      <w:r w:rsidRPr="00242E3C">
        <w:t>. Balance general 2016</w:t>
      </w:r>
      <w:bookmarkEnd w:id="772"/>
      <w:bookmarkEnd w:id="773"/>
    </w:p>
    <w:tbl>
      <w:tblPr>
        <w:tblStyle w:val="TablaTesisnormal"/>
        <w:tblW w:w="4186" w:type="pct"/>
        <w:jc w:val="center"/>
        <w:tblLook w:val="04A0" w:firstRow="1" w:lastRow="0" w:firstColumn="1" w:lastColumn="0" w:noHBand="0" w:noVBand="1"/>
      </w:tblPr>
      <w:tblGrid>
        <w:gridCol w:w="3889"/>
        <w:gridCol w:w="1730"/>
        <w:gridCol w:w="2017"/>
        <w:gridCol w:w="1730"/>
        <w:gridCol w:w="2017"/>
      </w:tblGrid>
      <w:tr w:rsidR="00CF3B22" w:rsidRPr="00242E3C" w:rsidTr="005B724B">
        <w:trPr>
          <w:cnfStyle w:val="100000000000" w:firstRow="1" w:lastRow="0" w:firstColumn="0" w:lastColumn="0" w:oddVBand="0" w:evenVBand="0" w:oddHBand="0" w:evenHBand="0" w:firstRowFirstColumn="0" w:firstRowLastColumn="0" w:lastRowFirstColumn="0" w:lastRowLastColumn="0"/>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hideMark/>
          </w:tcPr>
          <w:p w:rsidR="005B724B" w:rsidRPr="00242E3C" w:rsidRDefault="00CF3B22" w:rsidP="005B724B">
            <w:pPr>
              <w:spacing w:line="240" w:lineRule="auto"/>
              <w:jc w:val="center"/>
              <w:rPr>
                <w:color w:val="000000"/>
                <w:sz w:val="18"/>
                <w:szCs w:val="18"/>
              </w:rPr>
            </w:pPr>
            <w:r w:rsidRPr="00242E3C">
              <w:rPr>
                <w:bCs/>
                <w:color w:val="000000"/>
                <w:sz w:val="18"/>
                <w:szCs w:val="18"/>
              </w:rPr>
              <w:t>Debe</w:t>
            </w:r>
            <w:r w:rsidR="005B724B" w:rsidRPr="00242E3C">
              <w:rPr>
                <w:bCs/>
                <w:color w:val="000000"/>
                <w:sz w:val="18"/>
                <w:szCs w:val="18"/>
              </w:rPr>
              <w:t xml:space="preserve"> -S/</w:t>
            </w:r>
          </w:p>
        </w:tc>
        <w:tc>
          <w:tcPr>
            <w:tcW w:w="886"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c>
          <w:tcPr>
            <w:tcW w:w="760"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Haber</w:t>
            </w:r>
            <w:r w:rsidR="005B724B" w:rsidRPr="00242E3C">
              <w:rPr>
                <w:bCs/>
                <w:color w:val="000000"/>
                <w:sz w:val="18"/>
                <w:szCs w:val="18"/>
              </w:rPr>
              <w:t xml:space="preserve"> – S/</w:t>
            </w:r>
          </w:p>
        </w:tc>
        <w:tc>
          <w:tcPr>
            <w:tcW w:w="887"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Caja y bancos TAA</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985</w:t>
            </w:r>
            <w:r w:rsidR="00851CDC" w:rsidRPr="00242E3C">
              <w:rPr>
                <w:color w:val="000000"/>
                <w:sz w:val="18"/>
                <w:szCs w:val="18"/>
              </w:rPr>
              <w:t>.</w:t>
            </w:r>
            <w:r w:rsidRPr="00242E3C">
              <w:rPr>
                <w:color w:val="000000"/>
                <w:sz w:val="18"/>
                <w:szCs w:val="18"/>
              </w:rPr>
              <w:t>499</w:t>
            </w:r>
            <w:r w:rsidR="001D37C1" w:rsidRPr="00242E3C">
              <w:rPr>
                <w:color w:val="000000"/>
                <w:sz w:val="18"/>
                <w:szCs w:val="18"/>
              </w:rPr>
              <w:t>,</w:t>
            </w:r>
            <w:r w:rsidRPr="00242E3C">
              <w:rPr>
                <w:color w:val="000000"/>
                <w:sz w:val="18"/>
                <w:szCs w:val="18"/>
              </w:rPr>
              <w:t>68</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61</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cobrar</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r w:rsidR="00851CDC" w:rsidRPr="00242E3C">
              <w:rPr>
                <w:color w:val="000000"/>
                <w:sz w:val="18"/>
                <w:szCs w:val="18"/>
              </w:rPr>
              <w:t>.</w:t>
            </w:r>
            <w:r w:rsidRPr="00242E3C">
              <w:rPr>
                <w:color w:val="000000"/>
                <w:sz w:val="18"/>
                <w:szCs w:val="18"/>
              </w:rPr>
              <w:t>709</w:t>
            </w:r>
            <w:r w:rsidR="001D37C1" w:rsidRPr="00242E3C">
              <w:rPr>
                <w:color w:val="000000"/>
                <w:sz w:val="18"/>
                <w:szCs w:val="18"/>
              </w:rPr>
              <w:t>,</w:t>
            </w:r>
            <w:r w:rsidRPr="00242E3C">
              <w:rPr>
                <w:color w:val="000000"/>
                <w:sz w:val="18"/>
                <w:szCs w:val="18"/>
              </w:rPr>
              <w:t>79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241</w:t>
            </w:r>
            <w:r w:rsidR="00851CDC" w:rsidRPr="00242E3C">
              <w:rPr>
                <w:color w:val="000000"/>
                <w:sz w:val="18"/>
                <w:szCs w:val="18"/>
              </w:rPr>
              <w:t>.</w:t>
            </w:r>
            <w:r w:rsidRPr="00242E3C">
              <w:rPr>
                <w:color w:val="000000"/>
                <w:sz w:val="18"/>
                <w:szCs w:val="18"/>
              </w:rPr>
              <w:t>661</w:t>
            </w:r>
            <w:r w:rsidR="001D37C1" w:rsidRPr="00242E3C">
              <w:rPr>
                <w:color w:val="000000"/>
                <w:sz w:val="18"/>
                <w:szCs w:val="18"/>
              </w:rPr>
              <w:t>,</w:t>
            </w:r>
            <w:r w:rsidRPr="00242E3C">
              <w:rPr>
                <w:color w:val="000000"/>
                <w:sz w:val="18"/>
                <w:szCs w:val="18"/>
              </w:rPr>
              <w:t>42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Inventario de productos terminados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410</w:t>
            </w:r>
            <w:r w:rsidR="00851CDC" w:rsidRPr="00242E3C">
              <w:rPr>
                <w:color w:val="000000"/>
                <w:sz w:val="18"/>
                <w:szCs w:val="18"/>
              </w:rPr>
              <w:t>.</w:t>
            </w:r>
            <w:r w:rsidRPr="00242E3C">
              <w:rPr>
                <w:color w:val="000000"/>
                <w:sz w:val="18"/>
                <w:szCs w:val="18"/>
              </w:rPr>
              <w:t>382</w:t>
            </w:r>
            <w:r w:rsidR="001D37C1" w:rsidRPr="00242E3C">
              <w:rPr>
                <w:color w:val="000000"/>
                <w:sz w:val="18"/>
                <w:szCs w:val="18"/>
              </w:rPr>
              <w:t>,</w:t>
            </w:r>
            <w:r w:rsidRPr="00242E3C">
              <w:rPr>
                <w:color w:val="000000"/>
                <w:sz w:val="18"/>
                <w:szCs w:val="18"/>
              </w:rPr>
              <w:t>99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gastos prepagados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101</w:t>
            </w:r>
            <w:r w:rsidR="001D37C1" w:rsidRPr="00242E3C">
              <w:rPr>
                <w:color w:val="000000"/>
                <w:sz w:val="18"/>
                <w:szCs w:val="18"/>
              </w:rPr>
              <w:t>,</w:t>
            </w:r>
            <w:r w:rsidRPr="00242E3C">
              <w:rPr>
                <w:color w:val="000000"/>
                <w:sz w:val="18"/>
                <w:szCs w:val="18"/>
              </w:rPr>
              <w:t>80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127</w:t>
            </w:r>
            <w:r w:rsidR="00851CDC" w:rsidRPr="00242E3C">
              <w:rPr>
                <w:color w:val="000000"/>
                <w:sz w:val="18"/>
                <w:szCs w:val="18"/>
              </w:rPr>
              <w:t>.</w:t>
            </w:r>
            <w:r w:rsidRPr="00242E3C">
              <w:rPr>
                <w:color w:val="000000"/>
                <w:sz w:val="18"/>
                <w:szCs w:val="18"/>
              </w:rPr>
              <w:t>200</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812</w:t>
            </w:r>
            <w:r w:rsidR="00851CDC" w:rsidRPr="00242E3C">
              <w:rPr>
                <w:color w:val="000000"/>
                <w:sz w:val="18"/>
                <w:szCs w:val="18"/>
              </w:rPr>
              <w:t>.</w:t>
            </w:r>
            <w:r w:rsidRPr="00242E3C">
              <w:rPr>
                <w:color w:val="000000"/>
                <w:sz w:val="18"/>
                <w:szCs w:val="18"/>
              </w:rPr>
              <w:t>631</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16</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95</w:t>
            </w:r>
            <w:r w:rsidR="00851CDC" w:rsidRPr="00242E3C">
              <w:rPr>
                <w:color w:val="000000"/>
                <w:sz w:val="18"/>
                <w:szCs w:val="18"/>
              </w:rPr>
              <w:t>.</w:t>
            </w:r>
            <w:r w:rsidRPr="00242E3C">
              <w:rPr>
                <w:color w:val="000000"/>
                <w:sz w:val="18"/>
                <w:szCs w:val="18"/>
              </w:rPr>
              <w:t>623</w:t>
            </w:r>
            <w:r w:rsidR="001D37C1" w:rsidRPr="00242E3C">
              <w:rPr>
                <w:color w:val="000000"/>
                <w:sz w:val="18"/>
                <w:szCs w:val="18"/>
              </w:rPr>
              <w:t>,</w:t>
            </w:r>
            <w:r w:rsidRPr="00242E3C">
              <w:rPr>
                <w:color w:val="000000"/>
                <w:sz w:val="18"/>
                <w:szCs w:val="18"/>
              </w:rPr>
              <w:t>88</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520</w:t>
            </w:r>
            <w:r w:rsidR="00851CDC" w:rsidRPr="00242E3C">
              <w:rPr>
                <w:color w:val="000000"/>
                <w:sz w:val="18"/>
                <w:szCs w:val="18"/>
              </w:rPr>
              <w:t>.</w:t>
            </w:r>
            <w:r w:rsidRPr="00242E3C">
              <w:rPr>
                <w:color w:val="000000"/>
                <w:sz w:val="18"/>
                <w:szCs w:val="18"/>
              </w:rPr>
              <w:t>103</w:t>
            </w:r>
            <w:r w:rsidR="001D37C1" w:rsidRPr="00242E3C">
              <w:rPr>
                <w:color w:val="000000"/>
                <w:sz w:val="18"/>
                <w:szCs w:val="18"/>
              </w:rPr>
              <w:t>,</w:t>
            </w:r>
            <w:r w:rsidRPr="00242E3C">
              <w:rPr>
                <w:color w:val="000000"/>
                <w:sz w:val="18"/>
                <w:szCs w:val="18"/>
              </w:rPr>
              <w:t>41</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intangibles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335</w:t>
            </w:r>
            <w:r w:rsidR="00851CDC" w:rsidRPr="00242E3C">
              <w:rPr>
                <w:color w:val="000000"/>
                <w:sz w:val="18"/>
                <w:szCs w:val="18"/>
              </w:rPr>
              <w:t>.</w:t>
            </w:r>
            <w:r w:rsidRPr="00242E3C">
              <w:rPr>
                <w:color w:val="000000"/>
                <w:sz w:val="18"/>
                <w:szCs w:val="18"/>
              </w:rPr>
              <w:t>643</w:t>
            </w:r>
            <w:r w:rsidR="001D37C1" w:rsidRPr="00242E3C">
              <w:rPr>
                <w:color w:val="000000"/>
                <w:sz w:val="18"/>
                <w:szCs w:val="18"/>
              </w:rPr>
              <w:t>,</w:t>
            </w:r>
            <w:r w:rsidRPr="00242E3C">
              <w:rPr>
                <w:color w:val="000000"/>
                <w:sz w:val="18"/>
                <w:szCs w:val="18"/>
              </w:rPr>
              <w:t>60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332</w:t>
            </w:r>
            <w:r w:rsidR="00851CDC" w:rsidRPr="00242E3C">
              <w:rPr>
                <w:color w:val="000000"/>
                <w:sz w:val="18"/>
                <w:szCs w:val="18"/>
              </w:rPr>
              <w:t>.</w:t>
            </w:r>
            <w:r w:rsidRPr="00242E3C">
              <w:rPr>
                <w:color w:val="000000"/>
                <w:sz w:val="18"/>
                <w:szCs w:val="18"/>
              </w:rPr>
              <w:t>342</w:t>
            </w:r>
            <w:r w:rsidR="001D37C1" w:rsidRPr="00242E3C">
              <w:rPr>
                <w:color w:val="000000"/>
                <w:sz w:val="18"/>
                <w:szCs w:val="18"/>
              </w:rPr>
              <w:t>,</w:t>
            </w:r>
            <w:r w:rsidRPr="00242E3C">
              <w:rPr>
                <w:color w:val="000000"/>
                <w:sz w:val="18"/>
                <w:szCs w:val="18"/>
              </w:rPr>
              <w:t>02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pagar</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448</w:t>
            </w:r>
            <w:r w:rsidR="00851CDC" w:rsidRPr="00242E3C">
              <w:rPr>
                <w:color w:val="000000"/>
                <w:sz w:val="18"/>
                <w:szCs w:val="18"/>
              </w:rPr>
              <w:t>.</w:t>
            </w:r>
            <w:r w:rsidRPr="00242E3C">
              <w:rPr>
                <w:color w:val="000000"/>
                <w:sz w:val="18"/>
                <w:szCs w:val="18"/>
              </w:rPr>
              <w:t>528</w:t>
            </w:r>
            <w:r w:rsidR="001D37C1" w:rsidRPr="00242E3C">
              <w:rPr>
                <w:color w:val="000000"/>
                <w:sz w:val="18"/>
                <w:szCs w:val="18"/>
              </w:rPr>
              <w:t>,</w:t>
            </w:r>
            <w:r w:rsidRPr="00242E3C">
              <w:rPr>
                <w:color w:val="000000"/>
                <w:sz w:val="18"/>
                <w:szCs w:val="18"/>
              </w:rPr>
              <w:t>62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pasivos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149</w:t>
            </w:r>
            <w:r w:rsidR="00851CDC" w:rsidRPr="00242E3C">
              <w:rPr>
                <w:color w:val="000000"/>
                <w:sz w:val="18"/>
                <w:szCs w:val="18"/>
              </w:rPr>
              <w:t>.</w:t>
            </w:r>
            <w:r w:rsidRPr="00242E3C">
              <w:rPr>
                <w:color w:val="000000"/>
                <w:sz w:val="18"/>
                <w:szCs w:val="18"/>
              </w:rPr>
              <w:t>388</w:t>
            </w:r>
            <w:r w:rsidR="001D37C1" w:rsidRPr="00242E3C">
              <w:rPr>
                <w:color w:val="000000"/>
                <w:sz w:val="18"/>
                <w:szCs w:val="18"/>
              </w:rPr>
              <w:t>,</w:t>
            </w:r>
            <w:r w:rsidRPr="00242E3C">
              <w:rPr>
                <w:color w:val="000000"/>
                <w:sz w:val="18"/>
                <w:szCs w:val="18"/>
              </w:rPr>
              <w:t>50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Acciones o capital social</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300</w:t>
            </w:r>
            <w:r w:rsidR="00851CDC" w:rsidRPr="00242E3C">
              <w:rPr>
                <w:color w:val="000000"/>
                <w:sz w:val="18"/>
                <w:szCs w:val="18"/>
              </w:rPr>
              <w:t>.</w:t>
            </w:r>
            <w:r w:rsidRPr="00242E3C">
              <w:rPr>
                <w:color w:val="000000"/>
                <w:sz w:val="18"/>
                <w:szCs w:val="18"/>
              </w:rPr>
              <w:t>000</w:t>
            </w:r>
            <w:r w:rsidR="001D37C1" w:rsidRPr="00242E3C">
              <w:rPr>
                <w:color w:val="000000"/>
                <w:sz w:val="18"/>
                <w:szCs w:val="18"/>
              </w:rPr>
              <w:t>,</w:t>
            </w:r>
            <w:r w:rsidRPr="00242E3C">
              <w:rPr>
                <w:color w:val="000000"/>
                <w:sz w:val="18"/>
                <w:szCs w:val="18"/>
              </w:rPr>
              <w:t>00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Utilidades retenidas de periodos anteriores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893</w:t>
            </w:r>
            <w:r w:rsidR="00851CDC" w:rsidRPr="00242E3C">
              <w:rPr>
                <w:color w:val="000000"/>
                <w:sz w:val="18"/>
                <w:szCs w:val="18"/>
              </w:rPr>
              <w:t>.</w:t>
            </w:r>
            <w:r w:rsidRPr="00242E3C">
              <w:rPr>
                <w:color w:val="000000"/>
                <w:sz w:val="18"/>
                <w:szCs w:val="18"/>
              </w:rPr>
              <w:t>952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38</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 del ejercicio</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186</w:t>
            </w:r>
            <w:r w:rsidR="00851CDC" w:rsidRPr="00242E3C">
              <w:rPr>
                <w:color w:val="000000"/>
                <w:sz w:val="18"/>
                <w:szCs w:val="18"/>
              </w:rPr>
              <w:t>.</w:t>
            </w:r>
            <w:r w:rsidRPr="00242E3C">
              <w:rPr>
                <w:color w:val="000000"/>
                <w:sz w:val="18"/>
                <w:szCs w:val="18"/>
              </w:rPr>
              <w:t>892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w:t>
            </w: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 w:val="18"/>
                <w:szCs w:val="18"/>
              </w:rPr>
            </w:pPr>
            <w:r w:rsidRPr="00242E3C">
              <w:rPr>
                <w:color w:val="000000"/>
                <w:sz w:val="18"/>
                <w:szCs w:val="18"/>
              </w:rPr>
              <w:t> </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6"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7"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r>
    </w:tbl>
    <w:p w:rsidR="00F608C5" w:rsidRPr="00242E3C" w:rsidRDefault="0004294E" w:rsidP="001D37C1">
      <w:pPr>
        <w:pStyle w:val="Nota"/>
        <w:ind w:left="1134"/>
      </w:pPr>
      <w:r w:rsidRPr="00242E3C">
        <w:t>Fuente: Elaboración propia</w:t>
      </w:r>
      <w:r w:rsidR="00942B19" w:rsidRPr="00242E3C">
        <w:t>,</w:t>
      </w:r>
      <w:r w:rsidRPr="00242E3C">
        <w:t xml:space="preserve"> 2017.</w:t>
      </w:r>
    </w:p>
    <w:p w:rsidR="00F608C5" w:rsidRPr="00242E3C" w:rsidRDefault="00F608C5" w:rsidP="00D222BE">
      <w:pPr>
        <w:pStyle w:val="Nota"/>
      </w:pPr>
    </w:p>
    <w:p w:rsidR="00F608C5" w:rsidRPr="00242E3C" w:rsidRDefault="00F608C5" w:rsidP="00582BAE">
      <w:pPr>
        <w:pStyle w:val="Epgrafe"/>
        <w:outlineLvl w:val="0"/>
      </w:pPr>
      <w:bookmarkStart w:id="774" w:name="_Ref478727569"/>
      <w:bookmarkStart w:id="775" w:name="_Toc491614638"/>
      <w:r w:rsidRPr="00242E3C">
        <w:t xml:space="preserve">Anexo </w:t>
      </w:r>
      <w:bookmarkEnd w:id="774"/>
      <w:r w:rsidR="00630D39" w:rsidRPr="00242E3C">
        <w:t>13</w:t>
      </w:r>
      <w:r w:rsidRPr="00242E3C">
        <w:t>. Flujo de caja proyectado con estrategia</w:t>
      </w:r>
      <w:bookmarkEnd w:id="775"/>
      <w:r w:rsidRPr="00242E3C">
        <w:t xml:space="preserve"> </w:t>
      </w:r>
    </w:p>
    <w:tbl>
      <w:tblPr>
        <w:tblStyle w:val="TablaTesisnormal"/>
        <w:tblW w:w="3444" w:type="pct"/>
        <w:jc w:val="center"/>
        <w:tblLook w:val="04A0" w:firstRow="1" w:lastRow="0" w:firstColumn="1" w:lastColumn="0" w:noHBand="0" w:noVBand="1"/>
      </w:tblPr>
      <w:tblGrid>
        <w:gridCol w:w="3886"/>
        <w:gridCol w:w="1731"/>
        <w:gridCol w:w="1731"/>
        <w:gridCol w:w="2017"/>
      </w:tblGrid>
      <w:tr w:rsidR="00F608C5" w:rsidRPr="00242E3C" w:rsidTr="001D37C1">
        <w:trPr>
          <w:cnfStyle w:val="100000000000" w:firstRow="1" w:lastRow="0" w:firstColumn="0" w:lastColumn="0" w:oddVBand="0" w:evenVBand="0" w:oddHBand="0" w:evenHBand="0" w:firstRowFirstColumn="0" w:firstRowLastColumn="0" w:lastRowFirstColumn="0" w:lastRowLastColumn="0"/>
          <w:trHeight w:val="240"/>
          <w:jc w:val="center"/>
        </w:trPr>
        <w:tc>
          <w:tcPr>
            <w:tcW w:w="2075" w:type="pct"/>
            <w:hideMark/>
          </w:tcPr>
          <w:p w:rsidR="00F608C5" w:rsidRPr="00242E3C" w:rsidRDefault="00F608C5" w:rsidP="001D37C1">
            <w:pPr>
              <w:pStyle w:val="Letratabla"/>
              <w:spacing w:line="240" w:lineRule="auto"/>
              <w:jc w:val="center"/>
              <w:rPr>
                <w:sz w:val="18"/>
                <w:szCs w:val="18"/>
              </w:rPr>
            </w:pP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2017</w:t>
            </w:r>
            <w:r w:rsidR="001D37C1" w:rsidRPr="00242E3C">
              <w:rPr>
                <w:sz w:val="18"/>
                <w:szCs w:val="18"/>
              </w:rPr>
              <w:t xml:space="preserve"> - S/</w:t>
            </w: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2018</w:t>
            </w:r>
            <w:r w:rsidR="001D37C1" w:rsidRPr="00242E3C">
              <w:rPr>
                <w:sz w:val="18"/>
                <w:szCs w:val="18"/>
              </w:rPr>
              <w:t xml:space="preserve"> - S/</w:t>
            </w:r>
          </w:p>
        </w:tc>
        <w:tc>
          <w:tcPr>
            <w:tcW w:w="1077" w:type="pct"/>
            <w:hideMark/>
          </w:tcPr>
          <w:p w:rsidR="00F608C5" w:rsidRPr="00242E3C" w:rsidRDefault="00F608C5" w:rsidP="001D37C1">
            <w:pPr>
              <w:pStyle w:val="Letratabla"/>
              <w:spacing w:line="240" w:lineRule="auto"/>
              <w:jc w:val="center"/>
              <w:rPr>
                <w:sz w:val="18"/>
                <w:szCs w:val="18"/>
              </w:rPr>
            </w:pPr>
            <w:r w:rsidRPr="00242E3C">
              <w:rPr>
                <w:sz w:val="18"/>
                <w:szCs w:val="18"/>
              </w:rPr>
              <w:t>2019</w:t>
            </w:r>
            <w:r w:rsidR="001E1FFB" w:rsidRPr="00242E3C">
              <w:rPr>
                <w:sz w:val="18"/>
                <w:szCs w:val="18"/>
              </w:rPr>
              <w:t xml:space="preserve"> – S/</w:t>
            </w:r>
          </w:p>
        </w:tc>
      </w:tr>
      <w:tr w:rsidR="00F608C5" w:rsidRPr="00242E3C" w:rsidTr="001D37C1">
        <w:trPr>
          <w:trHeight w:val="74"/>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Ingresos</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Saldo inicial de caja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w:t>
            </w:r>
            <w:r w:rsidR="001E1FFB" w:rsidRPr="00242E3C">
              <w:rPr>
                <w:sz w:val="18"/>
                <w:szCs w:val="18"/>
              </w:rPr>
              <w:t>.</w:t>
            </w:r>
            <w:r w:rsidRPr="00242E3C">
              <w:rPr>
                <w:sz w:val="18"/>
                <w:szCs w:val="18"/>
              </w:rPr>
              <w:t>985</w:t>
            </w:r>
            <w:r w:rsidR="001E1FFB" w:rsidRPr="00242E3C">
              <w:rPr>
                <w:sz w:val="18"/>
                <w:szCs w:val="18"/>
              </w:rPr>
              <w:t>.</w:t>
            </w:r>
            <w:r w:rsidRPr="00242E3C">
              <w:rPr>
                <w:sz w:val="18"/>
                <w:szCs w:val="18"/>
              </w:rPr>
              <w:t>499</w:t>
            </w:r>
            <w:r w:rsidR="001E1FFB" w:rsidRPr="00242E3C">
              <w:rPr>
                <w:sz w:val="18"/>
                <w:szCs w:val="18"/>
              </w:rPr>
              <w:t>,</w:t>
            </w:r>
            <w:r w:rsidRPr="00242E3C">
              <w:rPr>
                <w:sz w:val="18"/>
                <w:szCs w:val="18"/>
              </w:rPr>
              <w:t>68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Cobranzas de ventas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5</w:t>
            </w:r>
            <w:r w:rsidR="001E1FFB" w:rsidRPr="00242E3C">
              <w:rPr>
                <w:sz w:val="18"/>
                <w:szCs w:val="18"/>
              </w:rPr>
              <w:t>.</w:t>
            </w:r>
            <w:r w:rsidRPr="00242E3C">
              <w:rPr>
                <w:sz w:val="18"/>
                <w:szCs w:val="18"/>
              </w:rPr>
              <w:t>620</w:t>
            </w:r>
            <w:r w:rsidR="001E1FFB" w:rsidRPr="00242E3C">
              <w:rPr>
                <w:sz w:val="18"/>
                <w:szCs w:val="18"/>
              </w:rPr>
              <w:t>.</w:t>
            </w:r>
            <w:r w:rsidRPr="00242E3C">
              <w:rPr>
                <w:sz w:val="18"/>
                <w:szCs w:val="18"/>
              </w:rPr>
              <w:t>713</w:t>
            </w:r>
            <w:r w:rsidR="001E1FFB" w:rsidRPr="00242E3C">
              <w:rPr>
                <w:sz w:val="18"/>
                <w:szCs w:val="18"/>
              </w:rPr>
              <w:t>,</w:t>
            </w:r>
            <w:r w:rsidRPr="00242E3C">
              <w:rPr>
                <w:sz w:val="18"/>
                <w:szCs w:val="18"/>
              </w:rPr>
              <w:t>08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7</w:t>
            </w:r>
            <w:r w:rsidR="001E1FFB" w:rsidRPr="00242E3C">
              <w:rPr>
                <w:sz w:val="18"/>
                <w:szCs w:val="18"/>
              </w:rPr>
              <w:t>.</w:t>
            </w:r>
            <w:r w:rsidRPr="00242E3C">
              <w:rPr>
                <w:sz w:val="18"/>
                <w:szCs w:val="18"/>
              </w:rPr>
              <w:t>129</w:t>
            </w:r>
            <w:r w:rsidR="001E1FFB" w:rsidRPr="00242E3C">
              <w:rPr>
                <w:sz w:val="18"/>
                <w:szCs w:val="18"/>
              </w:rPr>
              <w:t>.</w:t>
            </w:r>
            <w:r w:rsidRPr="00242E3C">
              <w:rPr>
                <w:sz w:val="18"/>
                <w:szCs w:val="18"/>
              </w:rPr>
              <w:t>376</w:t>
            </w:r>
            <w:r w:rsidR="001E1FFB" w:rsidRPr="00242E3C">
              <w:rPr>
                <w:sz w:val="18"/>
                <w:szCs w:val="18"/>
              </w:rPr>
              <w:t>,</w:t>
            </w:r>
            <w:r w:rsidRPr="00242E3C">
              <w:rPr>
                <w:sz w:val="18"/>
                <w:szCs w:val="18"/>
              </w:rPr>
              <w:t>77</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734</w:t>
            </w:r>
            <w:r w:rsidR="001E1FFB" w:rsidRPr="00242E3C">
              <w:rPr>
                <w:sz w:val="18"/>
                <w:szCs w:val="18"/>
              </w:rPr>
              <w:t>.</w:t>
            </w:r>
            <w:r w:rsidRPr="00242E3C">
              <w:rPr>
                <w:sz w:val="18"/>
                <w:szCs w:val="18"/>
              </w:rPr>
              <w:t>520</w:t>
            </w:r>
            <w:r w:rsidR="001E1FFB" w:rsidRPr="00242E3C">
              <w:rPr>
                <w:sz w:val="18"/>
                <w:szCs w:val="18"/>
              </w:rPr>
              <w:t>,</w:t>
            </w:r>
            <w:r w:rsidRPr="00242E3C">
              <w:rPr>
                <w:sz w:val="18"/>
                <w:szCs w:val="18"/>
              </w:rPr>
              <w:t>19</w:t>
            </w:r>
          </w:p>
        </w:tc>
      </w:tr>
      <w:tr w:rsidR="00F608C5" w:rsidRPr="00242E3C" w:rsidTr="001D37C1">
        <w:trPr>
          <w:trHeight w:val="240"/>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INGRESOS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606</w:t>
            </w:r>
            <w:r w:rsidR="001E1FFB" w:rsidRPr="00242E3C">
              <w:rPr>
                <w:sz w:val="18"/>
                <w:szCs w:val="18"/>
              </w:rPr>
              <w:t>.</w:t>
            </w:r>
            <w:r w:rsidRPr="00242E3C">
              <w:rPr>
                <w:sz w:val="18"/>
                <w:szCs w:val="18"/>
              </w:rPr>
              <w:t>212</w:t>
            </w:r>
            <w:r w:rsidR="001E1FFB" w:rsidRPr="00242E3C">
              <w:rPr>
                <w:sz w:val="18"/>
                <w:szCs w:val="18"/>
              </w:rPr>
              <w:t>,</w:t>
            </w:r>
            <w:r w:rsidRPr="00242E3C">
              <w:rPr>
                <w:sz w:val="18"/>
                <w:szCs w:val="18"/>
              </w:rPr>
              <w:t>76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11</w:t>
            </w:r>
            <w:r w:rsidR="001E1FFB" w:rsidRPr="00242E3C">
              <w:rPr>
                <w:sz w:val="18"/>
                <w:szCs w:val="18"/>
              </w:rPr>
              <w:t>.</w:t>
            </w:r>
            <w:r w:rsidRPr="00242E3C">
              <w:rPr>
                <w:sz w:val="18"/>
                <w:szCs w:val="18"/>
              </w:rPr>
              <w:t>348</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72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15</w:t>
            </w:r>
            <w:r w:rsidR="001E1FFB" w:rsidRPr="00242E3C">
              <w:rPr>
                <w:sz w:val="18"/>
                <w:szCs w:val="18"/>
              </w:rPr>
              <w:t>.</w:t>
            </w:r>
            <w:r w:rsidRPr="00242E3C">
              <w:rPr>
                <w:sz w:val="18"/>
                <w:szCs w:val="18"/>
              </w:rPr>
              <w:t>267</w:t>
            </w:r>
            <w:r w:rsidR="001E1FFB" w:rsidRPr="00242E3C">
              <w:rPr>
                <w:sz w:val="18"/>
                <w:szCs w:val="18"/>
              </w:rPr>
              <w:t>.</w:t>
            </w:r>
            <w:r w:rsidRPr="00242E3C">
              <w:rPr>
                <w:sz w:val="18"/>
                <w:szCs w:val="18"/>
              </w:rPr>
              <w:t>352</w:t>
            </w:r>
            <w:r w:rsidR="001E1FFB" w:rsidRPr="00242E3C">
              <w:rPr>
                <w:sz w:val="18"/>
                <w:szCs w:val="18"/>
              </w:rPr>
              <w:t>,</w:t>
            </w:r>
            <w:r w:rsidRPr="00242E3C">
              <w:rPr>
                <w:sz w:val="18"/>
                <w:szCs w:val="18"/>
              </w:rPr>
              <w:t>02</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2"/>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Egresos de </w:t>
            </w:r>
            <w:r w:rsidR="001D37C1" w:rsidRPr="00242E3C">
              <w:rPr>
                <w:sz w:val="18"/>
                <w:szCs w:val="18"/>
              </w:rPr>
              <w:t>operación</w:t>
            </w:r>
            <w:r w:rsidRPr="00242E3C">
              <w:rPr>
                <w:sz w:val="18"/>
                <w:szCs w:val="18"/>
              </w:rPr>
              <w:t>:</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Costo de </w:t>
            </w:r>
            <w:r w:rsidR="001D37C1" w:rsidRPr="00242E3C">
              <w:rPr>
                <w:sz w:val="18"/>
                <w:szCs w:val="18"/>
              </w:rPr>
              <w:t>venta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801</w:t>
            </w:r>
            <w:r w:rsidR="001E1FFB" w:rsidRPr="00242E3C">
              <w:rPr>
                <w:sz w:val="18"/>
                <w:szCs w:val="18"/>
              </w:rPr>
              <w:t>.</w:t>
            </w:r>
            <w:r w:rsidRPr="00242E3C">
              <w:rPr>
                <w:sz w:val="18"/>
                <w:szCs w:val="18"/>
              </w:rPr>
              <w:t>558</w:t>
            </w:r>
            <w:r w:rsidR="001E1FFB" w:rsidRPr="00242E3C">
              <w:rPr>
                <w:sz w:val="18"/>
                <w:szCs w:val="18"/>
              </w:rPr>
              <w:t>,</w:t>
            </w:r>
            <w:r w:rsidRPr="00242E3C">
              <w:rPr>
                <w:sz w:val="18"/>
                <w:szCs w:val="18"/>
              </w:rPr>
              <w:t>44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886</w:t>
            </w:r>
            <w:r w:rsidR="001E1FFB" w:rsidRPr="00242E3C">
              <w:rPr>
                <w:sz w:val="18"/>
                <w:szCs w:val="18"/>
              </w:rPr>
              <w:t>.</w:t>
            </w:r>
            <w:r w:rsidRPr="00242E3C">
              <w:rPr>
                <w:sz w:val="18"/>
                <w:szCs w:val="18"/>
              </w:rPr>
              <w:t>072</w:t>
            </w:r>
            <w:r w:rsidR="001E1FFB" w:rsidRPr="00242E3C">
              <w:rPr>
                <w:sz w:val="18"/>
                <w:szCs w:val="18"/>
              </w:rPr>
              <w:t>,</w:t>
            </w:r>
            <w:r w:rsidRPr="00242E3C">
              <w:rPr>
                <w:sz w:val="18"/>
                <w:szCs w:val="18"/>
              </w:rPr>
              <w:t>74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1</w:t>
            </w:r>
            <w:r w:rsidR="001E1FFB" w:rsidRPr="00242E3C">
              <w:rPr>
                <w:sz w:val="18"/>
                <w:szCs w:val="18"/>
              </w:rPr>
              <w:t>.</w:t>
            </w:r>
            <w:r w:rsidRPr="00242E3C">
              <w:rPr>
                <w:sz w:val="18"/>
                <w:szCs w:val="18"/>
              </w:rPr>
              <w:t>032</w:t>
            </w:r>
            <w:r w:rsidR="001E1FFB" w:rsidRPr="00242E3C">
              <w:rPr>
                <w:sz w:val="18"/>
                <w:szCs w:val="18"/>
              </w:rPr>
              <w:t>.</w:t>
            </w:r>
            <w:r w:rsidRPr="00242E3C">
              <w:rPr>
                <w:sz w:val="18"/>
                <w:szCs w:val="18"/>
              </w:rPr>
              <w:t>855</w:t>
            </w:r>
            <w:r w:rsidR="001E1FFB" w:rsidRPr="00242E3C">
              <w:rPr>
                <w:sz w:val="18"/>
                <w:szCs w:val="18"/>
              </w:rPr>
              <w:t>,</w:t>
            </w:r>
            <w:r w:rsidRPr="00242E3C">
              <w:rPr>
                <w:sz w:val="18"/>
                <w:szCs w:val="18"/>
              </w:rPr>
              <w:t>78</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SG&amp;A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370</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873</w:t>
            </w:r>
            <w:r w:rsidR="001E1FFB" w:rsidRPr="00242E3C">
              <w:rPr>
                <w:sz w:val="18"/>
                <w:szCs w:val="18"/>
              </w:rPr>
              <w:t>.</w:t>
            </w:r>
            <w:r w:rsidRPr="00242E3C">
              <w:rPr>
                <w:sz w:val="18"/>
                <w:szCs w:val="18"/>
              </w:rPr>
              <w:t>406</w:t>
            </w:r>
            <w:r w:rsidR="001E1FFB" w:rsidRPr="00242E3C">
              <w:rPr>
                <w:sz w:val="18"/>
                <w:szCs w:val="18"/>
              </w:rPr>
              <w:t>,</w:t>
            </w:r>
            <w:r w:rsidRPr="00242E3C">
              <w:rPr>
                <w:sz w:val="18"/>
                <w:szCs w:val="18"/>
              </w:rPr>
              <w:t>18</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126</w:t>
            </w:r>
            <w:r w:rsidR="001E1FFB" w:rsidRPr="00242E3C">
              <w:rPr>
                <w:sz w:val="18"/>
                <w:szCs w:val="18"/>
              </w:rPr>
              <w:t>.</w:t>
            </w:r>
            <w:r w:rsidRPr="00242E3C">
              <w:rPr>
                <w:sz w:val="18"/>
                <w:szCs w:val="18"/>
              </w:rPr>
              <w:t>918</w:t>
            </w:r>
            <w:r w:rsidR="001E1FFB" w:rsidRPr="00242E3C">
              <w:rPr>
                <w:sz w:val="18"/>
                <w:szCs w:val="18"/>
              </w:rPr>
              <w:t>,</w:t>
            </w:r>
            <w:r w:rsidRPr="00242E3C">
              <w:rPr>
                <w:sz w:val="18"/>
                <w:szCs w:val="18"/>
              </w:rPr>
              <w:t>93</w:t>
            </w:r>
          </w:p>
        </w:tc>
      </w:tr>
      <w:tr w:rsidR="00F608C5" w:rsidRPr="00242E3C" w:rsidTr="001D37C1">
        <w:trPr>
          <w:trHeight w:val="202"/>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DE EGRESOS POR OPERACIÓN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171</w:t>
            </w:r>
            <w:r w:rsidR="001E1FFB" w:rsidRPr="00242E3C">
              <w:rPr>
                <w:sz w:val="18"/>
                <w:szCs w:val="18"/>
              </w:rPr>
              <w:t>.</w:t>
            </w:r>
            <w:r w:rsidRPr="00242E3C">
              <w:rPr>
                <w:sz w:val="18"/>
                <w:szCs w:val="18"/>
              </w:rPr>
              <w:t>890</w:t>
            </w:r>
            <w:r w:rsidR="001E1FFB" w:rsidRPr="00242E3C">
              <w:rPr>
                <w:sz w:val="18"/>
                <w:szCs w:val="18"/>
              </w:rPr>
              <w:t>,</w:t>
            </w:r>
            <w:r w:rsidRPr="00242E3C">
              <w:rPr>
                <w:sz w:val="18"/>
                <w:szCs w:val="18"/>
              </w:rPr>
              <w:t>38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- 4</w:t>
            </w:r>
            <w:r w:rsidR="001E1FFB" w:rsidRPr="00242E3C">
              <w:rPr>
                <w:sz w:val="18"/>
                <w:szCs w:val="18"/>
              </w:rPr>
              <w:t>.</w:t>
            </w:r>
            <w:r w:rsidRPr="00242E3C">
              <w:rPr>
                <w:sz w:val="18"/>
                <w:szCs w:val="18"/>
              </w:rPr>
              <w:t>759</w:t>
            </w:r>
            <w:r w:rsidR="001E1FFB" w:rsidRPr="00242E3C">
              <w:rPr>
                <w:sz w:val="18"/>
                <w:szCs w:val="18"/>
              </w:rPr>
              <w:t>.</w:t>
            </w:r>
            <w:r w:rsidRPr="00242E3C">
              <w:rPr>
                <w:sz w:val="18"/>
                <w:szCs w:val="18"/>
              </w:rPr>
              <w:t>478</w:t>
            </w:r>
            <w:r w:rsidR="001E1FFB" w:rsidRPr="00242E3C">
              <w:rPr>
                <w:sz w:val="18"/>
                <w:szCs w:val="18"/>
              </w:rPr>
              <w:t>,</w:t>
            </w:r>
            <w:r w:rsidRPr="00242E3C">
              <w:rPr>
                <w:sz w:val="18"/>
                <w:szCs w:val="18"/>
              </w:rPr>
              <w:t>92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5</w:t>
            </w:r>
            <w:r w:rsidR="001E1FFB" w:rsidRPr="00242E3C">
              <w:rPr>
                <w:sz w:val="18"/>
                <w:szCs w:val="18"/>
              </w:rPr>
              <w:t>.</w:t>
            </w:r>
            <w:r w:rsidRPr="00242E3C">
              <w:rPr>
                <w:sz w:val="18"/>
                <w:szCs w:val="18"/>
              </w:rPr>
              <w:t>159</w:t>
            </w:r>
            <w:r w:rsidR="001E1FFB" w:rsidRPr="00242E3C">
              <w:rPr>
                <w:sz w:val="18"/>
                <w:szCs w:val="18"/>
              </w:rPr>
              <w:t>.</w:t>
            </w:r>
            <w:r w:rsidRPr="00242E3C">
              <w:rPr>
                <w:sz w:val="18"/>
                <w:szCs w:val="18"/>
              </w:rPr>
              <w:t>774</w:t>
            </w:r>
            <w:r w:rsidR="001E1FFB" w:rsidRPr="00242E3C">
              <w:rPr>
                <w:sz w:val="18"/>
                <w:szCs w:val="18"/>
              </w:rPr>
              <w:t>,</w:t>
            </w:r>
            <w:r w:rsidRPr="00242E3C">
              <w:rPr>
                <w:sz w:val="18"/>
                <w:szCs w:val="18"/>
              </w:rPr>
              <w:t>71</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136"/>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Gastos de capital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236</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- 83</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32</w:t>
            </w:r>
            <w:r w:rsidR="001E1FFB" w:rsidRPr="00242E3C">
              <w:rPr>
                <w:sz w:val="18"/>
                <w:szCs w:val="18"/>
              </w:rPr>
              <w:t>.</w:t>
            </w:r>
            <w:r w:rsidRPr="00242E3C">
              <w:rPr>
                <w:sz w:val="18"/>
                <w:szCs w:val="18"/>
              </w:rPr>
              <w:t>500</w:t>
            </w:r>
            <w:r w:rsidR="001E1FFB" w:rsidRPr="00242E3C">
              <w:rPr>
                <w:sz w:val="18"/>
                <w:szCs w:val="18"/>
              </w:rPr>
              <w:t>,</w:t>
            </w:r>
            <w:r w:rsidRPr="00242E3C">
              <w:rPr>
                <w:sz w:val="18"/>
                <w:szCs w:val="18"/>
              </w:rPr>
              <w:t>00</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Escudo fiscal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21</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56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26</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03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32</w:t>
            </w:r>
            <w:r w:rsidR="001E1FFB" w:rsidRPr="00242E3C">
              <w:rPr>
                <w:sz w:val="18"/>
                <w:szCs w:val="18"/>
              </w:rPr>
              <w:t>.</w:t>
            </w:r>
            <w:r w:rsidRPr="00242E3C">
              <w:rPr>
                <w:sz w:val="18"/>
                <w:szCs w:val="18"/>
              </w:rPr>
              <w:t>047</w:t>
            </w:r>
            <w:r w:rsidR="001E1FFB" w:rsidRPr="00242E3C">
              <w:rPr>
                <w:sz w:val="18"/>
                <w:szCs w:val="18"/>
              </w:rPr>
              <w:t>,</w:t>
            </w:r>
            <w:r w:rsidRPr="00242E3C">
              <w:rPr>
                <w:sz w:val="18"/>
                <w:szCs w:val="18"/>
              </w:rPr>
              <w:t>14</w:t>
            </w:r>
          </w:p>
        </w:tc>
      </w:tr>
      <w:tr w:rsidR="00F608C5" w:rsidRPr="00242E3C" w:rsidTr="001D37C1">
        <w:trPr>
          <w:trHeight w:val="100"/>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SALDO FINAL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10</w:t>
            </w:r>
            <w:r w:rsidR="001E1FFB" w:rsidRPr="00242E3C">
              <w:rPr>
                <w:sz w:val="18"/>
                <w:szCs w:val="18"/>
              </w:rPr>
              <w:t>.</w:t>
            </w:r>
            <w:r w:rsidRPr="00242E3C">
              <w:rPr>
                <w:sz w:val="18"/>
                <w:szCs w:val="18"/>
              </w:rPr>
              <w:t>107</w:t>
            </w:r>
            <w:r w:rsidR="001E1FFB" w:rsidRPr="00242E3C">
              <w:rPr>
                <w:sz w:val="18"/>
                <w:szCs w:val="18"/>
              </w:rPr>
              <w:t>.</w:t>
            </w:r>
            <w:r w:rsidRPr="00242E3C">
              <w:rPr>
                <w:sz w:val="18"/>
                <w:szCs w:val="18"/>
              </w:rPr>
              <w:t>124</w:t>
            </w:r>
            <w:r w:rsidR="001E1FFB" w:rsidRPr="00242E3C">
              <w:rPr>
                <w:sz w:val="18"/>
                <w:szCs w:val="18"/>
              </w:rPr>
              <w:t>,</w:t>
            </w:r>
            <w:r w:rsidRPr="00242E3C">
              <w:rPr>
                <w:sz w:val="18"/>
                <w:szCs w:val="18"/>
              </w:rPr>
              <w:t>45</w:t>
            </w:r>
          </w:p>
        </w:tc>
      </w:tr>
      <w:tr w:rsidR="00F608C5" w:rsidRPr="00242E3C" w:rsidTr="001D37C1">
        <w:trPr>
          <w:trHeight w:val="64"/>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6"/>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VAN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17</w:t>
            </w:r>
            <w:r w:rsidR="001E1FFB" w:rsidRPr="00242E3C">
              <w:rPr>
                <w:sz w:val="18"/>
                <w:szCs w:val="18"/>
              </w:rPr>
              <w:t>.</w:t>
            </w:r>
            <w:r w:rsidRPr="00242E3C">
              <w:rPr>
                <w:sz w:val="18"/>
                <w:szCs w:val="18"/>
              </w:rPr>
              <w:t>344</w:t>
            </w:r>
            <w:r w:rsidR="001E1FFB" w:rsidRPr="00242E3C">
              <w:rPr>
                <w:sz w:val="18"/>
                <w:szCs w:val="18"/>
              </w:rPr>
              <w:t>.</w:t>
            </w:r>
            <w:r w:rsidRPr="00242E3C">
              <w:rPr>
                <w:sz w:val="18"/>
                <w:szCs w:val="18"/>
              </w:rPr>
              <w:t>013</w:t>
            </w:r>
            <w:r w:rsidR="001E1FFB" w:rsidRPr="00242E3C">
              <w:rPr>
                <w:sz w:val="18"/>
                <w:szCs w:val="18"/>
              </w:rPr>
              <w:t>,</w:t>
            </w:r>
            <w:r w:rsidRPr="00242E3C">
              <w:rPr>
                <w:sz w:val="18"/>
                <w:szCs w:val="18"/>
              </w:rPr>
              <w:t>48</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COK</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52%</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bl>
    <w:p w:rsidR="00910785" w:rsidRDefault="00F608C5" w:rsidP="00613E96">
      <w:pPr>
        <w:pStyle w:val="Nota"/>
        <w:ind w:left="1985"/>
        <w:jc w:val="left"/>
      </w:pPr>
      <w:r w:rsidRPr="00242E3C">
        <w:t>Fuente: Elaboración propia</w:t>
      </w:r>
      <w:r w:rsidR="00942B19" w:rsidRPr="00242E3C">
        <w:t>,</w:t>
      </w:r>
      <w:r w:rsidRPr="00242E3C">
        <w:t xml:space="preserve"> 2017.</w:t>
      </w:r>
    </w:p>
    <w:p w:rsidR="00613E96" w:rsidRDefault="00613E96" w:rsidP="00613E96">
      <w:pPr>
        <w:pStyle w:val="Nota"/>
        <w:ind w:left="1985"/>
        <w:jc w:val="left"/>
      </w:pPr>
    </w:p>
    <w:p w:rsidR="00613E96" w:rsidRPr="00242E3C" w:rsidRDefault="00613E96" w:rsidP="00613E96">
      <w:pPr>
        <w:pStyle w:val="Nota"/>
        <w:ind w:left="1985"/>
        <w:jc w:val="left"/>
        <w:sectPr w:rsidR="00613E96" w:rsidRPr="00242E3C" w:rsidSect="002540C0">
          <w:pgSz w:w="16783" w:h="23814" w:code="7"/>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776" w:name="_Ref478727846"/>
      <w:bookmarkStart w:id="777" w:name="_Toc491614639"/>
      <w:r w:rsidRPr="00242E3C">
        <w:lastRenderedPageBreak/>
        <w:t xml:space="preserve">Anexo </w:t>
      </w:r>
      <w:bookmarkEnd w:id="776"/>
      <w:r w:rsidR="00630D39" w:rsidRPr="00242E3C">
        <w:t>14</w:t>
      </w:r>
      <w:r w:rsidRPr="00242E3C">
        <w:t>. Estado de resultados proyectado con estrategia</w:t>
      </w:r>
      <w:bookmarkEnd w:id="777"/>
      <w:r w:rsidRPr="00242E3C">
        <w:t xml:space="preserve"> </w:t>
      </w:r>
    </w:p>
    <w:tbl>
      <w:tblPr>
        <w:tblStyle w:val="TablaTesisnormal"/>
        <w:tblW w:w="4697" w:type="pct"/>
        <w:jc w:val="center"/>
        <w:tblLook w:val="04A0" w:firstRow="1" w:lastRow="0" w:firstColumn="1" w:lastColumn="0" w:noHBand="0" w:noVBand="1"/>
      </w:tblPr>
      <w:tblGrid>
        <w:gridCol w:w="3814"/>
        <w:gridCol w:w="2667"/>
        <w:gridCol w:w="3029"/>
        <w:gridCol w:w="3314"/>
      </w:tblGrid>
      <w:tr w:rsidR="00F608C5" w:rsidRPr="00242E3C" w:rsidTr="00635B7F">
        <w:trPr>
          <w:cnfStyle w:val="100000000000" w:firstRow="1" w:lastRow="0" w:firstColumn="0" w:lastColumn="0" w:oddVBand="0" w:evenVBand="0" w:oddHBand="0" w:evenHBand="0" w:firstRowFirstColumn="0" w:firstRowLastColumn="0" w:lastRowFirstColumn="0" w:lastRowLastColumn="0"/>
          <w:trHeight w:val="480"/>
          <w:jc w:val="center"/>
        </w:trPr>
        <w:tc>
          <w:tcPr>
            <w:tcW w:w="1487" w:type="pct"/>
            <w:hideMark/>
          </w:tcPr>
          <w:p w:rsidR="00F608C5" w:rsidRPr="00242E3C" w:rsidRDefault="00F608C5" w:rsidP="001E1FFB">
            <w:pPr>
              <w:pStyle w:val="Letratabla"/>
              <w:spacing w:line="240" w:lineRule="auto"/>
              <w:jc w:val="center"/>
            </w:pPr>
            <w:r w:rsidRPr="00242E3C">
              <w:t>ESTADO DE RESULTADOS PROYECTADO EN SOLES (con estrategia)</w:t>
            </w:r>
          </w:p>
        </w:tc>
        <w:tc>
          <w:tcPr>
            <w:tcW w:w="1040" w:type="pct"/>
            <w:hideMark/>
          </w:tcPr>
          <w:p w:rsidR="00F608C5" w:rsidRPr="00242E3C" w:rsidRDefault="00F608C5" w:rsidP="001E1FFB">
            <w:pPr>
              <w:pStyle w:val="Letratabla"/>
              <w:spacing w:line="240" w:lineRule="auto"/>
              <w:jc w:val="center"/>
            </w:pPr>
            <w:r w:rsidRPr="00242E3C">
              <w:t>TOTAL 2017</w:t>
            </w:r>
          </w:p>
        </w:tc>
        <w:tc>
          <w:tcPr>
            <w:tcW w:w="1181" w:type="pct"/>
            <w:hideMark/>
          </w:tcPr>
          <w:p w:rsidR="00F608C5" w:rsidRPr="00242E3C" w:rsidRDefault="00F608C5" w:rsidP="001E1FFB">
            <w:pPr>
              <w:pStyle w:val="Letratabla"/>
              <w:spacing w:line="240" w:lineRule="auto"/>
              <w:jc w:val="center"/>
            </w:pPr>
            <w:r w:rsidRPr="00242E3C">
              <w:t>TOTAL 2018</w:t>
            </w:r>
          </w:p>
        </w:tc>
        <w:tc>
          <w:tcPr>
            <w:tcW w:w="1292" w:type="pct"/>
            <w:hideMark/>
          </w:tcPr>
          <w:p w:rsidR="00F608C5" w:rsidRPr="00242E3C" w:rsidRDefault="00F608C5" w:rsidP="001E1FFB">
            <w:pPr>
              <w:pStyle w:val="Letratabla"/>
              <w:spacing w:line="240" w:lineRule="auto"/>
              <w:jc w:val="center"/>
            </w:pPr>
            <w:r w:rsidRPr="00242E3C">
              <w:t>TOTAL 2019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jc w:val="center"/>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pPr>
            <w:r w:rsidRPr="00242E3C">
              <w:t>Cantidad de ventas proyectada (</w:t>
            </w:r>
            <w:r w:rsidR="00635B7F" w:rsidRPr="00242E3C">
              <w:t xml:space="preserve">número </w:t>
            </w:r>
            <w:r w:rsidRPr="00242E3C">
              <w:t>de audífonos)</w:t>
            </w:r>
          </w:p>
        </w:tc>
        <w:tc>
          <w:tcPr>
            <w:tcW w:w="1040"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204</w:t>
            </w:r>
          </w:p>
        </w:tc>
        <w:tc>
          <w:tcPr>
            <w:tcW w:w="1181"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384</w:t>
            </w:r>
          </w:p>
        </w:tc>
        <w:tc>
          <w:tcPr>
            <w:tcW w:w="1292"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592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I</w:t>
            </w:r>
            <w:r w:rsidR="00635B7F" w:rsidRPr="00242E3C">
              <w:rPr>
                <w:bCs/>
              </w:rPr>
              <w:t>ngresos por ventas</w:t>
            </w:r>
          </w:p>
        </w:tc>
        <w:tc>
          <w:tcPr>
            <w:tcW w:w="1040" w:type="pct"/>
            <w:vAlign w:val="center"/>
            <w:hideMark/>
          </w:tcPr>
          <w:p w:rsidR="00F608C5" w:rsidRPr="00242E3C" w:rsidRDefault="00F608C5" w:rsidP="001E1FFB">
            <w:pPr>
              <w:pStyle w:val="Letratabla"/>
              <w:spacing w:line="240" w:lineRule="auto"/>
              <w:jc w:val="center"/>
            </w:pPr>
            <w:r w:rsidRPr="00242E3C">
              <w:t>6</w:t>
            </w:r>
            <w:r w:rsidR="00635B7F" w:rsidRPr="00242E3C">
              <w:t>.</w:t>
            </w:r>
            <w:r w:rsidRPr="00242E3C">
              <w:t>118</w:t>
            </w:r>
            <w:r w:rsidR="00635B7F" w:rsidRPr="00242E3C">
              <w:t>.</w:t>
            </w:r>
            <w:r w:rsidRPr="00242E3C">
              <w:t>912</w:t>
            </w:r>
            <w:r w:rsidR="00635B7F" w:rsidRPr="00242E3C">
              <w:t>,</w:t>
            </w:r>
            <w:r w:rsidRPr="00242E3C">
              <w:t>68</w:t>
            </w:r>
          </w:p>
        </w:tc>
        <w:tc>
          <w:tcPr>
            <w:tcW w:w="1181"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221</w:t>
            </w:r>
            <w:r w:rsidR="002F6B0D" w:rsidRPr="00242E3C">
              <w:t>.</w:t>
            </w:r>
            <w:r w:rsidRPr="00242E3C">
              <w:t>237</w:t>
            </w:r>
            <w:r w:rsidR="002F6B0D" w:rsidRPr="00242E3C">
              <w:t>,</w:t>
            </w:r>
            <w:r w:rsidRPr="00242E3C">
              <w:t>14</w:t>
            </w:r>
          </w:p>
        </w:tc>
        <w:tc>
          <w:tcPr>
            <w:tcW w:w="1292" w:type="pct"/>
            <w:vAlign w:val="center"/>
            <w:hideMark/>
          </w:tcPr>
          <w:p w:rsidR="00F608C5" w:rsidRPr="00242E3C" w:rsidRDefault="00F608C5" w:rsidP="001E1FFB">
            <w:pPr>
              <w:pStyle w:val="Letratabla"/>
              <w:spacing w:line="240" w:lineRule="auto"/>
              <w:jc w:val="center"/>
            </w:pPr>
            <w:r w:rsidRPr="00242E3C">
              <w:t>8</w:t>
            </w:r>
            <w:r w:rsidR="002F6B0D" w:rsidRPr="00242E3C">
              <w:t>.</w:t>
            </w:r>
            <w:r w:rsidRPr="00242E3C">
              <w:t>734</w:t>
            </w:r>
            <w:r w:rsidR="002F6B0D" w:rsidRPr="00242E3C">
              <w:t>.</w:t>
            </w:r>
            <w:r w:rsidRPr="00242E3C">
              <w:t>520</w:t>
            </w:r>
            <w:r w:rsidR="002F6B0D" w:rsidRPr="00242E3C">
              <w:t>,</w:t>
            </w:r>
            <w:r w:rsidRPr="00242E3C">
              <w:t>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V</w:t>
            </w:r>
            <w:r w:rsidR="00635B7F" w:rsidRPr="00242E3C">
              <w:t xml:space="preserve">alor de compra </w:t>
            </w:r>
            <w:r w:rsidRPr="00242E3C">
              <w:t>(CIP 0% MARK UP)</w:t>
            </w:r>
          </w:p>
        </w:tc>
        <w:tc>
          <w:tcPr>
            <w:tcW w:w="1040" w:type="pct"/>
            <w:vAlign w:val="center"/>
            <w:hideMark/>
          </w:tcPr>
          <w:p w:rsidR="00F608C5" w:rsidRPr="00242E3C" w:rsidRDefault="00F608C5" w:rsidP="001E1FFB">
            <w:pPr>
              <w:pStyle w:val="Letratabla"/>
              <w:spacing w:line="240" w:lineRule="auto"/>
              <w:jc w:val="center"/>
            </w:pPr>
            <w:r w:rsidRPr="00242E3C">
              <w:t>- 510</w:t>
            </w:r>
            <w:r w:rsidR="00635B7F" w:rsidRPr="00242E3C">
              <w:t>.</w:t>
            </w:r>
            <w:r w:rsidRPr="00242E3C">
              <w:t>201</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- 577</w:t>
            </w:r>
            <w:r w:rsidR="002F6B0D" w:rsidRPr="00242E3C">
              <w:t>.</w:t>
            </w:r>
            <w:r w:rsidRPr="00242E3C">
              <w:t>740</w:t>
            </w:r>
            <w:r w:rsidR="002F6B0D" w:rsidRPr="00242E3C">
              <w:t>,</w:t>
            </w:r>
            <w:r w:rsidRPr="00242E3C">
              <w:t>52</w:t>
            </w:r>
          </w:p>
        </w:tc>
        <w:tc>
          <w:tcPr>
            <w:tcW w:w="1292" w:type="pct"/>
            <w:vAlign w:val="center"/>
            <w:hideMark/>
          </w:tcPr>
          <w:p w:rsidR="00F608C5" w:rsidRPr="00242E3C" w:rsidRDefault="00F608C5" w:rsidP="001E1FFB">
            <w:pPr>
              <w:pStyle w:val="Letratabla"/>
              <w:spacing w:line="240" w:lineRule="auto"/>
              <w:jc w:val="center"/>
            </w:pPr>
            <w:r w:rsidRPr="00242E3C">
              <w:t>- 667</w:t>
            </w:r>
            <w:r w:rsidR="002F6B0D" w:rsidRPr="00242E3C">
              <w:t>.</w:t>
            </w:r>
            <w:r w:rsidRPr="00242E3C">
              <w:t>685</w:t>
            </w:r>
            <w:r w:rsidR="002F6B0D" w:rsidRPr="00242E3C">
              <w:t>,</w:t>
            </w:r>
            <w:r w:rsidRPr="00242E3C">
              <w:t>64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G</w:t>
            </w:r>
            <w:r w:rsidR="00635B7F" w:rsidRPr="00242E3C">
              <w:t>astos de importación</w:t>
            </w:r>
          </w:p>
        </w:tc>
        <w:tc>
          <w:tcPr>
            <w:tcW w:w="1040" w:type="pct"/>
            <w:vAlign w:val="center"/>
            <w:hideMark/>
          </w:tcPr>
          <w:p w:rsidR="00F608C5" w:rsidRPr="00242E3C" w:rsidRDefault="00F608C5" w:rsidP="001E1FFB">
            <w:pPr>
              <w:pStyle w:val="Letratabla"/>
              <w:spacing w:line="240" w:lineRule="auto"/>
              <w:jc w:val="center"/>
            </w:pPr>
            <w:r w:rsidRPr="00242E3C">
              <w:t>- 291</w:t>
            </w:r>
            <w:r w:rsidR="00635B7F" w:rsidRPr="00242E3C">
              <w:t>.</w:t>
            </w:r>
            <w:r w:rsidRPr="00242E3C">
              <w:t>356</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- 308</w:t>
            </w:r>
            <w:r w:rsidR="002F6B0D" w:rsidRPr="00242E3C">
              <w:t>.</w:t>
            </w:r>
            <w:r w:rsidRPr="00242E3C">
              <w:t>332</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- 365</w:t>
            </w:r>
            <w:r w:rsidR="002F6B0D" w:rsidRPr="00242E3C">
              <w:t>.</w:t>
            </w:r>
            <w:r w:rsidRPr="00242E3C">
              <w:t>170</w:t>
            </w:r>
            <w:r w:rsidR="002F6B0D" w:rsidRPr="00242E3C">
              <w:t>,</w:t>
            </w:r>
            <w:r w:rsidRPr="00242E3C">
              <w:t>14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C</w:t>
            </w:r>
            <w:r w:rsidR="00635B7F" w:rsidRPr="00242E3C">
              <w:t>osto de bienes vendidos</w:t>
            </w:r>
          </w:p>
        </w:tc>
        <w:tc>
          <w:tcPr>
            <w:tcW w:w="1040" w:type="pct"/>
            <w:vAlign w:val="center"/>
            <w:hideMark/>
          </w:tcPr>
          <w:p w:rsidR="00F608C5" w:rsidRPr="00242E3C" w:rsidRDefault="00F608C5" w:rsidP="001E1FFB">
            <w:pPr>
              <w:pStyle w:val="Letratabla"/>
              <w:spacing w:line="240" w:lineRule="auto"/>
              <w:jc w:val="center"/>
            </w:pPr>
            <w:r w:rsidRPr="00242E3C">
              <w:t>- 801</w:t>
            </w:r>
            <w:r w:rsidR="00635B7F" w:rsidRPr="00242E3C">
              <w:t>.</w:t>
            </w:r>
            <w:r w:rsidRPr="00242E3C">
              <w:t>558</w:t>
            </w:r>
            <w:r w:rsidR="00635B7F" w:rsidRPr="00242E3C">
              <w:t>,</w:t>
            </w:r>
            <w:r w:rsidRPr="00242E3C">
              <w:t>44</w:t>
            </w:r>
          </w:p>
        </w:tc>
        <w:tc>
          <w:tcPr>
            <w:tcW w:w="1181" w:type="pct"/>
            <w:vAlign w:val="center"/>
            <w:hideMark/>
          </w:tcPr>
          <w:p w:rsidR="00F608C5" w:rsidRPr="00242E3C" w:rsidRDefault="00F608C5" w:rsidP="001E1FFB">
            <w:pPr>
              <w:pStyle w:val="Letratabla"/>
              <w:spacing w:line="240" w:lineRule="auto"/>
              <w:jc w:val="center"/>
            </w:pPr>
            <w:r w:rsidRPr="00242E3C">
              <w:t>- 886</w:t>
            </w:r>
            <w:r w:rsidR="002F6B0D" w:rsidRPr="00242E3C">
              <w:t>.</w:t>
            </w:r>
            <w:r w:rsidRPr="00242E3C">
              <w:t>072</w:t>
            </w:r>
            <w:r w:rsidR="002F6B0D" w:rsidRPr="00242E3C">
              <w:t>,</w:t>
            </w:r>
            <w:r w:rsidRPr="00242E3C">
              <w:t>74</w:t>
            </w:r>
          </w:p>
        </w:tc>
        <w:tc>
          <w:tcPr>
            <w:tcW w:w="1292" w:type="pct"/>
            <w:vAlign w:val="center"/>
            <w:hideMark/>
          </w:tcPr>
          <w:p w:rsidR="00F608C5" w:rsidRPr="00242E3C" w:rsidRDefault="00F608C5" w:rsidP="001E1FFB">
            <w:pPr>
              <w:pStyle w:val="Letratabla"/>
              <w:spacing w:line="240" w:lineRule="auto"/>
              <w:jc w:val="center"/>
            </w:pPr>
            <w:r w:rsidRPr="00242E3C">
              <w:t>- 1</w:t>
            </w:r>
            <w:r w:rsidR="002F6B0D" w:rsidRPr="00242E3C">
              <w:t>.</w:t>
            </w:r>
            <w:r w:rsidRPr="00242E3C">
              <w:t>032</w:t>
            </w:r>
            <w:r w:rsidR="002F6B0D" w:rsidRPr="00242E3C">
              <w:t>.</w:t>
            </w:r>
            <w:r w:rsidRPr="00242E3C">
              <w:t>855</w:t>
            </w:r>
            <w:r w:rsidR="002F6B0D" w:rsidRPr="00242E3C">
              <w:t>,</w:t>
            </w:r>
            <w:r w:rsidRPr="00242E3C">
              <w:t>78</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bruta</w:t>
            </w:r>
          </w:p>
        </w:tc>
        <w:tc>
          <w:tcPr>
            <w:tcW w:w="1040" w:type="pct"/>
            <w:vAlign w:val="center"/>
            <w:hideMark/>
          </w:tcPr>
          <w:p w:rsidR="00F608C5" w:rsidRPr="00242E3C" w:rsidRDefault="00F608C5" w:rsidP="001E1FFB">
            <w:pPr>
              <w:pStyle w:val="Letratabla"/>
              <w:spacing w:line="240" w:lineRule="auto"/>
              <w:jc w:val="center"/>
            </w:pPr>
            <w:r w:rsidRPr="00242E3C">
              <w:t>5</w:t>
            </w:r>
            <w:r w:rsidR="00635B7F" w:rsidRPr="00242E3C">
              <w:t>.</w:t>
            </w:r>
            <w:r w:rsidRPr="00242E3C">
              <w:t>317</w:t>
            </w:r>
            <w:r w:rsidR="00635B7F" w:rsidRPr="00242E3C">
              <w:t>.</w:t>
            </w:r>
            <w:r w:rsidRPr="00242E3C">
              <w:t>354</w:t>
            </w:r>
            <w:r w:rsidR="00635B7F" w:rsidRPr="00242E3C">
              <w:t>,</w:t>
            </w:r>
            <w:r w:rsidRPr="00242E3C">
              <w:t>24</w:t>
            </w:r>
          </w:p>
        </w:tc>
        <w:tc>
          <w:tcPr>
            <w:tcW w:w="1181" w:type="pct"/>
            <w:vAlign w:val="center"/>
            <w:hideMark/>
          </w:tcPr>
          <w:p w:rsidR="00F608C5" w:rsidRPr="00242E3C" w:rsidRDefault="00F608C5" w:rsidP="001E1FFB">
            <w:pPr>
              <w:pStyle w:val="Letratabla"/>
              <w:spacing w:line="240" w:lineRule="auto"/>
              <w:jc w:val="center"/>
            </w:pPr>
            <w:r w:rsidRPr="00242E3C">
              <w:t>6</w:t>
            </w:r>
            <w:r w:rsidR="002F6B0D" w:rsidRPr="00242E3C">
              <w:t>.</w:t>
            </w:r>
            <w:r w:rsidRPr="00242E3C">
              <w:t>335</w:t>
            </w:r>
            <w:r w:rsidR="002F6B0D" w:rsidRPr="00242E3C">
              <w:t>.</w:t>
            </w:r>
            <w:r w:rsidRPr="00242E3C">
              <w:t>164</w:t>
            </w:r>
            <w:r w:rsidR="002F6B0D" w:rsidRPr="00242E3C">
              <w:t>,</w:t>
            </w:r>
            <w:r w:rsidRPr="00242E3C">
              <w:t>41</w:t>
            </w:r>
          </w:p>
        </w:tc>
        <w:tc>
          <w:tcPr>
            <w:tcW w:w="1292"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701</w:t>
            </w:r>
            <w:r w:rsidR="002F6B0D" w:rsidRPr="00242E3C">
              <w:t>.</w:t>
            </w:r>
            <w:r w:rsidRPr="00242E3C">
              <w:t>664</w:t>
            </w:r>
            <w:r w:rsidR="002F6B0D" w:rsidRPr="00242E3C">
              <w:t>,</w:t>
            </w:r>
            <w:r w:rsidRPr="00242E3C">
              <w:t>41</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bruto</w:t>
            </w:r>
          </w:p>
        </w:tc>
        <w:tc>
          <w:tcPr>
            <w:tcW w:w="1040" w:type="pct"/>
            <w:vAlign w:val="center"/>
            <w:hideMark/>
          </w:tcPr>
          <w:p w:rsidR="00F608C5" w:rsidRPr="00242E3C" w:rsidRDefault="00F608C5" w:rsidP="001E1FFB">
            <w:pPr>
              <w:pStyle w:val="Letratabla"/>
              <w:spacing w:line="240" w:lineRule="auto"/>
              <w:jc w:val="center"/>
            </w:pPr>
            <w:r w:rsidRPr="00242E3C">
              <w:t>86</w:t>
            </w:r>
            <w:r w:rsidR="00635B7F" w:rsidRPr="00242E3C">
              <w:t>,</w:t>
            </w:r>
            <w:r w:rsidRPr="00242E3C">
              <w:t>9%</w:t>
            </w:r>
          </w:p>
        </w:tc>
        <w:tc>
          <w:tcPr>
            <w:tcW w:w="1181" w:type="pct"/>
            <w:vAlign w:val="center"/>
            <w:hideMark/>
          </w:tcPr>
          <w:p w:rsidR="00F608C5" w:rsidRPr="00242E3C" w:rsidRDefault="00F608C5" w:rsidP="001E1FFB">
            <w:pPr>
              <w:pStyle w:val="Letratabla"/>
              <w:spacing w:line="240" w:lineRule="auto"/>
              <w:jc w:val="center"/>
            </w:pPr>
            <w:r w:rsidRPr="00242E3C">
              <w:t>87</w:t>
            </w:r>
            <w:r w:rsidR="002F6B0D" w:rsidRPr="00242E3C">
              <w:t>,</w:t>
            </w:r>
            <w:r w:rsidRPr="00242E3C">
              <w:t>7%</w:t>
            </w:r>
          </w:p>
        </w:tc>
        <w:tc>
          <w:tcPr>
            <w:tcW w:w="1292" w:type="pct"/>
            <w:vAlign w:val="center"/>
            <w:hideMark/>
          </w:tcPr>
          <w:p w:rsidR="00F608C5" w:rsidRPr="00242E3C" w:rsidRDefault="00F608C5" w:rsidP="001E1FFB">
            <w:pPr>
              <w:pStyle w:val="Letratabla"/>
              <w:spacing w:line="240" w:lineRule="auto"/>
              <w:jc w:val="center"/>
            </w:pPr>
            <w:r w:rsidRPr="00242E3C">
              <w:t>88</w:t>
            </w:r>
            <w:r w:rsidR="002F6B0D" w:rsidRPr="00242E3C">
              <w:t>,</w:t>
            </w:r>
            <w:r w:rsidRPr="00242E3C">
              <w:t>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T</w:t>
            </w:r>
            <w:r w:rsidR="00635B7F" w:rsidRPr="00242E3C">
              <w:t>otal gastos operativos</w:t>
            </w:r>
          </w:p>
        </w:tc>
        <w:tc>
          <w:tcPr>
            <w:tcW w:w="1040" w:type="pct"/>
            <w:vAlign w:val="center"/>
            <w:hideMark/>
          </w:tcPr>
          <w:p w:rsidR="00F608C5" w:rsidRPr="00242E3C" w:rsidRDefault="00F608C5" w:rsidP="001E1FFB">
            <w:pPr>
              <w:pStyle w:val="Letratabla"/>
              <w:spacing w:line="240" w:lineRule="auto"/>
              <w:jc w:val="center"/>
            </w:pPr>
            <w:r w:rsidRPr="00242E3C">
              <w:t>- 3</w:t>
            </w:r>
            <w:r w:rsidR="00635B7F" w:rsidRPr="00242E3C">
              <w:t>.</w:t>
            </w:r>
            <w:r w:rsidRPr="00242E3C">
              <w:t>370</w:t>
            </w:r>
            <w:r w:rsidR="00635B7F" w:rsidRPr="00242E3C">
              <w:t>.</w:t>
            </w:r>
            <w:r w:rsidRPr="00242E3C">
              <w:t>331</w:t>
            </w:r>
            <w:r w:rsidR="00635B7F" w:rsidRPr="00242E3C">
              <w:t>,</w:t>
            </w:r>
            <w:r w:rsidRPr="00242E3C">
              <w:t>94</w:t>
            </w:r>
          </w:p>
        </w:tc>
        <w:tc>
          <w:tcPr>
            <w:tcW w:w="1181" w:type="pct"/>
            <w:vAlign w:val="center"/>
            <w:hideMark/>
          </w:tcPr>
          <w:p w:rsidR="00F608C5" w:rsidRPr="00242E3C" w:rsidRDefault="00F608C5" w:rsidP="001E1FFB">
            <w:pPr>
              <w:pStyle w:val="Letratabla"/>
              <w:spacing w:line="240" w:lineRule="auto"/>
              <w:jc w:val="center"/>
            </w:pPr>
            <w:r w:rsidRPr="00242E3C">
              <w:t>- 3</w:t>
            </w:r>
            <w:r w:rsidR="002F6B0D" w:rsidRPr="00242E3C">
              <w:t>.</w:t>
            </w:r>
            <w:r w:rsidRPr="00242E3C">
              <w:t>873</w:t>
            </w:r>
            <w:r w:rsidR="002F6B0D" w:rsidRPr="00242E3C">
              <w:t>.</w:t>
            </w:r>
            <w:r w:rsidRPr="00242E3C">
              <w:t>406</w:t>
            </w:r>
            <w:r w:rsidR="002F6B0D" w:rsidRPr="00242E3C">
              <w:t>,</w:t>
            </w:r>
            <w:r w:rsidRPr="00242E3C">
              <w:t>18</w:t>
            </w:r>
          </w:p>
        </w:tc>
        <w:tc>
          <w:tcPr>
            <w:tcW w:w="1292" w:type="pct"/>
            <w:vAlign w:val="center"/>
            <w:hideMark/>
          </w:tcPr>
          <w:p w:rsidR="00F608C5" w:rsidRPr="00242E3C" w:rsidRDefault="00F608C5" w:rsidP="001E1FFB">
            <w:pPr>
              <w:pStyle w:val="Letratabla"/>
              <w:spacing w:line="240" w:lineRule="auto"/>
              <w:jc w:val="center"/>
            </w:pPr>
            <w:r w:rsidRPr="00242E3C">
              <w:t>- 4</w:t>
            </w:r>
            <w:r w:rsidR="002F6B0D" w:rsidRPr="00242E3C">
              <w:t>.</w:t>
            </w:r>
            <w:r w:rsidRPr="00242E3C">
              <w:t>126</w:t>
            </w:r>
            <w:r w:rsidR="002F6B0D" w:rsidRPr="00242E3C">
              <w:t>.</w:t>
            </w:r>
            <w:r w:rsidRPr="00242E3C">
              <w:t>918</w:t>
            </w:r>
            <w:r w:rsidR="002F6B0D" w:rsidRPr="00242E3C">
              <w:t>,</w:t>
            </w:r>
            <w:r w:rsidRPr="00242E3C">
              <w:t>93</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operativa</w:t>
            </w:r>
          </w:p>
        </w:tc>
        <w:tc>
          <w:tcPr>
            <w:tcW w:w="1040" w:type="pct"/>
            <w:vAlign w:val="center"/>
            <w:hideMark/>
          </w:tcPr>
          <w:p w:rsidR="00F608C5" w:rsidRPr="00242E3C" w:rsidRDefault="00F608C5" w:rsidP="001E1FFB">
            <w:pPr>
              <w:pStyle w:val="Letratabla"/>
              <w:spacing w:line="240" w:lineRule="auto"/>
              <w:jc w:val="center"/>
            </w:pPr>
            <w:r w:rsidRPr="00242E3C">
              <w:t>1</w:t>
            </w:r>
            <w:r w:rsidR="00635B7F" w:rsidRPr="00242E3C">
              <w:t>.</w:t>
            </w:r>
            <w:r w:rsidRPr="00242E3C">
              <w:t>947</w:t>
            </w:r>
            <w:r w:rsidR="00635B7F" w:rsidRPr="00242E3C">
              <w:t>.</w:t>
            </w:r>
            <w:r w:rsidRPr="00242E3C">
              <w:t>022</w:t>
            </w:r>
            <w:r w:rsidR="00635B7F" w:rsidRPr="00242E3C">
              <w:t>,</w:t>
            </w:r>
            <w:r w:rsidRPr="00242E3C">
              <w:t>30</w:t>
            </w:r>
          </w:p>
        </w:tc>
        <w:tc>
          <w:tcPr>
            <w:tcW w:w="1181" w:type="pct"/>
            <w:vAlign w:val="center"/>
            <w:hideMark/>
          </w:tcPr>
          <w:p w:rsidR="00F608C5" w:rsidRPr="00242E3C" w:rsidRDefault="00F608C5" w:rsidP="001E1FFB">
            <w:pPr>
              <w:pStyle w:val="Letratabla"/>
              <w:spacing w:line="240" w:lineRule="auto"/>
              <w:jc w:val="center"/>
            </w:pPr>
            <w:r w:rsidRPr="00242E3C">
              <w:t>2</w:t>
            </w:r>
            <w:r w:rsidR="002F6B0D" w:rsidRPr="00242E3C">
              <w:t>.</w:t>
            </w:r>
            <w:r w:rsidRPr="00242E3C">
              <w:t>461</w:t>
            </w:r>
            <w:r w:rsidR="002F6B0D" w:rsidRPr="00242E3C">
              <w:t>.</w:t>
            </w:r>
            <w:r w:rsidRPr="00242E3C">
              <w:t>758</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3</w:t>
            </w:r>
            <w:r w:rsidR="002F6B0D" w:rsidRPr="00242E3C">
              <w:t>.</w:t>
            </w:r>
            <w:r w:rsidRPr="00242E3C">
              <w:t>574</w:t>
            </w:r>
            <w:r w:rsidR="002F6B0D" w:rsidRPr="00242E3C">
              <w:t>.</w:t>
            </w:r>
            <w:r w:rsidRPr="00242E3C">
              <w:t>745</w:t>
            </w:r>
            <w:r w:rsidR="002F6B0D" w:rsidRPr="00242E3C">
              <w:t>,</w:t>
            </w:r>
            <w:r w:rsidRPr="00242E3C">
              <w:t>48</w:t>
            </w: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operativo (antes de impuestos)</w:t>
            </w:r>
          </w:p>
        </w:tc>
        <w:tc>
          <w:tcPr>
            <w:tcW w:w="1040" w:type="pct"/>
            <w:vAlign w:val="center"/>
            <w:hideMark/>
          </w:tcPr>
          <w:p w:rsidR="00F608C5" w:rsidRPr="00242E3C" w:rsidRDefault="00F608C5" w:rsidP="001E1FFB">
            <w:pPr>
              <w:pStyle w:val="Letratabla"/>
              <w:spacing w:line="240" w:lineRule="auto"/>
              <w:jc w:val="center"/>
            </w:pPr>
            <w:r w:rsidRPr="00242E3C">
              <w:t>31</w:t>
            </w:r>
            <w:r w:rsidR="00635B7F" w:rsidRPr="00242E3C">
              <w:t>,</w:t>
            </w:r>
            <w:r w:rsidRPr="00242E3C">
              <w:t>8%</w:t>
            </w:r>
          </w:p>
        </w:tc>
        <w:tc>
          <w:tcPr>
            <w:tcW w:w="1181" w:type="pct"/>
            <w:vAlign w:val="center"/>
            <w:hideMark/>
          </w:tcPr>
          <w:p w:rsidR="00F608C5" w:rsidRPr="00242E3C" w:rsidRDefault="00F608C5" w:rsidP="001E1FFB">
            <w:pPr>
              <w:pStyle w:val="Letratabla"/>
              <w:spacing w:line="240" w:lineRule="auto"/>
              <w:jc w:val="center"/>
            </w:pPr>
            <w:r w:rsidRPr="00242E3C">
              <w:t>34</w:t>
            </w:r>
            <w:r w:rsidR="002F6B0D" w:rsidRPr="00242E3C">
              <w:t>,</w:t>
            </w:r>
            <w:r w:rsidRPr="00242E3C">
              <w:t>1%</w:t>
            </w:r>
          </w:p>
        </w:tc>
        <w:tc>
          <w:tcPr>
            <w:tcW w:w="1292" w:type="pct"/>
            <w:vAlign w:val="center"/>
            <w:hideMark/>
          </w:tcPr>
          <w:p w:rsidR="00F608C5" w:rsidRPr="00242E3C" w:rsidRDefault="00F608C5" w:rsidP="001E1FFB">
            <w:pPr>
              <w:pStyle w:val="Letratabla"/>
              <w:spacing w:line="240" w:lineRule="auto"/>
              <w:jc w:val="center"/>
            </w:pPr>
            <w:r w:rsidRPr="00242E3C">
              <w:t>40</w:t>
            </w:r>
            <w:r w:rsidR="002F6B0D" w:rsidRPr="00242E3C">
              <w:t>,</w:t>
            </w:r>
            <w:r w:rsidRPr="00242E3C">
              <w:t>9%</w:t>
            </w:r>
          </w:p>
        </w:tc>
      </w:tr>
    </w:tbl>
    <w:p w:rsidR="00F608C5" w:rsidRPr="00242E3C" w:rsidRDefault="00F608C5" w:rsidP="002F6B0D">
      <w:pPr>
        <w:pStyle w:val="Nota"/>
        <w:ind w:left="426"/>
      </w:pPr>
      <w:r w:rsidRPr="00242E3C">
        <w:t>Fuente: Elaboración propia 2017.</w:t>
      </w:r>
    </w:p>
    <w:p w:rsidR="00910785" w:rsidRPr="00242E3C" w:rsidRDefault="00910785" w:rsidP="00F608C5">
      <w:pPr>
        <w:rPr>
          <w:lang w:eastAsia="en-US"/>
        </w:rPr>
        <w:sectPr w:rsidR="00910785" w:rsidRPr="00242E3C" w:rsidSect="002540C0">
          <w:pgSz w:w="16838" w:h="11906" w:orient="landscape" w:code="9"/>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778" w:name="_Ref478728050"/>
      <w:bookmarkStart w:id="779" w:name="_Toc491614640"/>
      <w:bookmarkStart w:id="780" w:name="_Ref478727423"/>
      <w:r w:rsidRPr="00242E3C">
        <w:lastRenderedPageBreak/>
        <w:t xml:space="preserve">Anexo </w:t>
      </w:r>
      <w:bookmarkEnd w:id="778"/>
      <w:r w:rsidR="00630D39" w:rsidRPr="00242E3C">
        <w:t>15</w:t>
      </w:r>
      <w:r w:rsidRPr="00242E3C">
        <w:t>. Balance general proyectado con estrategia</w:t>
      </w:r>
      <w:bookmarkEnd w:id="779"/>
    </w:p>
    <w:tbl>
      <w:tblPr>
        <w:tblStyle w:val="TablaTesisnormal"/>
        <w:tblW w:w="4950" w:type="pct"/>
        <w:jc w:val="center"/>
        <w:tblLook w:val="04A0" w:firstRow="1" w:lastRow="0" w:firstColumn="1" w:lastColumn="0" w:noHBand="0" w:noVBand="1"/>
      </w:tblPr>
      <w:tblGrid>
        <w:gridCol w:w="2010"/>
        <w:gridCol w:w="1103"/>
        <w:gridCol w:w="1107"/>
        <w:gridCol w:w="1103"/>
        <w:gridCol w:w="1105"/>
        <w:gridCol w:w="1103"/>
        <w:gridCol w:w="1101"/>
      </w:tblGrid>
      <w:tr w:rsidR="00A23878" w:rsidRPr="00242E3C" w:rsidTr="007B65E1">
        <w:trPr>
          <w:cnfStyle w:val="100000000000" w:firstRow="1" w:lastRow="0" w:firstColumn="0" w:lastColumn="0" w:oddVBand="0" w:evenVBand="0" w:oddHBand="0" w:evenHBand="0" w:firstRowFirstColumn="0" w:firstRowLastColumn="0" w:lastRowFirstColumn="0" w:lastRowLastColumn="0"/>
          <w:trHeight w:val="77"/>
          <w:jc w:val="center"/>
        </w:trPr>
        <w:tc>
          <w:tcPr>
            <w:tcW w:w="1164" w:type="pct"/>
            <w:hideMark/>
          </w:tcPr>
          <w:p w:rsidR="00A23878" w:rsidRPr="00242E3C" w:rsidRDefault="00A23878" w:rsidP="007B65E1">
            <w:pPr>
              <w:spacing w:line="240" w:lineRule="auto"/>
              <w:jc w:val="center"/>
              <w:rPr>
                <w:szCs w:val="18"/>
              </w:rPr>
            </w:pPr>
          </w:p>
        </w:tc>
        <w:tc>
          <w:tcPr>
            <w:tcW w:w="1280" w:type="pct"/>
            <w:gridSpan w:val="2"/>
            <w:hideMark/>
          </w:tcPr>
          <w:p w:rsidR="00A23878" w:rsidRPr="00242E3C" w:rsidRDefault="00A23878" w:rsidP="007B65E1">
            <w:pPr>
              <w:spacing w:line="240" w:lineRule="auto"/>
              <w:jc w:val="center"/>
              <w:rPr>
                <w:bCs/>
                <w:szCs w:val="18"/>
              </w:rPr>
            </w:pPr>
            <w:r w:rsidRPr="00242E3C">
              <w:rPr>
                <w:bCs/>
                <w:szCs w:val="18"/>
              </w:rPr>
              <w:t>2017</w:t>
            </w:r>
          </w:p>
        </w:tc>
        <w:tc>
          <w:tcPr>
            <w:tcW w:w="1279" w:type="pct"/>
            <w:gridSpan w:val="2"/>
            <w:hideMark/>
          </w:tcPr>
          <w:p w:rsidR="00A23878" w:rsidRPr="00242E3C" w:rsidRDefault="00A23878" w:rsidP="007B65E1">
            <w:pPr>
              <w:spacing w:line="240" w:lineRule="auto"/>
              <w:jc w:val="center"/>
              <w:rPr>
                <w:bCs/>
                <w:szCs w:val="18"/>
              </w:rPr>
            </w:pPr>
            <w:r w:rsidRPr="00242E3C">
              <w:rPr>
                <w:bCs/>
                <w:szCs w:val="18"/>
              </w:rPr>
              <w:t>2018</w:t>
            </w:r>
          </w:p>
        </w:tc>
        <w:tc>
          <w:tcPr>
            <w:tcW w:w="1277" w:type="pct"/>
            <w:gridSpan w:val="2"/>
            <w:hideMark/>
          </w:tcPr>
          <w:p w:rsidR="00A23878" w:rsidRPr="00242E3C" w:rsidRDefault="00A23878" w:rsidP="007B65E1">
            <w:pPr>
              <w:spacing w:line="240" w:lineRule="auto"/>
              <w:jc w:val="center"/>
              <w:rPr>
                <w:bCs/>
                <w:szCs w:val="18"/>
              </w:rPr>
            </w:pPr>
            <w:r w:rsidRPr="00242E3C">
              <w:rPr>
                <w:bCs/>
                <w:szCs w:val="18"/>
              </w:rPr>
              <w:t>2019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b/>
                <w:bCs/>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r>
      <w:tr w:rsidR="00A23878" w:rsidRPr="00242E3C" w:rsidTr="007B65E1">
        <w:trPr>
          <w:trHeight w:val="77"/>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Caja y bancos TAA</w:t>
            </w:r>
          </w:p>
        </w:tc>
        <w:tc>
          <w:tcPr>
            <w:tcW w:w="639" w:type="pct"/>
            <w:vAlign w:val="center"/>
            <w:hideMark/>
          </w:tcPr>
          <w:p w:rsidR="00A23878" w:rsidRPr="00242E3C" w:rsidRDefault="00A23878" w:rsidP="007B65E1">
            <w:pPr>
              <w:spacing w:line="240" w:lineRule="auto"/>
              <w:jc w:val="center"/>
              <w:rPr>
                <w:szCs w:val="18"/>
              </w:rPr>
            </w:pPr>
            <w:r w:rsidRPr="00242E3C">
              <w:rPr>
                <w:szCs w:val="18"/>
              </w:rPr>
              <w:t>2.225.753,68</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2.346.651,35</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3.556.736,93</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cobrar</w:t>
            </w:r>
          </w:p>
        </w:tc>
        <w:tc>
          <w:tcPr>
            <w:tcW w:w="639" w:type="pct"/>
            <w:vAlign w:val="center"/>
            <w:hideMark/>
          </w:tcPr>
          <w:p w:rsidR="00A23878" w:rsidRPr="00242E3C" w:rsidRDefault="00A23878" w:rsidP="007B65E1">
            <w:pPr>
              <w:spacing w:line="240" w:lineRule="auto"/>
              <w:jc w:val="center"/>
              <w:rPr>
                <w:szCs w:val="18"/>
              </w:rPr>
            </w:pPr>
            <w:r w:rsidRPr="00242E3C">
              <w:rPr>
                <w:szCs w:val="18"/>
              </w:rPr>
              <w:t>457.086,00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776.671,38</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703.243,05</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Inventario de productos terminados</w:t>
            </w:r>
          </w:p>
        </w:tc>
        <w:tc>
          <w:tcPr>
            <w:tcW w:w="639" w:type="pct"/>
            <w:vAlign w:val="center"/>
            <w:hideMark/>
          </w:tcPr>
          <w:p w:rsidR="00A23878" w:rsidRPr="00242E3C" w:rsidRDefault="00A23878" w:rsidP="007B65E1">
            <w:pPr>
              <w:spacing w:line="240" w:lineRule="auto"/>
              <w:jc w:val="center"/>
              <w:rPr>
                <w:szCs w:val="18"/>
              </w:rPr>
            </w:pPr>
            <w:r w:rsidRPr="00242E3C">
              <w:rPr>
                <w:szCs w:val="18"/>
              </w:rPr>
              <w:t>320.000,00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430.000,00</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530.000,00</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gastos prepagados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Edificios y mejoras</w:t>
            </w:r>
          </w:p>
        </w:tc>
        <w:tc>
          <w:tcPr>
            <w:tcW w:w="639" w:type="pct"/>
            <w:vAlign w:val="center"/>
            <w:hideMark/>
          </w:tcPr>
          <w:p w:rsidR="00A23878" w:rsidRPr="00242E3C" w:rsidRDefault="00A23878" w:rsidP="007B65E1">
            <w:pPr>
              <w:spacing w:line="240" w:lineRule="auto"/>
              <w:jc w:val="center"/>
              <w:rPr>
                <w:szCs w:val="18"/>
              </w:rPr>
            </w:pPr>
            <w:r w:rsidRPr="00242E3C">
              <w:rPr>
                <w:szCs w:val="18"/>
              </w:rPr>
              <w:t>217.894,00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307.200,22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362.200,22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equipos</w:t>
            </w:r>
          </w:p>
        </w:tc>
        <w:tc>
          <w:tcPr>
            <w:tcW w:w="639" w:type="pct"/>
            <w:vAlign w:val="center"/>
            <w:hideMark/>
          </w:tcPr>
          <w:p w:rsidR="00A23878" w:rsidRPr="00242E3C" w:rsidRDefault="00A23878" w:rsidP="007B65E1">
            <w:pPr>
              <w:spacing w:line="240" w:lineRule="auto"/>
              <w:jc w:val="center"/>
              <w:rPr>
                <w:szCs w:val="18"/>
              </w:rPr>
            </w:pPr>
            <w:r w:rsidRPr="00242E3C">
              <w:rPr>
                <w:szCs w:val="18"/>
              </w:rPr>
              <w:t>914.922,22</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1.079.422,22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1.091.422,22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Edificios y mejoras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110.092,54</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121.766,91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134.664,16</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Otros equipos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598.350,88</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697.734,31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777.660,34</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intangibles</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1" w:type="pct"/>
            <w:vAlign w:val="center"/>
            <w:hideMark/>
          </w:tcPr>
          <w:p w:rsidR="00A23878" w:rsidRPr="00242E3C" w:rsidRDefault="00A23878" w:rsidP="007B65E1">
            <w:pPr>
              <w:spacing w:line="240" w:lineRule="auto"/>
              <w:jc w:val="center"/>
              <w:rPr>
                <w:szCs w:val="18"/>
              </w:rPr>
            </w:pPr>
            <w:r w:rsidRPr="00242E3C">
              <w:rPr>
                <w:szCs w:val="18"/>
              </w:rPr>
              <w:t>333.002,34</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0" w:type="pct"/>
            <w:vAlign w:val="center"/>
            <w:hideMark/>
          </w:tcPr>
          <w:p w:rsidR="00A23878" w:rsidRPr="00242E3C" w:rsidRDefault="00A23878" w:rsidP="007B65E1">
            <w:pPr>
              <w:spacing w:line="240" w:lineRule="auto"/>
              <w:jc w:val="center"/>
              <w:rPr>
                <w:szCs w:val="18"/>
              </w:rPr>
            </w:pPr>
            <w:r w:rsidRPr="00242E3C">
              <w:rPr>
                <w:szCs w:val="18"/>
              </w:rPr>
              <w:t>333.530,59</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38" w:type="pct"/>
            <w:vAlign w:val="center"/>
            <w:hideMark/>
          </w:tcPr>
          <w:p w:rsidR="00A23878" w:rsidRPr="00242E3C" w:rsidRDefault="00A23878" w:rsidP="007B65E1">
            <w:pPr>
              <w:spacing w:line="240" w:lineRule="auto"/>
              <w:jc w:val="center"/>
              <w:rPr>
                <w:szCs w:val="18"/>
              </w:rPr>
            </w:pPr>
            <w:r w:rsidRPr="00242E3C">
              <w:rPr>
                <w:szCs w:val="18"/>
              </w:rPr>
              <w:t>333.953,19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pagar</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59.387,45</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69.663,73</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82.583,85</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pasivos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Acciones o capital social</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300.000,00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Utilidades retenidas de periodos anteriores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1.123.444,00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1.291.135,00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1.375.639,00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 del ejercicio</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1.947.022,30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2.461.758,22</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3.574.745,48</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r>
    </w:tbl>
    <w:p w:rsidR="000A0C6E" w:rsidRPr="00242E3C" w:rsidRDefault="00F608C5" w:rsidP="005C24AE">
      <w:pPr>
        <w:pStyle w:val="Nota"/>
      </w:pPr>
      <w:r w:rsidRPr="00242E3C">
        <w:t>F</w:t>
      </w:r>
      <w:r w:rsidR="005C24AE" w:rsidRPr="00242E3C">
        <w:t>uente: Elaboración propia 2017.</w:t>
      </w:r>
    </w:p>
    <w:p w:rsidR="00910785" w:rsidRPr="00242E3C" w:rsidRDefault="00910785" w:rsidP="005C24AE">
      <w:pPr>
        <w:pStyle w:val="Nota"/>
      </w:pPr>
    </w:p>
    <w:p w:rsidR="00F608C5" w:rsidRPr="00242E3C" w:rsidRDefault="00F608C5" w:rsidP="00582BAE">
      <w:pPr>
        <w:pStyle w:val="Epgrafe"/>
        <w:outlineLvl w:val="0"/>
      </w:pPr>
      <w:bookmarkStart w:id="781" w:name="_Toc491614641"/>
      <w:r w:rsidRPr="00242E3C">
        <w:t xml:space="preserve">Anexo </w:t>
      </w:r>
      <w:bookmarkEnd w:id="780"/>
      <w:r w:rsidR="00630D39" w:rsidRPr="00242E3C">
        <w:t>16</w:t>
      </w:r>
      <w:r w:rsidRPr="00242E3C">
        <w:t>. Análisis ROA</w:t>
      </w:r>
      <w:bookmarkEnd w:id="781"/>
    </w:p>
    <w:tbl>
      <w:tblPr>
        <w:tblStyle w:val="TablaTesisnormal"/>
        <w:tblW w:w="4587" w:type="pct"/>
        <w:jc w:val="center"/>
        <w:tblLook w:val="04A0" w:firstRow="1" w:lastRow="0" w:firstColumn="1" w:lastColumn="0" w:noHBand="0" w:noVBand="1"/>
      </w:tblPr>
      <w:tblGrid>
        <w:gridCol w:w="2034"/>
        <w:gridCol w:w="1454"/>
        <w:gridCol w:w="1456"/>
        <w:gridCol w:w="1454"/>
        <w:gridCol w:w="1601"/>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1271" w:type="pct"/>
            <w:noWrap/>
            <w:hideMark/>
          </w:tcPr>
          <w:p w:rsidR="007B65E1" w:rsidRPr="00242E3C" w:rsidRDefault="007B65E1" w:rsidP="00590F86">
            <w:pPr>
              <w:spacing w:line="240" w:lineRule="auto"/>
              <w:jc w:val="center"/>
              <w:rPr>
                <w:szCs w:val="18"/>
              </w:rPr>
            </w:pPr>
          </w:p>
        </w:tc>
        <w:tc>
          <w:tcPr>
            <w:tcW w:w="909" w:type="pct"/>
            <w:noWrap/>
            <w:hideMark/>
          </w:tcPr>
          <w:p w:rsidR="007B65E1" w:rsidRPr="00242E3C" w:rsidRDefault="007B65E1" w:rsidP="00590F86">
            <w:pPr>
              <w:spacing w:line="240" w:lineRule="auto"/>
              <w:jc w:val="center"/>
              <w:rPr>
                <w:szCs w:val="18"/>
              </w:rPr>
            </w:pPr>
            <w:r w:rsidRPr="00242E3C">
              <w:rPr>
                <w:szCs w:val="18"/>
              </w:rPr>
              <w:t>2016 – S/</w:t>
            </w:r>
          </w:p>
        </w:tc>
        <w:tc>
          <w:tcPr>
            <w:tcW w:w="910" w:type="pct"/>
            <w:noWrap/>
            <w:hideMark/>
          </w:tcPr>
          <w:p w:rsidR="007B65E1" w:rsidRPr="00242E3C" w:rsidRDefault="007B65E1" w:rsidP="00590F86">
            <w:pPr>
              <w:spacing w:line="240" w:lineRule="auto"/>
              <w:jc w:val="center"/>
              <w:rPr>
                <w:szCs w:val="18"/>
              </w:rPr>
            </w:pPr>
            <w:r w:rsidRPr="00242E3C">
              <w:rPr>
                <w:szCs w:val="18"/>
              </w:rPr>
              <w:t>2017 – S/</w:t>
            </w:r>
          </w:p>
        </w:tc>
        <w:tc>
          <w:tcPr>
            <w:tcW w:w="909" w:type="pct"/>
            <w:noWrap/>
            <w:hideMark/>
          </w:tcPr>
          <w:p w:rsidR="007B65E1" w:rsidRPr="00242E3C" w:rsidRDefault="007B65E1" w:rsidP="00590F86">
            <w:pPr>
              <w:spacing w:line="240" w:lineRule="auto"/>
              <w:jc w:val="center"/>
              <w:rPr>
                <w:szCs w:val="18"/>
              </w:rPr>
            </w:pPr>
            <w:r w:rsidRPr="00242E3C">
              <w:rPr>
                <w:szCs w:val="18"/>
              </w:rPr>
              <w:t>2018 – S/</w:t>
            </w:r>
          </w:p>
        </w:tc>
        <w:tc>
          <w:tcPr>
            <w:tcW w:w="1001" w:type="pct"/>
            <w:noWrap/>
            <w:hideMark/>
          </w:tcPr>
          <w:p w:rsidR="007B65E1" w:rsidRPr="00242E3C" w:rsidRDefault="007B65E1" w:rsidP="00590F86">
            <w:pPr>
              <w:spacing w:line="240" w:lineRule="auto"/>
              <w:jc w:val="center"/>
              <w:rPr>
                <w:szCs w:val="18"/>
              </w:rPr>
            </w:pPr>
            <w:r w:rsidRPr="00242E3C">
              <w:rPr>
                <w:szCs w:val="18"/>
              </w:rPr>
              <w:t>2019 – S/</w:t>
            </w:r>
          </w:p>
        </w:tc>
      </w:tr>
      <w:tr w:rsidR="007B65E1" w:rsidRPr="00242E3C" w:rsidTr="00590F86">
        <w:trPr>
          <w:trHeight w:val="139"/>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Utilidad neta del ejercicio</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1.186.892,14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1.947.022,30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2.461.758,22</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3.574.745,48</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Total activos</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4.926.830,72</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4.471.299,50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5.275.588,76</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6.579.246,02</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ROA</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47%</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54%</w:t>
            </w:r>
          </w:p>
        </w:tc>
      </w:tr>
    </w:tbl>
    <w:p w:rsidR="00F608C5" w:rsidRPr="00242E3C" w:rsidRDefault="00F608C5" w:rsidP="000029F8">
      <w:pPr>
        <w:pStyle w:val="Nota"/>
        <w:ind w:left="284"/>
      </w:pPr>
      <w:r w:rsidRPr="00242E3C">
        <w:t>Fuente: Elaboración propia 2017.</w:t>
      </w:r>
    </w:p>
    <w:p w:rsidR="00910785" w:rsidRPr="00242E3C" w:rsidRDefault="00910785" w:rsidP="00D222BE">
      <w:pPr>
        <w:pStyle w:val="Nota"/>
      </w:pPr>
      <w:r w:rsidRPr="00242E3C">
        <w:br w:type="page"/>
      </w:r>
    </w:p>
    <w:p w:rsidR="00DD4832" w:rsidRPr="00242E3C" w:rsidRDefault="00DD4832" w:rsidP="00582BAE">
      <w:pPr>
        <w:pStyle w:val="Epgrafe"/>
        <w:outlineLvl w:val="0"/>
      </w:pPr>
      <w:bookmarkStart w:id="782" w:name="_Ref478728655"/>
      <w:bookmarkStart w:id="783" w:name="_Ref491183017"/>
      <w:bookmarkStart w:id="784" w:name="_Toc491614642"/>
      <w:r w:rsidRPr="00242E3C">
        <w:lastRenderedPageBreak/>
        <w:t xml:space="preserve">Anexo </w:t>
      </w:r>
      <w:bookmarkEnd w:id="782"/>
      <w:r w:rsidR="00630D39" w:rsidRPr="00242E3C">
        <w:t>17</w:t>
      </w:r>
      <w:r w:rsidRPr="00242E3C">
        <w:t xml:space="preserve">. Flujo de caja de Starkey Perú sin aplicar el </w:t>
      </w:r>
      <w:r w:rsidR="003C7A36" w:rsidRPr="00242E3C">
        <w:t>plan estratégico</w:t>
      </w:r>
      <w:bookmarkEnd w:id="783"/>
      <w:bookmarkEnd w:id="784"/>
    </w:p>
    <w:tbl>
      <w:tblPr>
        <w:tblStyle w:val="TablaTesisnormal"/>
        <w:tblW w:w="0" w:type="auto"/>
        <w:jc w:val="center"/>
        <w:tblLook w:val="04A0" w:firstRow="1" w:lastRow="0" w:firstColumn="1" w:lastColumn="0" w:noHBand="0" w:noVBand="1"/>
      </w:tblPr>
      <w:tblGrid>
        <w:gridCol w:w="3052"/>
        <w:gridCol w:w="1150"/>
        <w:gridCol w:w="1150"/>
        <w:gridCol w:w="1150"/>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0" w:type="auto"/>
            <w:hideMark/>
          </w:tcPr>
          <w:p w:rsidR="007B65E1" w:rsidRPr="00242E3C" w:rsidRDefault="007B65E1" w:rsidP="00590F86">
            <w:pPr>
              <w:pStyle w:val="Letratabla"/>
            </w:pPr>
            <w:r w:rsidRPr="00242E3C">
              <w:t> </w:t>
            </w:r>
          </w:p>
        </w:tc>
        <w:tc>
          <w:tcPr>
            <w:tcW w:w="0" w:type="auto"/>
            <w:hideMark/>
          </w:tcPr>
          <w:p w:rsidR="007B65E1" w:rsidRPr="00242E3C" w:rsidRDefault="007B65E1" w:rsidP="00590F86">
            <w:pPr>
              <w:pStyle w:val="Letratabla"/>
              <w:spacing w:line="240" w:lineRule="auto"/>
              <w:jc w:val="center"/>
            </w:pPr>
            <w:r w:rsidRPr="00242E3C">
              <w:rPr>
                <w:szCs w:val="18"/>
              </w:rPr>
              <w:t>2017 – S/</w:t>
            </w:r>
          </w:p>
        </w:tc>
        <w:tc>
          <w:tcPr>
            <w:tcW w:w="0" w:type="auto"/>
            <w:hideMark/>
          </w:tcPr>
          <w:p w:rsidR="007B65E1" w:rsidRPr="00242E3C" w:rsidRDefault="007B65E1" w:rsidP="00590F86">
            <w:pPr>
              <w:pStyle w:val="Letratabla"/>
              <w:spacing w:line="240" w:lineRule="auto"/>
              <w:jc w:val="center"/>
            </w:pPr>
            <w:r w:rsidRPr="00242E3C">
              <w:rPr>
                <w:szCs w:val="18"/>
              </w:rPr>
              <w:t>2018 – S/</w:t>
            </w:r>
          </w:p>
        </w:tc>
        <w:tc>
          <w:tcPr>
            <w:tcW w:w="0" w:type="auto"/>
            <w:hideMark/>
          </w:tcPr>
          <w:p w:rsidR="007B65E1" w:rsidRPr="00242E3C" w:rsidRDefault="007B65E1" w:rsidP="00590F86">
            <w:pPr>
              <w:pStyle w:val="Letratabla"/>
              <w:spacing w:line="240" w:lineRule="auto"/>
              <w:jc w:val="center"/>
            </w:pPr>
            <w:r w:rsidRPr="00242E3C">
              <w:rPr>
                <w:szCs w:val="18"/>
              </w:rPr>
              <w:t>2019 – S/</w:t>
            </w: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 xml:space="preserve">Ingresos </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inicial de caja</w:t>
            </w:r>
          </w:p>
        </w:tc>
        <w:tc>
          <w:tcPr>
            <w:tcW w:w="0" w:type="auto"/>
            <w:vAlign w:val="center"/>
            <w:hideMark/>
          </w:tcPr>
          <w:p w:rsidR="007B65E1" w:rsidRPr="00242E3C" w:rsidRDefault="007B65E1" w:rsidP="00590F86">
            <w:pPr>
              <w:pStyle w:val="Letratabla"/>
              <w:spacing w:line="240" w:lineRule="auto"/>
              <w:jc w:val="center"/>
            </w:pPr>
            <w:r w:rsidRPr="00242E3C">
              <w:t>2.985.499,68</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Cobranzas de ventas</w:t>
            </w:r>
          </w:p>
        </w:tc>
        <w:tc>
          <w:tcPr>
            <w:tcW w:w="0" w:type="auto"/>
            <w:vAlign w:val="center"/>
            <w:hideMark/>
          </w:tcPr>
          <w:p w:rsidR="007B65E1" w:rsidRPr="00242E3C" w:rsidRDefault="007B65E1" w:rsidP="00590F86">
            <w:pPr>
              <w:pStyle w:val="Letratabla"/>
              <w:spacing w:line="240" w:lineRule="auto"/>
              <w:jc w:val="center"/>
            </w:pPr>
            <w:r w:rsidRPr="00242E3C">
              <w:t>4.259.116,03</w:t>
            </w:r>
          </w:p>
        </w:tc>
        <w:tc>
          <w:tcPr>
            <w:tcW w:w="0" w:type="auto"/>
            <w:vAlign w:val="center"/>
            <w:hideMark/>
          </w:tcPr>
          <w:p w:rsidR="007B65E1" w:rsidRPr="00242E3C" w:rsidRDefault="007B65E1" w:rsidP="00590F86">
            <w:pPr>
              <w:pStyle w:val="Letratabla"/>
              <w:spacing w:line="240" w:lineRule="auto"/>
              <w:jc w:val="center"/>
            </w:pPr>
            <w:r w:rsidRPr="00242E3C">
              <w:t>4.845.585,91</w:t>
            </w:r>
          </w:p>
        </w:tc>
        <w:tc>
          <w:tcPr>
            <w:tcW w:w="0" w:type="auto"/>
            <w:vAlign w:val="center"/>
            <w:hideMark/>
          </w:tcPr>
          <w:p w:rsidR="007B65E1" w:rsidRPr="00242E3C" w:rsidRDefault="007B65E1" w:rsidP="00590F86">
            <w:pPr>
              <w:pStyle w:val="Letratabla"/>
              <w:spacing w:line="240" w:lineRule="auto"/>
              <w:jc w:val="center"/>
            </w:pPr>
            <w:r w:rsidRPr="00242E3C">
              <w:t>5.134.039,43</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TOTAL INGRESOS</w:t>
            </w:r>
          </w:p>
        </w:tc>
        <w:tc>
          <w:tcPr>
            <w:tcW w:w="0" w:type="auto"/>
            <w:vAlign w:val="center"/>
            <w:hideMark/>
          </w:tcPr>
          <w:p w:rsidR="007B65E1" w:rsidRPr="00242E3C" w:rsidRDefault="007B65E1" w:rsidP="00590F86">
            <w:pPr>
              <w:pStyle w:val="Letratabla"/>
              <w:spacing w:line="240" w:lineRule="auto"/>
              <w:jc w:val="center"/>
            </w:pPr>
            <w:r w:rsidRPr="00242E3C">
              <w:t>7.244.615,71</w:t>
            </w:r>
          </w:p>
        </w:tc>
        <w:tc>
          <w:tcPr>
            <w:tcW w:w="0" w:type="auto"/>
            <w:vAlign w:val="center"/>
            <w:hideMark/>
          </w:tcPr>
          <w:p w:rsidR="007B65E1" w:rsidRPr="00242E3C" w:rsidRDefault="007B65E1" w:rsidP="00590F86">
            <w:pPr>
              <w:pStyle w:val="Letratabla"/>
              <w:spacing w:line="240" w:lineRule="auto"/>
              <w:jc w:val="center"/>
            </w:pPr>
            <w:r w:rsidRPr="00242E3C">
              <w:t>8.490.288,72</w:t>
            </w:r>
          </w:p>
        </w:tc>
        <w:tc>
          <w:tcPr>
            <w:tcW w:w="0" w:type="auto"/>
            <w:vAlign w:val="center"/>
            <w:hideMark/>
          </w:tcPr>
          <w:p w:rsidR="007B65E1" w:rsidRPr="00242E3C" w:rsidRDefault="007B65E1" w:rsidP="00590F86">
            <w:pPr>
              <w:pStyle w:val="Letratabla"/>
              <w:spacing w:line="240" w:lineRule="auto"/>
              <w:jc w:val="center"/>
            </w:pPr>
            <w:r w:rsidRPr="00242E3C">
              <w:t>9.925.718,25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Egresos de operación:</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Costo de venta</w:t>
            </w:r>
          </w:p>
        </w:tc>
        <w:tc>
          <w:tcPr>
            <w:tcW w:w="0" w:type="auto"/>
            <w:vAlign w:val="center"/>
            <w:hideMark/>
          </w:tcPr>
          <w:p w:rsidR="007B65E1" w:rsidRPr="00242E3C" w:rsidRDefault="007B65E1" w:rsidP="00590F86">
            <w:pPr>
              <w:pStyle w:val="Letratabla"/>
              <w:spacing w:line="240" w:lineRule="auto"/>
              <w:jc w:val="center"/>
            </w:pPr>
            <w:r w:rsidRPr="00242E3C">
              <w:t>- 698.477,00</w:t>
            </w:r>
          </w:p>
        </w:tc>
        <w:tc>
          <w:tcPr>
            <w:tcW w:w="0" w:type="auto"/>
            <w:vAlign w:val="center"/>
            <w:hideMark/>
          </w:tcPr>
          <w:p w:rsidR="007B65E1" w:rsidRPr="00242E3C" w:rsidRDefault="007B65E1" w:rsidP="00590F86">
            <w:pPr>
              <w:pStyle w:val="Letratabla"/>
              <w:spacing w:line="240" w:lineRule="auto"/>
              <w:jc w:val="center"/>
            </w:pPr>
            <w:r w:rsidRPr="00242E3C">
              <w:t>- 680.428,00</w:t>
            </w:r>
          </w:p>
        </w:tc>
        <w:tc>
          <w:tcPr>
            <w:tcW w:w="0" w:type="auto"/>
            <w:vAlign w:val="center"/>
            <w:hideMark/>
          </w:tcPr>
          <w:p w:rsidR="007B65E1" w:rsidRPr="00242E3C" w:rsidRDefault="007B65E1" w:rsidP="00590F86">
            <w:pPr>
              <w:pStyle w:val="Letratabla"/>
              <w:spacing w:line="240" w:lineRule="auto"/>
              <w:jc w:val="center"/>
            </w:pPr>
            <w:r w:rsidRPr="00242E3C">
              <w:t>- 688.516,00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SG&amp;A</w:t>
            </w:r>
          </w:p>
        </w:tc>
        <w:tc>
          <w:tcPr>
            <w:tcW w:w="0" w:type="auto"/>
            <w:vAlign w:val="center"/>
            <w:hideMark/>
          </w:tcPr>
          <w:p w:rsidR="007B65E1" w:rsidRPr="00242E3C" w:rsidRDefault="007B65E1" w:rsidP="00590F86">
            <w:pPr>
              <w:pStyle w:val="Letratabla"/>
              <w:spacing w:line="240" w:lineRule="auto"/>
              <w:jc w:val="center"/>
            </w:pPr>
            <w:r w:rsidRPr="00242E3C">
              <w:t>- 2.918.650,00</w:t>
            </w:r>
          </w:p>
        </w:tc>
        <w:tc>
          <w:tcPr>
            <w:tcW w:w="0" w:type="auto"/>
            <w:vAlign w:val="center"/>
            <w:hideMark/>
          </w:tcPr>
          <w:p w:rsidR="007B65E1" w:rsidRPr="00242E3C" w:rsidRDefault="007B65E1" w:rsidP="00590F86">
            <w:pPr>
              <w:pStyle w:val="Letratabla"/>
              <w:spacing w:line="240" w:lineRule="auto"/>
              <w:jc w:val="center"/>
            </w:pPr>
            <w:r w:rsidRPr="00242E3C">
              <w:t>- 3.035.396,00</w:t>
            </w:r>
          </w:p>
        </w:tc>
        <w:tc>
          <w:tcPr>
            <w:tcW w:w="0" w:type="auto"/>
            <w:vAlign w:val="center"/>
            <w:hideMark/>
          </w:tcPr>
          <w:p w:rsidR="007B65E1" w:rsidRPr="00242E3C" w:rsidRDefault="007B65E1" w:rsidP="00590F86">
            <w:pPr>
              <w:pStyle w:val="Letratabla"/>
              <w:spacing w:line="240" w:lineRule="auto"/>
              <w:jc w:val="center"/>
            </w:pPr>
            <w:r w:rsidRPr="00242E3C">
              <w:t>- 3.187.165,80</w:t>
            </w:r>
          </w:p>
        </w:tc>
      </w:tr>
      <w:tr w:rsidR="007B65E1" w:rsidRPr="00242E3C" w:rsidTr="00590F86">
        <w:trPr>
          <w:trHeight w:val="215"/>
          <w:jc w:val="center"/>
        </w:trPr>
        <w:tc>
          <w:tcPr>
            <w:tcW w:w="0" w:type="auto"/>
            <w:vAlign w:val="center"/>
            <w:hideMark/>
          </w:tcPr>
          <w:p w:rsidR="007B65E1" w:rsidRPr="00242E3C" w:rsidRDefault="007B65E1" w:rsidP="00590F86">
            <w:pPr>
              <w:pStyle w:val="Letratabla"/>
              <w:spacing w:line="240" w:lineRule="auto"/>
            </w:pPr>
            <w:r w:rsidRPr="00242E3C">
              <w:t>TOTAL DE EGRESOS POR OPERACIÓN</w:t>
            </w:r>
          </w:p>
        </w:tc>
        <w:tc>
          <w:tcPr>
            <w:tcW w:w="0" w:type="auto"/>
            <w:vAlign w:val="center"/>
            <w:hideMark/>
          </w:tcPr>
          <w:p w:rsidR="007B65E1" w:rsidRPr="00242E3C" w:rsidRDefault="007B65E1" w:rsidP="00590F86">
            <w:pPr>
              <w:pStyle w:val="Letratabla"/>
              <w:spacing w:line="240" w:lineRule="auto"/>
              <w:jc w:val="center"/>
            </w:pPr>
            <w:r w:rsidRPr="00242E3C">
              <w:t>- 3.617.127,00</w:t>
            </w:r>
          </w:p>
        </w:tc>
        <w:tc>
          <w:tcPr>
            <w:tcW w:w="0" w:type="auto"/>
            <w:vAlign w:val="center"/>
            <w:hideMark/>
          </w:tcPr>
          <w:p w:rsidR="007B65E1" w:rsidRPr="00242E3C" w:rsidRDefault="007B65E1" w:rsidP="00590F86">
            <w:pPr>
              <w:pStyle w:val="Letratabla"/>
              <w:spacing w:line="240" w:lineRule="auto"/>
              <w:jc w:val="center"/>
            </w:pPr>
            <w:r w:rsidRPr="00242E3C">
              <w:t>- 3.715.824,00</w:t>
            </w:r>
          </w:p>
        </w:tc>
        <w:tc>
          <w:tcPr>
            <w:tcW w:w="0" w:type="auto"/>
            <w:vAlign w:val="center"/>
            <w:hideMark/>
          </w:tcPr>
          <w:p w:rsidR="007B65E1" w:rsidRPr="00242E3C" w:rsidRDefault="007B65E1" w:rsidP="00590F86">
            <w:pPr>
              <w:pStyle w:val="Letratabla"/>
              <w:spacing w:line="240" w:lineRule="auto"/>
              <w:jc w:val="center"/>
            </w:pPr>
            <w:r w:rsidRPr="00242E3C">
              <w:t>- 3.875.681,80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Gastos de capital</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Escudo fiscal</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FINAL</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c>
          <w:tcPr>
            <w:tcW w:w="0" w:type="auto"/>
            <w:vAlign w:val="center"/>
            <w:hideMark/>
          </w:tcPr>
          <w:p w:rsidR="007B65E1" w:rsidRPr="00242E3C" w:rsidRDefault="007B65E1" w:rsidP="00590F86">
            <w:pPr>
              <w:pStyle w:val="Letratabla"/>
              <w:spacing w:line="240" w:lineRule="auto"/>
              <w:jc w:val="center"/>
            </w:pPr>
            <w:r w:rsidRPr="00242E3C">
              <w:t>6.067.250,55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60"/>
          <w:jc w:val="center"/>
        </w:trPr>
        <w:tc>
          <w:tcPr>
            <w:tcW w:w="0" w:type="auto"/>
            <w:vAlign w:val="center"/>
            <w:hideMark/>
          </w:tcPr>
          <w:p w:rsidR="007B65E1" w:rsidRPr="00242E3C" w:rsidRDefault="007B65E1" w:rsidP="00590F86">
            <w:pPr>
              <w:pStyle w:val="Letratabla"/>
              <w:spacing w:line="240" w:lineRule="auto"/>
            </w:pPr>
            <w:r w:rsidRPr="00242E3C">
              <w:t>VAN</w:t>
            </w:r>
          </w:p>
        </w:tc>
        <w:tc>
          <w:tcPr>
            <w:tcW w:w="0" w:type="auto"/>
            <w:vAlign w:val="center"/>
            <w:hideMark/>
          </w:tcPr>
          <w:p w:rsidR="007B65E1" w:rsidRPr="00242E3C" w:rsidRDefault="007B65E1" w:rsidP="00590F86">
            <w:pPr>
              <w:pStyle w:val="Letratabla"/>
              <w:spacing w:line="240" w:lineRule="auto"/>
              <w:jc w:val="center"/>
            </w:pPr>
            <w:r w:rsidRPr="00242E3C">
              <w:t>12.174.844,53</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COK</w:t>
            </w:r>
          </w:p>
        </w:tc>
        <w:tc>
          <w:tcPr>
            <w:tcW w:w="0" w:type="auto"/>
            <w:vAlign w:val="center"/>
            <w:hideMark/>
          </w:tcPr>
          <w:p w:rsidR="007B65E1" w:rsidRPr="00242E3C" w:rsidRDefault="007B65E1" w:rsidP="00590F86">
            <w:pPr>
              <w:pStyle w:val="Letratabla"/>
              <w:spacing w:line="240" w:lineRule="auto"/>
              <w:jc w:val="center"/>
            </w:pPr>
            <w:r w:rsidRPr="00242E3C">
              <w:t>8,52%</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bl>
    <w:p w:rsidR="00DD4832" w:rsidRPr="00242E3C" w:rsidRDefault="00DD4832" w:rsidP="001B477B">
      <w:pPr>
        <w:pStyle w:val="Nota"/>
        <w:ind w:left="993"/>
      </w:pPr>
      <w:r w:rsidRPr="00242E3C">
        <w:t>Fuente: Elaboración propia 2017.</w:t>
      </w:r>
    </w:p>
    <w:p w:rsidR="00DD4832" w:rsidRPr="00242E3C" w:rsidRDefault="00DD4832" w:rsidP="00DD4832">
      <w:pPr>
        <w:pStyle w:val="Nota"/>
      </w:pPr>
    </w:p>
    <w:p w:rsidR="00DD4832" w:rsidRPr="00242E3C" w:rsidRDefault="00DD4832" w:rsidP="00582BAE">
      <w:pPr>
        <w:pStyle w:val="Epgrafe"/>
        <w:outlineLvl w:val="0"/>
      </w:pPr>
      <w:bookmarkStart w:id="785" w:name="_Ref491183419"/>
      <w:bookmarkStart w:id="786" w:name="_Toc491614643"/>
      <w:r w:rsidRPr="00242E3C">
        <w:t xml:space="preserve">Anexo </w:t>
      </w:r>
      <w:bookmarkEnd w:id="785"/>
      <w:r w:rsidR="00630D39" w:rsidRPr="00242E3C">
        <w:t>18</w:t>
      </w:r>
      <w:r w:rsidRPr="00242E3C">
        <w:t xml:space="preserve">. Evaluación de </w:t>
      </w:r>
      <w:r w:rsidR="00630D39" w:rsidRPr="00242E3C">
        <w:t xml:space="preserve">valor actual neto: aplicar el plan estratégico </w:t>
      </w:r>
      <w:r w:rsidR="00E40374" w:rsidRPr="00242E3C">
        <w:t>versus no aplicarlo</w:t>
      </w:r>
      <w:bookmarkEnd w:id="786"/>
    </w:p>
    <w:tbl>
      <w:tblPr>
        <w:tblStyle w:val="TablaTesisnormal"/>
        <w:tblW w:w="0" w:type="auto"/>
        <w:jc w:val="center"/>
        <w:tblLook w:val="04A0" w:firstRow="1" w:lastRow="0" w:firstColumn="1" w:lastColumn="0" w:noHBand="0" w:noVBand="1"/>
      </w:tblPr>
      <w:tblGrid>
        <w:gridCol w:w="2229"/>
        <w:gridCol w:w="1056"/>
        <w:gridCol w:w="1056"/>
        <w:gridCol w:w="1136"/>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240"/>
          <w:jc w:val="center"/>
        </w:trPr>
        <w:tc>
          <w:tcPr>
            <w:tcW w:w="0" w:type="auto"/>
            <w:hideMark/>
          </w:tcPr>
          <w:p w:rsidR="007B65E1" w:rsidRPr="00242E3C" w:rsidRDefault="007B65E1" w:rsidP="00590F86">
            <w:pPr>
              <w:spacing w:line="240" w:lineRule="auto"/>
              <w:jc w:val="center"/>
              <w:rPr>
                <w:color w:val="000000"/>
                <w:szCs w:val="18"/>
              </w:rPr>
            </w:pPr>
          </w:p>
        </w:tc>
        <w:tc>
          <w:tcPr>
            <w:tcW w:w="0" w:type="auto"/>
            <w:hideMark/>
          </w:tcPr>
          <w:p w:rsidR="007B65E1" w:rsidRPr="00242E3C" w:rsidRDefault="007B65E1" w:rsidP="00590F86">
            <w:pPr>
              <w:spacing w:line="240" w:lineRule="auto"/>
              <w:jc w:val="center"/>
              <w:rPr>
                <w:color w:val="000000"/>
                <w:szCs w:val="18"/>
              </w:rPr>
            </w:pPr>
            <w:r w:rsidRPr="00242E3C">
              <w:rPr>
                <w:szCs w:val="18"/>
              </w:rPr>
              <w:t>2017 – S/</w:t>
            </w:r>
          </w:p>
        </w:tc>
        <w:tc>
          <w:tcPr>
            <w:tcW w:w="0" w:type="auto"/>
            <w:hideMark/>
          </w:tcPr>
          <w:p w:rsidR="007B65E1" w:rsidRPr="00242E3C" w:rsidRDefault="007B65E1" w:rsidP="00590F86">
            <w:pPr>
              <w:spacing w:line="240" w:lineRule="auto"/>
              <w:jc w:val="center"/>
              <w:rPr>
                <w:color w:val="000000"/>
                <w:szCs w:val="18"/>
              </w:rPr>
            </w:pPr>
            <w:r w:rsidRPr="00242E3C">
              <w:rPr>
                <w:szCs w:val="18"/>
              </w:rPr>
              <w:t>2018 – S/</w:t>
            </w:r>
          </w:p>
        </w:tc>
        <w:tc>
          <w:tcPr>
            <w:tcW w:w="0" w:type="auto"/>
            <w:hideMark/>
          </w:tcPr>
          <w:p w:rsidR="007B65E1" w:rsidRPr="00242E3C" w:rsidRDefault="007B65E1" w:rsidP="00590F86">
            <w:pPr>
              <w:spacing w:line="240" w:lineRule="auto"/>
              <w:jc w:val="center"/>
              <w:rPr>
                <w:color w:val="000000"/>
                <w:szCs w:val="18"/>
              </w:rPr>
            </w:pPr>
            <w:r w:rsidRPr="00242E3C">
              <w:rPr>
                <w:szCs w:val="18"/>
              </w:rPr>
              <w:t>2019 – S/</w:t>
            </w:r>
          </w:p>
        </w:tc>
      </w:tr>
      <w:tr w:rsidR="007B65E1" w:rsidRPr="00242E3C" w:rsidTr="00590F86">
        <w:trPr>
          <w:trHeight w:val="368"/>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con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4.219.403,94</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6.532.831,83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10.107.124,45</w:t>
            </w:r>
          </w:p>
        </w:tc>
      </w:tr>
      <w:tr w:rsidR="007B65E1" w:rsidRPr="00242E3C" w:rsidTr="00590F86">
        <w:trPr>
          <w:trHeight w:val="173"/>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sin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3.644.702,81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4.791.678,82</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6.067.250,55</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Diferencia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574.701,13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1.741.153,01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4.039.873,90</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VAN</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5.169.168,95</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COK</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8,52%</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bl>
    <w:p w:rsidR="00613E96" w:rsidRDefault="00D93CB3" w:rsidP="00613E96">
      <w:pPr>
        <w:pStyle w:val="Nota"/>
        <w:ind w:left="1560"/>
      </w:pPr>
      <w:r w:rsidRPr="00242E3C">
        <w:t>Fuente: Elaboración propia 2017</w:t>
      </w:r>
    </w:p>
    <w:p w:rsidR="00613E96" w:rsidRDefault="00613E96" w:rsidP="00613E96">
      <w:pPr>
        <w:pStyle w:val="Nota"/>
        <w:ind w:left="1560"/>
      </w:pPr>
    </w:p>
    <w:p w:rsidR="00710F58" w:rsidRPr="00242E3C" w:rsidRDefault="00D93CB3" w:rsidP="009242D7">
      <w:pPr>
        <w:pStyle w:val="Nota"/>
        <w:ind w:left="1560"/>
        <w:sectPr w:rsidR="00710F58" w:rsidRPr="00242E3C" w:rsidSect="002540C0">
          <w:pgSz w:w="11906" w:h="16838" w:code="9"/>
          <w:pgMar w:top="1701" w:right="1418" w:bottom="1644" w:left="1985" w:header="709" w:footer="709" w:gutter="0"/>
          <w:cols w:space="708"/>
          <w:titlePg/>
          <w:docGrid w:linePitch="360"/>
        </w:sectPr>
      </w:pPr>
      <w:r w:rsidRPr="00242E3C">
        <w:t>.</w:t>
      </w:r>
    </w:p>
    <w:p w:rsidR="00864735" w:rsidRPr="00242E3C" w:rsidRDefault="00864735" w:rsidP="00582BAE">
      <w:pPr>
        <w:pStyle w:val="Epgrafe"/>
        <w:outlineLvl w:val="0"/>
      </w:pPr>
      <w:bookmarkStart w:id="787" w:name="_Ref478725841"/>
      <w:bookmarkStart w:id="788" w:name="_Toc491614644"/>
      <w:r w:rsidRPr="00242E3C">
        <w:lastRenderedPageBreak/>
        <w:t xml:space="preserve">Anexo </w:t>
      </w:r>
      <w:r>
        <w:t>19</w:t>
      </w:r>
      <w:r w:rsidRPr="00242E3C">
        <w:t xml:space="preserve">. </w:t>
      </w:r>
      <w:r w:rsidR="00A12785">
        <w:t>Detalle</w:t>
      </w:r>
      <w:r w:rsidR="00295D9F">
        <w:t xml:space="preserve"> de salarios</w:t>
      </w:r>
      <w:r w:rsidR="003D5F0D">
        <w:t xml:space="preserve"> aplicando plan e</w:t>
      </w:r>
      <w:r>
        <w:t>str</w:t>
      </w:r>
      <w:r w:rsidR="00310D59">
        <w:t>átegico del 2017 al 2019</w:t>
      </w:r>
    </w:p>
    <w:tbl>
      <w:tblPr>
        <w:tblW w:w="13320" w:type="dxa"/>
        <w:tblInd w:w="55" w:type="dxa"/>
        <w:tblCellMar>
          <w:left w:w="70" w:type="dxa"/>
          <w:right w:w="70" w:type="dxa"/>
        </w:tblCellMar>
        <w:tblLook w:val="04A0" w:firstRow="1" w:lastRow="0" w:firstColumn="1" w:lastColumn="0" w:noHBand="0" w:noVBand="1"/>
      </w:tblPr>
      <w:tblGrid>
        <w:gridCol w:w="1920"/>
        <w:gridCol w:w="1360"/>
        <w:gridCol w:w="1220"/>
        <w:gridCol w:w="1220"/>
        <w:gridCol w:w="1452"/>
        <w:gridCol w:w="1174"/>
        <w:gridCol w:w="1174"/>
        <w:gridCol w:w="1452"/>
        <w:gridCol w:w="1174"/>
        <w:gridCol w:w="1174"/>
      </w:tblGrid>
      <w:tr w:rsidR="00864735" w:rsidRPr="00864735" w:rsidTr="00864735">
        <w:trPr>
          <w:trHeight w:val="22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38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2017</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2018</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2019</w:t>
            </w:r>
          </w:p>
        </w:tc>
      </w:tr>
      <w:tr w:rsidR="00864735" w:rsidRPr="00864735" w:rsidTr="00864735">
        <w:trPr>
          <w:trHeight w:val="85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1360" w:type="dxa"/>
            <w:tcBorders>
              <w:top w:val="nil"/>
              <w:left w:val="single" w:sz="4" w:space="0" w:color="auto"/>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220" w:type="dxa"/>
            <w:tcBorders>
              <w:top w:val="nil"/>
              <w:left w:val="nil"/>
              <w:bottom w:val="nil"/>
              <w:right w:val="single" w:sz="4" w:space="0" w:color="auto"/>
            </w:tcBorders>
            <w:shd w:val="clear" w:color="auto" w:fill="auto"/>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220"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Comisiones</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Bonos </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r>
      <w:tr w:rsidR="00864735" w:rsidRPr="00864735" w:rsidTr="00864735">
        <w:trPr>
          <w:trHeight w:val="225"/>
        </w:trPr>
        <w:tc>
          <w:tcPr>
            <w:tcW w:w="19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Gerente General</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261,628.02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67,000.00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303,626.20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70,350.00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318,807.51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73,867.50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administración</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117,598.96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123,478.91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21,105.00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129,652.85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22,160.25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operaciones</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114,623.04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120,354.19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12,663.00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126,371.90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13,296.15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Tesorera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36,023.67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37,824.85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39,716.09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audiología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49,415.29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28,140.00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5</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6</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7</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8</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Dapa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50,903.25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2,926.60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4,020.00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ensamblaje</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44,507.54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46,732.92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49,069.56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13,334.86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3,350.00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1,675.00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i/>
                <w:iCs/>
                <w:color w:val="000000"/>
                <w:sz w:val="16"/>
                <w:szCs w:val="16"/>
              </w:rPr>
            </w:pPr>
            <w:r w:rsidRPr="00864735">
              <w:rPr>
                <w:i/>
                <w:iCs/>
                <w:color w:val="000000"/>
                <w:sz w:val="16"/>
                <w:szCs w:val="16"/>
              </w:rPr>
              <w:t>Key account manager</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57,649.73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13,869.00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60,788.89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15,255.90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TOTAL</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1,081,688.49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227,130.00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234,835.00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1,367,430.71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289,842.00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342,102.00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1,442,133.51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304,334.10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376,312.20 </w:t>
            </w:r>
          </w:p>
        </w:tc>
      </w:tr>
    </w:tbl>
    <w:p w:rsidR="00864735" w:rsidRDefault="00864735" w:rsidP="00864735">
      <w:pPr>
        <w:rPr>
          <w:lang w:eastAsia="en-US"/>
        </w:rPr>
      </w:pPr>
    </w:p>
    <w:p w:rsidR="00864735" w:rsidRDefault="00864735" w:rsidP="00864735">
      <w:pPr>
        <w:rPr>
          <w:lang w:eastAsia="en-US"/>
        </w:rPr>
      </w:pPr>
    </w:p>
    <w:p w:rsidR="00864735" w:rsidRDefault="00864735" w:rsidP="00864735">
      <w:pPr>
        <w:rPr>
          <w:lang w:eastAsia="en-US"/>
        </w:rPr>
        <w:sectPr w:rsidR="00864735" w:rsidSect="00864735">
          <w:pgSz w:w="16838" w:h="11906" w:orient="landscape" w:code="9"/>
          <w:pgMar w:top="1985" w:right="1701" w:bottom="1418" w:left="1644" w:header="709" w:footer="709" w:gutter="0"/>
          <w:cols w:space="708"/>
          <w:titlePg/>
          <w:docGrid w:linePitch="360"/>
        </w:sectPr>
      </w:pPr>
    </w:p>
    <w:p w:rsidR="00D222BE" w:rsidRPr="00242E3C" w:rsidRDefault="00D222BE" w:rsidP="00582BAE">
      <w:pPr>
        <w:pStyle w:val="Epgrafe"/>
        <w:outlineLvl w:val="0"/>
      </w:pPr>
      <w:r w:rsidRPr="00242E3C">
        <w:lastRenderedPageBreak/>
        <w:t xml:space="preserve">Anexo </w:t>
      </w:r>
      <w:bookmarkEnd w:id="787"/>
      <w:r w:rsidR="00864735">
        <w:t>20</w:t>
      </w:r>
      <w:r w:rsidRPr="00242E3C">
        <w:t>. Mapa estratégico de Starkey Perú</w:t>
      </w:r>
      <w:bookmarkEnd w:id="788"/>
    </w:p>
    <w:p w:rsidR="0004294E" w:rsidRPr="00242E3C" w:rsidRDefault="001A1CF0" w:rsidP="00630D39">
      <w:pPr>
        <w:jc w:val="center"/>
        <w:rPr>
          <w:lang w:eastAsia="en-US"/>
        </w:rPr>
      </w:pPr>
      <w:r>
        <w:rPr>
          <w:noProof/>
        </w:rPr>
        <w:drawing>
          <wp:inline distT="0" distB="0" distL="0" distR="0" wp14:anchorId="1697A293" wp14:editId="339F0C63">
            <wp:extent cx="5399405" cy="4550211"/>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399405" cy="4550211"/>
                    </a:xfrm>
                    <a:prstGeom prst="rect">
                      <a:avLst/>
                    </a:prstGeom>
                  </pic:spPr>
                </pic:pic>
              </a:graphicData>
            </a:graphic>
          </wp:inline>
        </w:drawing>
      </w:r>
    </w:p>
    <w:p w:rsidR="00D222BE" w:rsidRPr="00242E3C" w:rsidRDefault="00D222BE" w:rsidP="00D222BE">
      <w:pPr>
        <w:pStyle w:val="Nota"/>
      </w:pPr>
      <w:r w:rsidRPr="00242E3C">
        <w:t>Fuente: Kaplan y Norton (2009).</w:t>
      </w:r>
      <w:r w:rsidR="00093293" w:rsidRPr="00242E3C">
        <w:t xml:space="preserve"> Elaboración propia, 2017.</w:t>
      </w:r>
    </w:p>
    <w:p w:rsidR="00630D39" w:rsidRPr="00242E3C" w:rsidRDefault="00630D39" w:rsidP="00F67F65">
      <w:pPr>
        <w:rPr>
          <w:lang w:eastAsia="en-US"/>
        </w:rPr>
      </w:pPr>
      <w:r w:rsidRPr="00242E3C">
        <w:rPr>
          <w:lang w:eastAsia="en-US"/>
        </w:rPr>
        <w:br w:type="page"/>
      </w:r>
    </w:p>
    <w:p w:rsidR="00D222BE" w:rsidRPr="00242E3C" w:rsidRDefault="00630D39" w:rsidP="00582BAE">
      <w:pPr>
        <w:jc w:val="center"/>
        <w:outlineLvl w:val="0"/>
        <w:rPr>
          <w:b/>
          <w:lang w:eastAsia="en-US"/>
        </w:rPr>
      </w:pPr>
      <w:r w:rsidRPr="00242E3C">
        <w:rPr>
          <w:b/>
          <w:lang w:eastAsia="en-US"/>
        </w:rPr>
        <w:lastRenderedPageBreak/>
        <w:t>Nota biográfica</w:t>
      </w:r>
    </w:p>
    <w:p w:rsidR="007B65E1" w:rsidRPr="00242E3C" w:rsidRDefault="007B65E1" w:rsidP="00582BAE">
      <w:pPr>
        <w:pStyle w:val="01TEXTOULTIMO"/>
        <w:spacing w:after="0"/>
        <w:outlineLvl w:val="0"/>
        <w:rPr>
          <w:b/>
        </w:rPr>
      </w:pPr>
      <w:r w:rsidRPr="00242E3C">
        <w:rPr>
          <w:b/>
        </w:rPr>
        <w:t xml:space="preserve">Daniel </w:t>
      </w:r>
      <w:proofErr w:type="spellStart"/>
      <w:r w:rsidRPr="00242E3C">
        <w:rPr>
          <w:b/>
        </w:rPr>
        <w:t>Geray</w:t>
      </w:r>
      <w:proofErr w:type="spellEnd"/>
      <w:r w:rsidRPr="00242E3C">
        <w:rPr>
          <w:b/>
        </w:rPr>
        <w:t xml:space="preserve"> </w:t>
      </w:r>
      <w:proofErr w:type="spellStart"/>
      <w:r w:rsidRPr="00242E3C">
        <w:rPr>
          <w:b/>
        </w:rPr>
        <w:t>Montjoy</w:t>
      </w:r>
      <w:proofErr w:type="spellEnd"/>
      <w:r w:rsidRPr="00242E3C">
        <w:rPr>
          <w:b/>
        </w:rPr>
        <w:t xml:space="preserve"> Pita</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Nació en Chiclayo</w:t>
      </w:r>
      <w:r w:rsidR="00B8016C" w:rsidRPr="00242E3C">
        <w:t>, en 1980</w:t>
      </w:r>
      <w:r w:rsidRPr="00242E3C">
        <w:t xml:space="preserve">, es </w:t>
      </w:r>
      <w:r w:rsidR="00B8016C" w:rsidRPr="00242E3C">
        <w:t>ingeniero Industrial y de S</w:t>
      </w:r>
      <w:r w:rsidR="007D39A9" w:rsidRPr="00242E3C">
        <w:t xml:space="preserve">istemas </w:t>
      </w:r>
      <w:r w:rsidRPr="00242E3C">
        <w:t xml:space="preserve">por la Universidad de Piura y </w:t>
      </w:r>
      <w:r w:rsidR="00242E3C" w:rsidRPr="00242E3C">
        <w:t>m</w:t>
      </w:r>
      <w:r w:rsidRPr="00242E3C">
        <w:t xml:space="preserve">áster en Tecnologías de la Información en la especialidad de </w:t>
      </w:r>
      <w:r w:rsidR="003C2DD5" w:rsidRPr="00242E3C">
        <w:t>Ingeniería</w:t>
      </w:r>
      <w:r w:rsidRPr="00242E3C">
        <w:t xml:space="preserve"> de </w:t>
      </w:r>
      <w:r w:rsidRPr="00242E3C">
        <w:rPr>
          <w:i/>
        </w:rPr>
        <w:t>Software</w:t>
      </w:r>
      <w:r w:rsidRPr="00242E3C">
        <w:t xml:space="preserve"> por la Universidad Carlos III de Madrid. Cuenta con 12 años de experiencia en gestión de proyectos de </w:t>
      </w:r>
      <w:r w:rsidR="00242E3C" w:rsidRPr="00242E3C">
        <w:t xml:space="preserve">tecnologías de información </w:t>
      </w:r>
      <w:r w:rsidRPr="00242E3C">
        <w:t xml:space="preserve">para empresas del sector salud, académico, tributario y consultoría. Actualmente labora en el área de Desarrollo de </w:t>
      </w:r>
      <w:r w:rsidRPr="00242E3C">
        <w:rPr>
          <w:i/>
        </w:rPr>
        <w:t>Software</w:t>
      </w:r>
      <w:r w:rsidRPr="00242E3C">
        <w:t xml:space="preserve"> en Social Capital </w:t>
      </w:r>
      <w:proofErr w:type="spellStart"/>
      <w:r w:rsidRPr="00242E3C">
        <w:t>Group</w:t>
      </w:r>
      <w:proofErr w:type="spellEnd"/>
      <w:r w:rsidRPr="00242E3C">
        <w:t>.</w:t>
      </w:r>
    </w:p>
    <w:p w:rsidR="007B65E1" w:rsidRPr="00242E3C" w:rsidRDefault="007B65E1" w:rsidP="007B65E1">
      <w:pPr>
        <w:pStyle w:val="01TEXTOULTIMO"/>
        <w:spacing w:after="0"/>
      </w:pPr>
    </w:p>
    <w:p w:rsidR="007B65E1" w:rsidRPr="00242E3C" w:rsidRDefault="003C2DD5" w:rsidP="00582BAE">
      <w:pPr>
        <w:pStyle w:val="01TEXTOULTIMO"/>
        <w:spacing w:after="0"/>
        <w:outlineLvl w:val="0"/>
        <w:rPr>
          <w:b/>
        </w:rPr>
      </w:pPr>
      <w:r w:rsidRPr="00242E3C">
        <w:rPr>
          <w:b/>
        </w:rPr>
        <w:t>María</w:t>
      </w:r>
      <w:r w:rsidR="007B65E1" w:rsidRPr="00242E3C">
        <w:rPr>
          <w:b/>
        </w:rPr>
        <w:t xml:space="preserve"> Gracia Panduro Temple</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 xml:space="preserve">Nació en Lima, en 1986. Bachiller en Comunicación de la Universidad de Lima con especialización en Marketing en la Universidad </w:t>
      </w:r>
      <w:proofErr w:type="spellStart"/>
      <w:r w:rsidRPr="00242E3C">
        <w:t>Esan</w:t>
      </w:r>
      <w:proofErr w:type="spellEnd"/>
      <w:r w:rsidRPr="00242E3C">
        <w:t xml:space="preserve">. Cuenta con nueve años de experiencia laboral en las áreas de Publicidad, Marketing y Gestión Comercial. Durante su trayectoria profesional se ha desempeñado en la industria de Telecomunicaciones. Actualmente, labora como jefe del área de </w:t>
      </w:r>
      <w:proofErr w:type="spellStart"/>
      <w:r w:rsidRPr="00242E3C">
        <w:t>Roaming</w:t>
      </w:r>
      <w:proofErr w:type="spellEnd"/>
      <w:r w:rsidRPr="00242E3C">
        <w:t xml:space="preserve"> Internacional que pertenece al área comercial de Valor</w:t>
      </w:r>
      <w:r w:rsidR="007D39A9" w:rsidRPr="00242E3C">
        <w:t xml:space="preserve"> Agregado en la empresa Claro.</w:t>
      </w:r>
    </w:p>
    <w:p w:rsidR="007B65E1" w:rsidRPr="00242E3C" w:rsidRDefault="007B65E1" w:rsidP="007B65E1">
      <w:pPr>
        <w:pStyle w:val="01TEXTOULTIMO"/>
        <w:spacing w:after="0"/>
      </w:pPr>
    </w:p>
    <w:p w:rsidR="007B65E1" w:rsidRPr="00242E3C" w:rsidRDefault="007B65E1" w:rsidP="00582BAE">
      <w:pPr>
        <w:pStyle w:val="01TEXTOULTIMO"/>
        <w:spacing w:after="0"/>
        <w:outlineLvl w:val="0"/>
        <w:rPr>
          <w:b/>
        </w:rPr>
      </w:pPr>
      <w:r w:rsidRPr="00242E3C">
        <w:rPr>
          <w:b/>
        </w:rPr>
        <w:t>Javier Alexander Zegarra Beltrán</w:t>
      </w:r>
    </w:p>
    <w:p w:rsidR="007B65E1" w:rsidRPr="00242E3C" w:rsidRDefault="007B65E1" w:rsidP="007B65E1">
      <w:pPr>
        <w:pStyle w:val="01TEXTOULTIMO"/>
        <w:spacing w:after="0"/>
      </w:pPr>
    </w:p>
    <w:p w:rsidR="00AF110C" w:rsidRPr="007B65E1" w:rsidRDefault="007B65E1" w:rsidP="007B65E1">
      <w:pPr>
        <w:pStyle w:val="01TEXTOULTIMO"/>
        <w:spacing w:after="0"/>
        <w:rPr>
          <w:color w:val="FF0000"/>
          <w:lang w:eastAsia="en-US"/>
        </w:rPr>
      </w:pPr>
      <w:r w:rsidRPr="00242E3C">
        <w:t xml:space="preserve">Nació en Arequipa en 1981, es bachiller en </w:t>
      </w:r>
      <w:r w:rsidR="007D39A9" w:rsidRPr="00242E3C">
        <w:t xml:space="preserve">Ingeniería Industrial </w:t>
      </w:r>
      <w:r w:rsidRPr="00242E3C">
        <w:t xml:space="preserve">por la Universidad Nacional de San Agustín, profesional en marketing empresarial por el Instituto del Sur y cuenta con una especialidad en Marketing de </w:t>
      </w:r>
      <w:proofErr w:type="spellStart"/>
      <w:r w:rsidRPr="00242E3C">
        <w:t>Centrum</w:t>
      </w:r>
      <w:proofErr w:type="spellEnd"/>
      <w:r w:rsidRPr="00242E3C">
        <w:t xml:space="preserve"> de la PUCP. Posee experiencia profesional de más de diez años en las áreas de Marketing, Ventas y </w:t>
      </w:r>
      <w:r w:rsidR="003C2DD5" w:rsidRPr="00242E3C">
        <w:t>Gestión</w:t>
      </w:r>
      <w:r w:rsidRPr="00242E3C">
        <w:t xml:space="preserve"> Comercial. Desde hace dos años labora como </w:t>
      </w:r>
      <w:r w:rsidR="007D39A9" w:rsidRPr="00242E3C">
        <w:t xml:space="preserve">gerente general </w:t>
      </w:r>
      <w:r w:rsidRPr="00242E3C">
        <w:t>en Tecnología Auditiva Americana.</w:t>
      </w:r>
    </w:p>
    <w:sectPr w:rsidR="00AF110C" w:rsidRPr="007B65E1" w:rsidSect="00613E96">
      <w:pgSz w:w="11906" w:h="16838" w:code="9"/>
      <w:pgMar w:top="1644" w:right="1985"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732" w:rsidRDefault="006F7732" w:rsidP="00267C82">
      <w:r>
        <w:separator/>
      </w:r>
    </w:p>
  </w:endnote>
  <w:endnote w:type="continuationSeparator" w:id="0">
    <w:p w:rsidR="006F7732" w:rsidRDefault="006F7732" w:rsidP="00267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7F7" w:rsidRDefault="006447F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757840"/>
      <w:docPartObj>
        <w:docPartGallery w:val="Page Numbers (Bottom of Page)"/>
        <w:docPartUnique/>
      </w:docPartObj>
    </w:sdtPr>
    <w:sdtEndPr/>
    <w:sdtContent>
      <w:p w:rsidR="006447F7" w:rsidRDefault="006447F7">
        <w:pPr>
          <w:pStyle w:val="Piedepgina"/>
          <w:jc w:val="right"/>
        </w:pPr>
        <w:r>
          <w:fldChar w:fldCharType="begin"/>
        </w:r>
        <w:r>
          <w:instrText>PAGE   \* MERGEFORMAT</w:instrText>
        </w:r>
        <w:r>
          <w:fldChar w:fldCharType="separate"/>
        </w:r>
        <w:r w:rsidRPr="00953BAC">
          <w:rPr>
            <w:noProof/>
            <w:lang w:val="es-ES"/>
          </w:rPr>
          <w:t>ii</w:t>
        </w:r>
        <w:r>
          <w:fldChar w:fldCharType="end"/>
        </w:r>
      </w:p>
    </w:sdtContent>
  </w:sdt>
  <w:p w:rsidR="006447F7" w:rsidRDefault="006447F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7F7" w:rsidRDefault="006447F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779874"/>
      <w:docPartObj>
        <w:docPartGallery w:val="Page Numbers (Bottom of Page)"/>
        <w:docPartUnique/>
      </w:docPartObj>
    </w:sdtPr>
    <w:sdtEndPr>
      <w:rPr>
        <w:rFonts w:ascii="Times New Roman" w:hAnsi="Times New Roman" w:cs="Times New Roman"/>
        <w:sz w:val="18"/>
        <w:szCs w:val="18"/>
      </w:rPr>
    </w:sdtEndPr>
    <w:sdtContent>
      <w:p w:rsidR="006447F7" w:rsidRPr="00DF4465" w:rsidRDefault="006447F7">
        <w:pPr>
          <w:pStyle w:val="Piedepgina"/>
          <w:jc w:val="right"/>
          <w:rPr>
            <w:rFonts w:ascii="Times New Roman" w:hAnsi="Times New Roman" w:cs="Times New Roman"/>
            <w:sz w:val="18"/>
            <w:szCs w:val="18"/>
          </w:rPr>
        </w:pPr>
        <w:r w:rsidRPr="00DF4465">
          <w:rPr>
            <w:rFonts w:ascii="Times New Roman" w:hAnsi="Times New Roman" w:cs="Times New Roman"/>
            <w:sz w:val="18"/>
            <w:szCs w:val="18"/>
          </w:rPr>
          <w:fldChar w:fldCharType="begin"/>
        </w:r>
        <w:r w:rsidRPr="00DF4465">
          <w:rPr>
            <w:rFonts w:ascii="Times New Roman" w:hAnsi="Times New Roman" w:cs="Times New Roman"/>
            <w:sz w:val="18"/>
            <w:szCs w:val="18"/>
          </w:rPr>
          <w:instrText>PAGE   \* MERGEFORMAT</w:instrText>
        </w:r>
        <w:r w:rsidRPr="00DF4465">
          <w:rPr>
            <w:rFonts w:ascii="Times New Roman" w:hAnsi="Times New Roman" w:cs="Times New Roman"/>
            <w:sz w:val="18"/>
            <w:szCs w:val="18"/>
          </w:rPr>
          <w:fldChar w:fldCharType="separate"/>
        </w:r>
        <w:r w:rsidR="00C51883" w:rsidRPr="00C51883">
          <w:rPr>
            <w:rFonts w:ascii="Times New Roman" w:hAnsi="Times New Roman" w:cs="Times New Roman"/>
            <w:noProof/>
            <w:sz w:val="18"/>
            <w:szCs w:val="18"/>
            <w:lang w:val="es-ES"/>
          </w:rPr>
          <w:t>ix</w:t>
        </w:r>
        <w:r w:rsidRPr="00DF4465">
          <w:rPr>
            <w:rFonts w:ascii="Times New Roman" w:hAnsi="Times New Roman" w:cs="Times New Roman"/>
            <w:sz w:val="18"/>
            <w:szCs w:val="18"/>
          </w:rPr>
          <w:fldChar w:fldCharType="end"/>
        </w:r>
      </w:p>
    </w:sdtContent>
  </w:sdt>
  <w:p w:rsidR="006447F7" w:rsidRDefault="006447F7">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522944"/>
      <w:docPartObj>
        <w:docPartGallery w:val="Page Numbers (Bottom of Page)"/>
        <w:docPartUnique/>
      </w:docPartObj>
    </w:sdtPr>
    <w:sdtEndPr/>
    <w:sdtContent>
      <w:p w:rsidR="006447F7" w:rsidRDefault="006447F7">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Pr="00A855DA">
          <w:rPr>
            <w:rFonts w:ascii="Times New Roman" w:hAnsi="Times New Roman" w:cs="Times New Roman"/>
            <w:noProof/>
            <w:sz w:val="18"/>
            <w:szCs w:val="18"/>
            <w:lang w:val="es-ES"/>
          </w:rPr>
          <w:t>9</w:t>
        </w:r>
        <w:r w:rsidRPr="00A855DA">
          <w:rPr>
            <w:rFonts w:ascii="Times New Roman" w:hAnsi="Times New Roman" w:cs="Times New Roman"/>
            <w:sz w:val="18"/>
            <w:szCs w:val="18"/>
          </w:rPr>
          <w:fldChar w:fldCharType="end"/>
        </w:r>
      </w:p>
    </w:sdtContent>
  </w:sdt>
  <w:p w:rsidR="006447F7" w:rsidRDefault="006447F7">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95357"/>
      <w:docPartObj>
        <w:docPartGallery w:val="Page Numbers (Bottom of Page)"/>
        <w:docPartUnique/>
      </w:docPartObj>
    </w:sdtPr>
    <w:sdtEndPr/>
    <w:sdtContent>
      <w:p w:rsidR="006447F7" w:rsidRDefault="006447F7">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C51883" w:rsidRPr="00C51883">
          <w:rPr>
            <w:rFonts w:ascii="Times New Roman" w:hAnsi="Times New Roman" w:cs="Times New Roman"/>
            <w:noProof/>
            <w:sz w:val="18"/>
            <w:szCs w:val="18"/>
            <w:lang w:val="es-ES"/>
          </w:rPr>
          <w:t>78</w:t>
        </w:r>
        <w:r w:rsidRPr="00A855DA">
          <w:rPr>
            <w:rFonts w:ascii="Times New Roman" w:hAnsi="Times New Roman" w:cs="Times New Roman"/>
            <w:sz w:val="18"/>
            <w:szCs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102244"/>
      <w:docPartObj>
        <w:docPartGallery w:val="Page Numbers (Bottom of Page)"/>
        <w:docPartUnique/>
      </w:docPartObj>
    </w:sdtPr>
    <w:sdtEndPr/>
    <w:sdtContent>
      <w:p w:rsidR="006447F7" w:rsidRDefault="006447F7">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C51883" w:rsidRPr="00C51883">
          <w:rPr>
            <w:rFonts w:ascii="Times New Roman" w:hAnsi="Times New Roman" w:cs="Times New Roman"/>
            <w:noProof/>
            <w:sz w:val="18"/>
            <w:szCs w:val="18"/>
            <w:lang w:val="es-ES"/>
          </w:rPr>
          <w:t>17</w:t>
        </w:r>
        <w:r w:rsidRPr="00A855DA">
          <w:rPr>
            <w:rFonts w:ascii="Times New Roman" w:hAnsi="Times New Roman" w:cs="Times New Roman"/>
            <w:sz w:val="18"/>
            <w:szCs w:val="18"/>
          </w:rPr>
          <w:fldChar w:fldCharType="end"/>
        </w:r>
      </w:p>
    </w:sdtContent>
  </w:sdt>
  <w:p w:rsidR="006447F7" w:rsidRDefault="006447F7">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102891"/>
      <w:docPartObj>
        <w:docPartGallery w:val="Page Numbers (Bottom of Page)"/>
        <w:docPartUnique/>
      </w:docPartObj>
    </w:sdtPr>
    <w:sdtEndPr>
      <w:rPr>
        <w:rFonts w:ascii="Times New Roman" w:hAnsi="Times New Roman" w:cs="Times New Roman"/>
        <w:color w:val="000000" w:themeColor="text1"/>
        <w:sz w:val="18"/>
        <w:szCs w:val="18"/>
      </w:rPr>
    </w:sdtEndPr>
    <w:sdtContent>
      <w:p w:rsidR="006447F7" w:rsidRPr="00BE2A10" w:rsidRDefault="006447F7">
        <w:pPr>
          <w:pStyle w:val="Piedepgina"/>
          <w:jc w:val="right"/>
          <w:rPr>
            <w:color w:val="000000" w:themeColor="text1"/>
          </w:rPr>
        </w:pPr>
        <w:r w:rsidRPr="00FE48D6">
          <w:rPr>
            <w:rFonts w:ascii="Times New Roman" w:hAnsi="Times New Roman" w:cs="Times New Roman"/>
            <w:color w:val="000000" w:themeColor="text1"/>
            <w:sz w:val="18"/>
            <w:szCs w:val="18"/>
          </w:rPr>
          <w:fldChar w:fldCharType="begin"/>
        </w:r>
        <w:r w:rsidRPr="00FE48D6">
          <w:rPr>
            <w:rFonts w:ascii="Times New Roman" w:hAnsi="Times New Roman" w:cs="Times New Roman"/>
            <w:color w:val="000000" w:themeColor="text1"/>
            <w:sz w:val="18"/>
            <w:szCs w:val="18"/>
          </w:rPr>
          <w:instrText>PAGE   \* MERGEFORMAT</w:instrText>
        </w:r>
        <w:r w:rsidRPr="00FE48D6">
          <w:rPr>
            <w:rFonts w:ascii="Times New Roman" w:hAnsi="Times New Roman" w:cs="Times New Roman"/>
            <w:color w:val="000000" w:themeColor="text1"/>
            <w:sz w:val="18"/>
            <w:szCs w:val="18"/>
          </w:rPr>
          <w:fldChar w:fldCharType="separate"/>
        </w:r>
        <w:r w:rsidR="00C51883" w:rsidRPr="00C51883">
          <w:rPr>
            <w:rFonts w:ascii="Times New Roman" w:hAnsi="Times New Roman" w:cs="Times New Roman"/>
            <w:noProof/>
            <w:color w:val="000000" w:themeColor="text1"/>
            <w:sz w:val="18"/>
            <w:szCs w:val="18"/>
            <w:lang w:val="es-ES"/>
          </w:rPr>
          <w:t>77</w:t>
        </w:r>
        <w:r w:rsidRPr="00FE48D6">
          <w:rPr>
            <w:rFonts w:ascii="Times New Roman" w:hAnsi="Times New Roman" w:cs="Times New Roman"/>
            <w:color w:val="000000" w:themeColor="text1"/>
            <w:sz w:val="18"/>
            <w:szCs w:val="18"/>
          </w:rPr>
          <w:fldChar w:fldCharType="end"/>
        </w:r>
      </w:p>
    </w:sdtContent>
  </w:sdt>
  <w:p w:rsidR="006447F7" w:rsidRDefault="006447F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732" w:rsidRDefault="006F7732" w:rsidP="00267C82">
      <w:r>
        <w:separator/>
      </w:r>
    </w:p>
  </w:footnote>
  <w:footnote w:type="continuationSeparator" w:id="0">
    <w:p w:rsidR="006F7732" w:rsidRDefault="006F7732" w:rsidP="00267C82">
      <w:r>
        <w:continuationSeparator/>
      </w:r>
    </w:p>
  </w:footnote>
  <w:footnote w:id="1">
    <w:p w:rsidR="006447F7" w:rsidRDefault="006447F7" w:rsidP="00444F5D">
      <w:pPr>
        <w:pStyle w:val="Textonotapie"/>
        <w:spacing w:line="240" w:lineRule="auto"/>
      </w:pPr>
      <w:r>
        <w:rPr>
          <w:rStyle w:val="Refdenotaalpie"/>
        </w:rPr>
        <w:footnoteRef/>
      </w:r>
      <w:r>
        <w:t xml:space="preserve"> Datos obtenidos de fuente interna.</w:t>
      </w:r>
    </w:p>
  </w:footnote>
  <w:footnote w:id="2">
    <w:p w:rsidR="006447F7" w:rsidRDefault="006447F7" w:rsidP="00444F5D">
      <w:pPr>
        <w:pStyle w:val="Textonotapie"/>
        <w:spacing w:line="240" w:lineRule="auto"/>
      </w:pPr>
      <w:r>
        <w:rPr>
          <w:rStyle w:val="Refdenotaalpie"/>
        </w:rPr>
        <w:footnoteRef/>
      </w:r>
      <w:r>
        <w:t xml:space="preserve"> </w:t>
      </w:r>
      <w:r w:rsidRPr="00FE2537">
        <w:rPr>
          <w:rStyle w:val="NotaCar"/>
          <w:rFonts w:eastAsiaTheme="minorHAnsi"/>
        </w:rPr>
        <w:t>Sensación auditiva anormal que no está producida por un estímulo externo</w:t>
      </w:r>
      <w:r>
        <w:rPr>
          <w:rStyle w:val="NotaCar"/>
          <w:rFonts w:eastAsiaTheme="minorHAnsi"/>
        </w:rPr>
        <w:t xml:space="preserve"> (Real Academia Española).</w:t>
      </w:r>
    </w:p>
  </w:footnote>
  <w:footnote w:id="3">
    <w:p w:rsidR="006447F7" w:rsidRDefault="006447F7" w:rsidP="00C83D3C">
      <w:pPr>
        <w:pStyle w:val="Textonotapie"/>
        <w:spacing w:line="240" w:lineRule="auto"/>
      </w:pPr>
      <w:r>
        <w:rPr>
          <w:rStyle w:val="Refdenotaalpie"/>
        </w:rPr>
        <w:footnoteRef/>
      </w:r>
      <w:r>
        <w:t xml:space="preserve"> De los 130 escaños del Congreso Peruano, el partido de Pedro Pablo Kuczynski, Peruanos por el Cambio obtuvo 18, mientras que el partido de Keiko Fujimori, Fuerza Popular, obtuvo 73.</w:t>
      </w:r>
    </w:p>
  </w:footnote>
  <w:footnote w:id="4">
    <w:p w:rsidR="006447F7" w:rsidRDefault="006447F7" w:rsidP="00C83D3C">
      <w:pPr>
        <w:pStyle w:val="Textonotapie"/>
        <w:spacing w:line="240" w:lineRule="auto"/>
      </w:pPr>
      <w:r>
        <w:rPr>
          <w:rStyle w:val="Refdenotaalpie"/>
        </w:rPr>
        <w:footnoteRef/>
      </w:r>
      <w:r>
        <w:t xml:space="preserve"> En términos generales, el Perú ocupa el puesto 67 de 138 países. Donde nuestro peor pilar es el de innovación, puesto 119 seguido de instituciones, puesto 106. </w:t>
      </w:r>
    </w:p>
  </w:footnote>
  <w:footnote w:id="5">
    <w:p w:rsidR="006447F7" w:rsidRDefault="006447F7" w:rsidP="00C83D3C">
      <w:pPr>
        <w:pStyle w:val="Textonotapie"/>
        <w:spacing w:line="240" w:lineRule="auto"/>
      </w:pPr>
      <w:r>
        <w:rPr>
          <w:rStyle w:val="Refdenotaalpie"/>
        </w:rPr>
        <w:footnoteRef/>
      </w:r>
      <w:r>
        <w:t xml:space="preserve"> Las EPS son empresas que brindan servicios de seguridad social en salud privada a los trabajadores afiliados a ellas.</w:t>
      </w:r>
    </w:p>
  </w:footnote>
  <w:footnote w:id="6">
    <w:p w:rsidR="006447F7" w:rsidRDefault="006447F7">
      <w:pPr>
        <w:pStyle w:val="Textonotapie"/>
        <w:spacing w:line="240" w:lineRule="auto"/>
        <w:pPrChange w:id="38" w:author="Daniel Montjoy Pita" w:date="2017-10-09T12:47:00Z">
          <w:pPr>
            <w:pStyle w:val="Textonotapie"/>
          </w:pPr>
        </w:pPrChange>
      </w:pPr>
      <w:ins w:id="39" w:author="Daniel Montjoy Pita" w:date="2017-10-09T12:43:00Z">
        <w:r>
          <w:rPr>
            <w:rStyle w:val="Refdenotaalpie"/>
          </w:rPr>
          <w:footnoteRef/>
        </w:r>
        <w:r>
          <w:t xml:space="preserve"> </w:t>
        </w:r>
      </w:ins>
      <w:ins w:id="40" w:author="Daniel Montjoy Pita" w:date="2017-10-09T12:46:00Z">
        <w:r>
          <w:t xml:space="preserve">La informalidad laboral se refiere al establecimiento de relaciones de trabajo que no cumplen, total o </w:t>
        </w:r>
        <w:proofErr w:type="spellStart"/>
        <w:r>
          <w:t>parcialmente</w:t>
        </w:r>
        <w:proofErr w:type="gramStart"/>
        <w:r>
          <w:t>,las</w:t>
        </w:r>
        <w:proofErr w:type="spellEnd"/>
        <w:proofErr w:type="gramEnd"/>
        <w:r>
          <w:t xml:space="preserve"> regulaciones vigentes.</w:t>
        </w:r>
      </w:ins>
    </w:p>
  </w:footnote>
  <w:footnote w:id="7">
    <w:p w:rsidR="006447F7" w:rsidRDefault="006447F7" w:rsidP="009B43F7">
      <w:pPr>
        <w:pStyle w:val="Textonotapie"/>
        <w:spacing w:line="240" w:lineRule="auto"/>
        <w:rPr>
          <w:ins w:id="115" w:author="Daniel Montjoy Pita" w:date="2017-10-09T12:54:00Z"/>
        </w:rPr>
      </w:pPr>
      <w:ins w:id="116" w:author="Daniel Montjoy Pita" w:date="2017-10-09T12:54:00Z">
        <w:r>
          <w:rPr>
            <w:rStyle w:val="Refdenotaalpie"/>
          </w:rPr>
          <w:footnoteRef/>
        </w:r>
        <w:r>
          <w:t xml:space="preserve"> </w:t>
        </w:r>
        <w:r>
          <w:rPr>
            <w:lang w:eastAsia="es-PE"/>
          </w:rPr>
          <w:t>Una pérdida de audición</w:t>
        </w:r>
        <w:r w:rsidRPr="00267C82">
          <w:rPr>
            <w:lang w:eastAsia="es-PE"/>
          </w:rPr>
          <w:t xml:space="preserve"> mayor a 40 </w:t>
        </w:r>
        <w:r>
          <w:rPr>
            <w:lang w:eastAsia="es-PE"/>
          </w:rPr>
          <w:t>dB</w:t>
        </w:r>
        <w:r w:rsidRPr="00267C82">
          <w:rPr>
            <w:lang w:eastAsia="es-PE"/>
          </w:rPr>
          <w:t xml:space="preserve"> en el mejor oído.</w:t>
        </w:r>
      </w:ins>
    </w:p>
  </w:footnote>
  <w:footnote w:id="8">
    <w:p w:rsidR="006447F7" w:rsidRDefault="006447F7" w:rsidP="009B43F7">
      <w:pPr>
        <w:pStyle w:val="Textonotapie"/>
        <w:spacing w:line="240" w:lineRule="auto"/>
        <w:rPr>
          <w:ins w:id="117" w:author="Daniel Montjoy Pita" w:date="2017-10-09T12:54:00Z"/>
        </w:rPr>
      </w:pPr>
      <w:ins w:id="118" w:author="Daniel Montjoy Pita" w:date="2017-10-09T12:54:00Z">
        <w:r>
          <w:rPr>
            <w:rStyle w:val="Refdenotaalpie"/>
          </w:rPr>
          <w:footnoteRef/>
        </w:r>
        <w:r>
          <w:t xml:space="preserve"> </w:t>
        </w:r>
        <w:r>
          <w:rPr>
            <w:rFonts w:eastAsia="Times New Roman" w:cs="Times New Roman"/>
            <w:color w:val="000000"/>
            <w:lang w:eastAsia="es-PE"/>
          </w:rPr>
          <w:t xml:space="preserve">Generalmente, </w:t>
        </w:r>
        <w:r w:rsidRPr="00267C82">
          <w:rPr>
            <w:rFonts w:eastAsia="Times New Roman" w:cs="Times New Roman"/>
            <w:color w:val="000000"/>
            <w:lang w:eastAsia="es-PE"/>
          </w:rPr>
          <w:t>se debe</w:t>
        </w:r>
        <w:r>
          <w:rPr>
            <w:rFonts w:eastAsia="Times New Roman" w:cs="Times New Roman"/>
            <w:color w:val="000000"/>
            <w:lang w:eastAsia="es-PE"/>
          </w:rPr>
          <w:t>n</w:t>
        </w:r>
        <w:r w:rsidRPr="00267C82">
          <w:rPr>
            <w:rFonts w:eastAsia="Times New Roman" w:cs="Times New Roman"/>
            <w:color w:val="000000"/>
            <w:lang w:eastAsia="es-PE"/>
          </w:rPr>
          <w:t xml:space="preserve"> al deterioro de las c</w:t>
        </w:r>
        <w:r>
          <w:rPr>
            <w:rFonts w:eastAsia="Times New Roman" w:cs="Times New Roman"/>
            <w:color w:val="000000"/>
            <w:lang w:eastAsia="es-PE"/>
          </w:rPr>
          <w:t>é</w:t>
        </w:r>
        <w:r w:rsidRPr="00267C82">
          <w:rPr>
            <w:rFonts w:eastAsia="Times New Roman" w:cs="Times New Roman"/>
            <w:color w:val="000000"/>
            <w:lang w:eastAsia="es-PE"/>
          </w:rPr>
          <w:t>lula</w:t>
        </w:r>
        <w:r>
          <w:rPr>
            <w:rFonts w:eastAsia="Times New Roman" w:cs="Times New Roman"/>
            <w:color w:val="000000"/>
            <w:lang w:eastAsia="es-PE"/>
          </w:rPr>
          <w:t>s</w:t>
        </w:r>
        <w:r w:rsidRPr="00267C82">
          <w:rPr>
            <w:rFonts w:eastAsia="Times New Roman" w:cs="Times New Roman"/>
            <w:color w:val="000000"/>
            <w:lang w:eastAsia="es-PE"/>
          </w:rPr>
          <w:t xml:space="preserve"> sensoriales</w:t>
        </w:r>
        <w:r>
          <w:rPr>
            <w:rFonts w:eastAsia="Times New Roman" w:cs="Times New Roman"/>
            <w:color w:val="000000"/>
            <w:lang w:eastAsia="es-PE"/>
          </w:rPr>
          <w:t>.</w:t>
        </w:r>
      </w:ins>
    </w:p>
  </w:footnote>
  <w:footnote w:id="9">
    <w:p w:rsidR="006447F7" w:rsidDel="009B43F7" w:rsidRDefault="006447F7" w:rsidP="006273BD">
      <w:pPr>
        <w:pStyle w:val="Textonotapie"/>
        <w:spacing w:line="240" w:lineRule="auto"/>
        <w:rPr>
          <w:del w:id="179" w:author="Daniel Montjoy Pita" w:date="2017-10-09T12:54:00Z"/>
        </w:rPr>
      </w:pPr>
      <w:del w:id="180" w:author="Daniel Montjoy Pita" w:date="2017-10-09T12:54:00Z">
        <w:r w:rsidDel="009B43F7">
          <w:rPr>
            <w:rStyle w:val="Refdenotaalpie"/>
          </w:rPr>
          <w:footnoteRef/>
        </w:r>
        <w:r w:rsidDel="009B43F7">
          <w:delText xml:space="preserve"> </w:delText>
        </w:r>
        <w:r w:rsidDel="009B43F7">
          <w:rPr>
            <w:lang w:eastAsia="es-PE"/>
          </w:rPr>
          <w:delText>Una pérdida de audición</w:delText>
        </w:r>
        <w:r w:rsidRPr="00267C82" w:rsidDel="009B43F7">
          <w:rPr>
            <w:lang w:eastAsia="es-PE"/>
          </w:rPr>
          <w:delText xml:space="preserve"> mayor a 40 </w:delText>
        </w:r>
        <w:r w:rsidDel="009B43F7">
          <w:rPr>
            <w:lang w:eastAsia="es-PE"/>
          </w:rPr>
          <w:delText>dB</w:delText>
        </w:r>
        <w:r w:rsidRPr="00267C82" w:rsidDel="009B43F7">
          <w:rPr>
            <w:lang w:eastAsia="es-PE"/>
          </w:rPr>
          <w:delText xml:space="preserve"> en el mejor oído.</w:delText>
        </w:r>
      </w:del>
    </w:p>
  </w:footnote>
  <w:footnote w:id="10">
    <w:p w:rsidR="006447F7" w:rsidDel="009B43F7" w:rsidRDefault="006447F7" w:rsidP="006273BD">
      <w:pPr>
        <w:pStyle w:val="Textonotapie"/>
        <w:spacing w:line="240" w:lineRule="auto"/>
        <w:rPr>
          <w:del w:id="184" w:author="Daniel Montjoy Pita" w:date="2017-10-09T12:54:00Z"/>
        </w:rPr>
      </w:pPr>
      <w:del w:id="185" w:author="Daniel Montjoy Pita" w:date="2017-10-09T12:54:00Z">
        <w:r w:rsidDel="009B43F7">
          <w:rPr>
            <w:rStyle w:val="Refdenotaalpie"/>
          </w:rPr>
          <w:footnoteRef/>
        </w:r>
        <w:r w:rsidDel="009B43F7">
          <w:delText xml:space="preserve"> </w:delText>
        </w:r>
        <w:r w:rsidDel="009B43F7">
          <w:rPr>
            <w:rFonts w:eastAsia="Times New Roman" w:cs="Times New Roman"/>
            <w:color w:val="000000"/>
            <w:lang w:eastAsia="es-PE"/>
          </w:rPr>
          <w:delText xml:space="preserve">Generalmente, </w:delText>
        </w:r>
        <w:r w:rsidRPr="00267C82" w:rsidDel="009B43F7">
          <w:rPr>
            <w:rFonts w:eastAsia="Times New Roman" w:cs="Times New Roman"/>
            <w:color w:val="000000"/>
            <w:lang w:eastAsia="es-PE"/>
          </w:rPr>
          <w:delText>se debe</w:delText>
        </w:r>
        <w:r w:rsidDel="009B43F7">
          <w:rPr>
            <w:rFonts w:eastAsia="Times New Roman" w:cs="Times New Roman"/>
            <w:color w:val="000000"/>
            <w:lang w:eastAsia="es-PE"/>
          </w:rPr>
          <w:delText>n</w:delText>
        </w:r>
        <w:r w:rsidRPr="00267C82" w:rsidDel="009B43F7">
          <w:rPr>
            <w:rFonts w:eastAsia="Times New Roman" w:cs="Times New Roman"/>
            <w:color w:val="000000"/>
            <w:lang w:eastAsia="es-PE"/>
          </w:rPr>
          <w:delText xml:space="preserve"> al deterioro de las c</w:delText>
        </w:r>
        <w:r w:rsidDel="009B43F7">
          <w:rPr>
            <w:rFonts w:eastAsia="Times New Roman" w:cs="Times New Roman"/>
            <w:color w:val="000000"/>
            <w:lang w:eastAsia="es-PE"/>
          </w:rPr>
          <w:delText>é</w:delText>
        </w:r>
        <w:r w:rsidRPr="00267C82" w:rsidDel="009B43F7">
          <w:rPr>
            <w:rFonts w:eastAsia="Times New Roman" w:cs="Times New Roman"/>
            <w:color w:val="000000"/>
            <w:lang w:eastAsia="es-PE"/>
          </w:rPr>
          <w:delText>lula</w:delText>
        </w:r>
        <w:r w:rsidDel="009B43F7">
          <w:rPr>
            <w:rFonts w:eastAsia="Times New Roman" w:cs="Times New Roman"/>
            <w:color w:val="000000"/>
            <w:lang w:eastAsia="es-PE"/>
          </w:rPr>
          <w:delText>s</w:delText>
        </w:r>
        <w:r w:rsidRPr="00267C82" w:rsidDel="009B43F7">
          <w:rPr>
            <w:rFonts w:eastAsia="Times New Roman" w:cs="Times New Roman"/>
            <w:color w:val="000000"/>
            <w:lang w:eastAsia="es-PE"/>
          </w:rPr>
          <w:delText xml:space="preserve"> sensoriales</w:delText>
        </w:r>
        <w:r w:rsidDel="009B43F7">
          <w:rPr>
            <w:rFonts w:eastAsia="Times New Roman" w:cs="Times New Roman"/>
            <w:color w:val="000000"/>
            <w:lang w:eastAsia="es-PE"/>
          </w:rPr>
          <w:delText>.</w:delText>
        </w:r>
      </w:del>
    </w:p>
  </w:footnote>
  <w:footnote w:id="11">
    <w:p w:rsidR="006447F7" w:rsidRPr="008B235A" w:rsidRDefault="006447F7" w:rsidP="00156F6F">
      <w:pPr>
        <w:spacing w:line="240" w:lineRule="auto"/>
        <w:rPr>
          <w:color w:val="000000"/>
          <w:sz w:val="18"/>
        </w:rPr>
      </w:pPr>
      <w:r w:rsidRPr="00D64DCF">
        <w:rPr>
          <w:rStyle w:val="NotaCar"/>
        </w:rPr>
        <w:footnoteRef/>
      </w:r>
      <w:r w:rsidRPr="00D64DCF">
        <w:rPr>
          <w:rStyle w:val="NotaCar"/>
        </w:rPr>
        <w:t xml:space="preserve"> </w:t>
      </w:r>
      <w:r>
        <w:rPr>
          <w:rStyle w:val="NotaCar"/>
        </w:rPr>
        <w:t>En la Alianza del Pacífico el</w:t>
      </w:r>
      <w:r w:rsidRPr="00D64DCF">
        <w:rPr>
          <w:rStyle w:val="NotaCar"/>
        </w:rPr>
        <w:t xml:space="preserve"> 92% de las partid</w:t>
      </w:r>
      <w:r>
        <w:rPr>
          <w:rStyle w:val="NotaCar"/>
        </w:rPr>
        <w:t>as arancelarias son libres del pago de aranceles.</w:t>
      </w:r>
    </w:p>
  </w:footnote>
  <w:footnote w:id="12">
    <w:p w:rsidR="006447F7" w:rsidRDefault="006447F7" w:rsidP="008B235A">
      <w:pPr>
        <w:pStyle w:val="Nota"/>
      </w:pPr>
      <w:r>
        <w:rPr>
          <w:rStyle w:val="Refdenotaalpie"/>
        </w:rPr>
        <w:footnoteRef/>
      </w:r>
      <w:r>
        <w:t xml:space="preserve"> La importación se realiza con la partida audífonos, excepto sus partes y accesorios, con código 9021.40.00.00</w:t>
      </w:r>
    </w:p>
  </w:footnote>
  <w:footnote w:id="13">
    <w:p w:rsidR="006447F7" w:rsidRDefault="006447F7" w:rsidP="008D31C8">
      <w:pPr>
        <w:pStyle w:val="Textonotapie"/>
        <w:spacing w:line="240" w:lineRule="auto"/>
      </w:pPr>
      <w:r>
        <w:rPr>
          <w:rStyle w:val="Refdenotaalpie"/>
        </w:rPr>
        <w:footnoteRef/>
      </w:r>
      <w:r>
        <w:t xml:space="preserve"> Los equipos especializados requeridos se pueden adquirir en el Perú y se debe contar con, al menos a) un timpanómetro (costo aproximado de USD 9.000); b) una cabina audiométrica (costo aproximado de USD 6.000); c) un audiómetro (costo aproximado de USD 5.000), y d) un video otoscopio (costo aproximado de USD 3.500).</w:t>
      </w:r>
    </w:p>
  </w:footnote>
  <w:footnote w:id="14">
    <w:p w:rsidR="006447F7" w:rsidRDefault="006447F7" w:rsidP="008D31C8">
      <w:pPr>
        <w:pStyle w:val="Textonotapie"/>
        <w:spacing w:line="240" w:lineRule="auto"/>
      </w:pPr>
      <w:r>
        <w:rPr>
          <w:rStyle w:val="Refdenotaalpie"/>
        </w:rPr>
        <w:footnoteRef/>
      </w:r>
      <w:r>
        <w:t xml:space="preserve"> La DIGEMID </w:t>
      </w:r>
      <w:r w:rsidRPr="0091304D">
        <w:t>es un órgano de línea del Ministerio de Salud</w:t>
      </w:r>
      <w:r>
        <w:t xml:space="preserve"> que tiene como función n</w:t>
      </w:r>
      <w:r w:rsidRPr="0091304D">
        <w:t>ormar, vigilar, controlar y evaluar los procesos relacionados con el funcionamiento de los establecimientos farmacéuticos públicos y privados. Certificar y monitorear el cumplimiento de las BPM y BPA a nivel nacional</w:t>
      </w:r>
      <w:r>
        <w:t>. (DIGEMIT, SF).</w:t>
      </w:r>
    </w:p>
  </w:footnote>
  <w:footnote w:id="15">
    <w:p w:rsidR="006447F7" w:rsidRDefault="006447F7" w:rsidP="00495F22">
      <w:pPr>
        <w:pStyle w:val="Textonotapie"/>
        <w:spacing w:line="240" w:lineRule="auto"/>
      </w:pPr>
      <w:r>
        <w:rPr>
          <w:rStyle w:val="Refdenotaalpie"/>
        </w:rPr>
        <w:footnoteRef/>
      </w:r>
      <w:r>
        <w:t xml:space="preserve"> La matriz PEYEA utiliza dos dimensiones internas: la fuerza financiera (FF) y la ventaja competitiva (VC) y dos dimensiones externas: la estabilidad del entorno (EE) y la fuerza de la industria (FI).</w:t>
      </w:r>
    </w:p>
  </w:footnote>
  <w:footnote w:id="16">
    <w:p w:rsidR="006447F7" w:rsidRDefault="006447F7" w:rsidP="00602A7A">
      <w:pPr>
        <w:pStyle w:val="Textonotapie"/>
        <w:spacing w:line="240" w:lineRule="auto"/>
      </w:pPr>
      <w:r>
        <w:rPr>
          <w:rStyle w:val="Refdenotaalpie"/>
        </w:rPr>
        <w:footnoteRef/>
      </w:r>
      <w:r>
        <w:t xml:space="preserve"> </w:t>
      </w:r>
      <w:r w:rsidRPr="0072197A">
        <w:t xml:space="preserve">Zona 6 Lima (Jesús María, Lince, Pueblo Libre, Magdalena, San Miguel) y Zona </w:t>
      </w:r>
      <w:r>
        <w:t>7</w:t>
      </w:r>
      <w:r w:rsidRPr="0072197A">
        <w:t xml:space="preserve"> Lima (</w:t>
      </w:r>
      <w:r>
        <w:t>Miraflores, San Isidro, San Bora, Surco, La Molina</w:t>
      </w:r>
      <w:r w:rsidRPr="0072197A">
        <w:t>) de acuerdo a Asociación Peruana de Empresas de Investigación de Mercados (2016)</w:t>
      </w:r>
      <w:r>
        <w:t>.</w:t>
      </w:r>
    </w:p>
  </w:footnote>
  <w:footnote w:id="17">
    <w:p w:rsidR="006447F7" w:rsidRPr="00066E68" w:rsidRDefault="006447F7" w:rsidP="008549A7">
      <w:pPr>
        <w:pStyle w:val="Textonotapie"/>
        <w:spacing w:line="240" w:lineRule="auto"/>
      </w:pPr>
      <w:r>
        <w:rPr>
          <w:rStyle w:val="Refdenotaalpie"/>
        </w:rPr>
        <w:footnoteRef/>
      </w:r>
      <w:r>
        <w:t xml:space="preserve"> Costos logísticos son el valor de flete, </w:t>
      </w:r>
      <w:r w:rsidRPr="00CB5322">
        <w:rPr>
          <w:i/>
        </w:rPr>
        <w:t>ad-valoren</w:t>
      </w:r>
      <w:r>
        <w:t xml:space="preserve">, desaduanaje y costos de almacenamiento en instalaciones del agente aduanero. Se considera la eliminación del </w:t>
      </w:r>
      <w:r w:rsidRPr="00CB5322">
        <w:rPr>
          <w:i/>
        </w:rPr>
        <w:t>ad-valoren</w:t>
      </w:r>
      <w:r>
        <w:t xml:space="preserve"> a partir de la normativa vigente de la Alianza del Pacífico, debido a que se importa de la planta de Matamoros en México. Asimismo, reducción de tarifas de flete, ya que la matriz se encarga de negociar tarifas globales para todas sus subsidiarias.</w:t>
      </w:r>
    </w:p>
  </w:footnote>
  <w:footnote w:id="18">
    <w:p w:rsidR="006447F7" w:rsidRPr="002C026B" w:rsidRDefault="006447F7" w:rsidP="008549A7">
      <w:pPr>
        <w:pStyle w:val="Textonotapie"/>
        <w:spacing w:line="240" w:lineRule="auto"/>
        <w:rPr>
          <w:lang w:val="es-ES_tradnl"/>
        </w:rPr>
      </w:pPr>
      <w:r>
        <w:rPr>
          <w:rStyle w:val="Refdenotaalpie"/>
        </w:rPr>
        <w:footnoteRef/>
      </w:r>
      <w:r>
        <w:t xml:space="preserve"> </w:t>
      </w:r>
      <w:r w:rsidRPr="002C026B">
        <w:t xml:space="preserve">CIP – </w:t>
      </w:r>
      <w:r w:rsidRPr="002C026B">
        <w:rPr>
          <w:i/>
        </w:rPr>
        <w:t>Carriage and Insurance Paid To</w:t>
      </w:r>
      <w:r w:rsidRPr="002C026B">
        <w:t xml:space="preserve"> (</w:t>
      </w:r>
      <w:r>
        <w:t>t</w:t>
      </w:r>
      <w:r w:rsidRPr="002C026B">
        <w:t>ransporte y seguro pagado hasta, lugar de destino convenido)</w:t>
      </w:r>
      <w:r>
        <w:t>.</w:t>
      </w:r>
    </w:p>
  </w:footnote>
  <w:footnote w:id="19">
    <w:p w:rsidR="006447F7" w:rsidRDefault="006447F7" w:rsidP="0059487D">
      <w:pPr>
        <w:pStyle w:val="Textonotapie"/>
        <w:spacing w:line="240" w:lineRule="auto"/>
      </w:pPr>
      <w:r>
        <w:rPr>
          <w:rStyle w:val="Refdenotaalpie"/>
        </w:rPr>
        <w:footnoteRef/>
      </w:r>
      <w:r>
        <w:t xml:space="preserve"> Rendición de cuentas, transparencia, comportamiento ético, respeto a los intereses de las partes interesadas, respeto al principio de legalidad, respeto a la normativa internacional de comportamiento y respeto a los derechos humanos.</w:t>
      </w:r>
    </w:p>
  </w:footnote>
  <w:footnote w:id="20">
    <w:p w:rsidR="006447F7" w:rsidRDefault="006447F7" w:rsidP="00D3417E">
      <w:pPr>
        <w:pStyle w:val="Textonotapie"/>
        <w:spacing w:line="240" w:lineRule="auto"/>
      </w:pPr>
      <w:r>
        <w:rPr>
          <w:rStyle w:val="Refdenotaalpie"/>
        </w:rPr>
        <w:footnoteRef/>
      </w:r>
      <w:r>
        <w:t xml:space="preserve"> </w:t>
      </w:r>
      <w:r>
        <w:rPr>
          <w:color w:val="000000" w:themeColor="text1"/>
        </w:rPr>
        <w:t>Según Tom (2006) la racionalidad de calcular el costo de oportunidad de capital utilizando el CAPM radica en considerar que la oportunidad de inversión que pierden los accionistas de nuestra empresa al confiarnos su dinero es la de invertir en el mercado de valores de empresas de riesgo semejantes.</w:t>
      </w:r>
    </w:p>
  </w:footnote>
  <w:footnote w:id="21">
    <w:p w:rsidR="006447F7" w:rsidRPr="00D3417E" w:rsidRDefault="006447F7" w:rsidP="00D3417E">
      <w:pPr>
        <w:spacing w:line="240" w:lineRule="auto"/>
        <w:rPr>
          <w:sz w:val="18"/>
          <w:szCs w:val="18"/>
          <w:lang w:eastAsia="en-US"/>
        </w:rPr>
      </w:pPr>
      <w:r w:rsidRPr="00D3417E">
        <w:rPr>
          <w:rStyle w:val="Refdenotaalpie"/>
          <w:sz w:val="18"/>
          <w:szCs w:val="18"/>
        </w:rPr>
        <w:footnoteRef/>
      </w:r>
      <w:r w:rsidRPr="00D3417E">
        <w:rPr>
          <w:sz w:val="18"/>
          <w:szCs w:val="18"/>
        </w:rPr>
        <w:t xml:space="preserve"> </w:t>
      </w:r>
      <w:r w:rsidRPr="00D3417E">
        <w:rPr>
          <w:rFonts w:eastAsiaTheme="minorHAnsi" w:cstheme="minorBidi"/>
          <w:color w:val="000000" w:themeColor="text1"/>
          <w:sz w:val="18"/>
          <w:szCs w:val="18"/>
          <w:lang w:eastAsia="en-US"/>
        </w:rPr>
        <w:t>Se considera beta desapalancada de la industria de Healthcare Products de acuerdo a Damoraran (2017a). El beta de la acción expresa el grado de riesgo sistemático, menor a 1 es una acción defensiva, mayor a 1 significa que el retorno de la acción fluctuará más ampliamente que el retorno de la cartera del mercado.</w:t>
      </w:r>
    </w:p>
  </w:footnote>
  <w:footnote w:id="22">
    <w:p w:rsidR="006447F7" w:rsidRPr="00D3417E" w:rsidRDefault="006447F7"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Los financiamientos de la implementación de los diferentes planes funciones son hechas con capital propio debido a políticas establecidas por Starkey Laboratories</w:t>
      </w:r>
      <w:r>
        <w:rPr>
          <w:color w:val="000000" w:themeColor="text1"/>
          <w:szCs w:val="18"/>
        </w:rPr>
        <w:t>.</w:t>
      </w:r>
    </w:p>
  </w:footnote>
  <w:footnote w:id="23">
    <w:p w:rsidR="006447F7" w:rsidRPr="00D3417E" w:rsidRDefault="006447F7" w:rsidP="00D3417E">
      <w:pPr>
        <w:pStyle w:val="Textonotapie"/>
        <w:spacing w:line="240" w:lineRule="auto"/>
        <w:rPr>
          <w:szCs w:val="18"/>
        </w:rPr>
      </w:pPr>
      <w:r w:rsidRPr="00D3417E">
        <w:rPr>
          <w:rStyle w:val="Refdenotaalpie"/>
          <w:szCs w:val="18"/>
        </w:rPr>
        <w:footnoteRef/>
      </w:r>
      <w:r w:rsidRPr="00D3417E">
        <w:rPr>
          <w:szCs w:val="18"/>
        </w:rPr>
        <w:t xml:space="preserve"> El financiamiento se hace con recursos propios.</w:t>
      </w:r>
    </w:p>
  </w:footnote>
  <w:footnote w:id="24">
    <w:p w:rsidR="006447F7" w:rsidRPr="00D3417E" w:rsidRDefault="006447F7"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tasa libre de riesgo (Rf) se calculado teniendo en cuenta el rendimiento de los bonos del tesoro de Estados Unidos a 10 años, 2007 al 2016, según Damoraran (2017b).</w:t>
      </w:r>
    </w:p>
  </w:footnote>
  <w:footnote w:id="25">
    <w:p w:rsidR="006447F7" w:rsidRPr="00D3417E" w:rsidRDefault="006447F7"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prima del mercado se obtenido de acuerdo a Damoraran (2017b).</w:t>
      </w:r>
    </w:p>
  </w:footnote>
  <w:footnote w:id="26">
    <w:p w:rsidR="006447F7" w:rsidRPr="00D3417E" w:rsidRDefault="006447F7" w:rsidP="00D3417E">
      <w:pPr>
        <w:pStyle w:val="Textonotapie"/>
        <w:spacing w:line="240" w:lineRule="auto"/>
        <w:rPr>
          <w:szCs w:val="18"/>
        </w:rPr>
      </w:pPr>
      <w:r w:rsidRPr="00D3417E">
        <w:rPr>
          <w:rStyle w:val="Refdenotaalpie"/>
          <w:szCs w:val="18"/>
        </w:rPr>
        <w:footnoteRef/>
      </w:r>
      <w:r w:rsidRPr="00D3417E">
        <w:rPr>
          <w:szCs w:val="18"/>
        </w:rPr>
        <w:t xml:space="preserve"> De acuerdo a </w:t>
      </w:r>
      <w:r w:rsidRPr="00D3417E">
        <w:rPr>
          <w:color w:val="000000" w:themeColor="text1"/>
          <w:szCs w:val="18"/>
        </w:rPr>
        <w:t>Moody's Corporation a la fecha del 28 de marzo de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7F7" w:rsidRDefault="006447F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7F7" w:rsidRDefault="006447F7" w:rsidP="00A737D3">
    <w:pPr>
      <w:pStyle w:val="Encabezado"/>
      <w:tabs>
        <w:tab w:val="clear" w:pos="4252"/>
        <w:tab w:val="clear" w:pos="8504"/>
        <w:tab w:val="left" w:pos="201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7F7" w:rsidRDefault="006447F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5pt;height:11pt;visibility:visible;mso-wrap-style:square" o:bullet="t">
        <v:imagedata r:id="rId1" o:title=""/>
      </v:shape>
    </w:pict>
  </w:numPicBullet>
  <w:abstractNum w:abstractNumId="0">
    <w:nsid w:val="049170D7"/>
    <w:multiLevelType w:val="hybridMultilevel"/>
    <w:tmpl w:val="7A2672BE"/>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12C7188F"/>
    <w:multiLevelType w:val="hybridMultilevel"/>
    <w:tmpl w:val="80CC93FE"/>
    <w:lvl w:ilvl="0" w:tplc="061A935E">
      <w:start w:val="1"/>
      <w:numFmt w:val="bullet"/>
      <w:pStyle w:val="Letrabibliografia"/>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nsid w:val="14A704E5"/>
    <w:multiLevelType w:val="hybridMultilevel"/>
    <w:tmpl w:val="DA2682C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1FC868B8"/>
    <w:multiLevelType w:val="hybridMultilevel"/>
    <w:tmpl w:val="31363678"/>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nsid w:val="26BE72B5"/>
    <w:multiLevelType w:val="hybridMultilevel"/>
    <w:tmpl w:val="B0B823F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27745828"/>
    <w:multiLevelType w:val="hybridMultilevel"/>
    <w:tmpl w:val="59EE7968"/>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3A2F4FAE"/>
    <w:multiLevelType w:val="hybridMultilevel"/>
    <w:tmpl w:val="1BE81DCC"/>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3A7732CD"/>
    <w:multiLevelType w:val="multilevel"/>
    <w:tmpl w:val="5A782A94"/>
    <w:lvl w:ilvl="0">
      <w:start w:val="1"/>
      <w:numFmt w:val="none"/>
      <w:pStyle w:val="Ttulo1"/>
      <w:lvlText w:val=""/>
      <w:lvlJc w:val="left"/>
      <w:pPr>
        <w:ind w:left="0" w:firstLine="0"/>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nsid w:val="3B031144"/>
    <w:multiLevelType w:val="hybridMultilevel"/>
    <w:tmpl w:val="179AF5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D5A5961"/>
    <w:multiLevelType w:val="hybridMultilevel"/>
    <w:tmpl w:val="31ECAEB0"/>
    <w:lvl w:ilvl="0" w:tplc="01601BEE">
      <w:start w:val="1"/>
      <w:numFmt w:val="lowerLetter"/>
      <w:pStyle w:val="vietastesis"/>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F1715B3"/>
    <w:multiLevelType w:val="hybridMultilevel"/>
    <w:tmpl w:val="2D5C7A8C"/>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nsid w:val="4D795C87"/>
    <w:multiLevelType w:val="hybridMultilevel"/>
    <w:tmpl w:val="D57C9E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nsid w:val="52BC4051"/>
    <w:multiLevelType w:val="hybridMultilevel"/>
    <w:tmpl w:val="4EA69ED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7B6B1D38"/>
    <w:multiLevelType w:val="hybridMultilevel"/>
    <w:tmpl w:val="0BC27C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7D24203A"/>
    <w:multiLevelType w:val="hybridMultilevel"/>
    <w:tmpl w:val="48F690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13"/>
  </w:num>
  <w:num w:numId="5">
    <w:abstractNumId w:val="14"/>
  </w:num>
  <w:num w:numId="6">
    <w:abstractNumId w:val="6"/>
  </w:num>
  <w:num w:numId="7">
    <w:abstractNumId w:val="3"/>
  </w:num>
  <w:num w:numId="8">
    <w:abstractNumId w:val="9"/>
  </w:num>
  <w:num w:numId="9">
    <w:abstractNumId w:val="10"/>
  </w:num>
  <w:num w:numId="10">
    <w:abstractNumId w:val="5"/>
  </w:num>
  <w:num w:numId="11">
    <w:abstractNumId w:val="11"/>
  </w:num>
  <w:num w:numId="12">
    <w:abstractNumId w:val="12"/>
  </w:num>
  <w:num w:numId="13">
    <w:abstractNumId w:val="0"/>
  </w:num>
  <w:num w:numId="14">
    <w:abstractNumId w:val="2"/>
  </w:num>
  <w:num w:numId="15">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proofState w:spelling="clean" w:grammar="clean"/>
  <w:trackRevisions/>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F0C"/>
    <w:rsid w:val="00000A82"/>
    <w:rsid w:val="00001A37"/>
    <w:rsid w:val="00002233"/>
    <w:rsid w:val="000029F8"/>
    <w:rsid w:val="000031C6"/>
    <w:rsid w:val="000034E9"/>
    <w:rsid w:val="0000555A"/>
    <w:rsid w:val="00005B79"/>
    <w:rsid w:val="00005F3D"/>
    <w:rsid w:val="000061A0"/>
    <w:rsid w:val="0000641D"/>
    <w:rsid w:val="00006ADA"/>
    <w:rsid w:val="000071F0"/>
    <w:rsid w:val="00007526"/>
    <w:rsid w:val="00007F45"/>
    <w:rsid w:val="00010E8A"/>
    <w:rsid w:val="000123E2"/>
    <w:rsid w:val="00013955"/>
    <w:rsid w:val="00014F52"/>
    <w:rsid w:val="000151FA"/>
    <w:rsid w:val="0001541F"/>
    <w:rsid w:val="000160A9"/>
    <w:rsid w:val="00016CFE"/>
    <w:rsid w:val="00017926"/>
    <w:rsid w:val="000207A8"/>
    <w:rsid w:val="00022080"/>
    <w:rsid w:val="00023690"/>
    <w:rsid w:val="00024698"/>
    <w:rsid w:val="00024AA2"/>
    <w:rsid w:val="00025FC7"/>
    <w:rsid w:val="000273B9"/>
    <w:rsid w:val="0003043A"/>
    <w:rsid w:val="00030794"/>
    <w:rsid w:val="00031566"/>
    <w:rsid w:val="00031DE3"/>
    <w:rsid w:val="00031FE5"/>
    <w:rsid w:val="000322CE"/>
    <w:rsid w:val="0003284F"/>
    <w:rsid w:val="00032A4F"/>
    <w:rsid w:val="00032B5E"/>
    <w:rsid w:val="000352F4"/>
    <w:rsid w:val="00037C19"/>
    <w:rsid w:val="00041507"/>
    <w:rsid w:val="00041692"/>
    <w:rsid w:val="0004294E"/>
    <w:rsid w:val="00043B6A"/>
    <w:rsid w:val="0004475E"/>
    <w:rsid w:val="00044AA9"/>
    <w:rsid w:val="00052661"/>
    <w:rsid w:val="00054002"/>
    <w:rsid w:val="000544F8"/>
    <w:rsid w:val="000558B4"/>
    <w:rsid w:val="00056A32"/>
    <w:rsid w:val="00057121"/>
    <w:rsid w:val="00060688"/>
    <w:rsid w:val="000609D0"/>
    <w:rsid w:val="00061475"/>
    <w:rsid w:val="0006149A"/>
    <w:rsid w:val="00061596"/>
    <w:rsid w:val="00061C30"/>
    <w:rsid w:val="00062284"/>
    <w:rsid w:val="0006333E"/>
    <w:rsid w:val="00063B79"/>
    <w:rsid w:val="000640AF"/>
    <w:rsid w:val="00064989"/>
    <w:rsid w:val="00065ACE"/>
    <w:rsid w:val="00065BC5"/>
    <w:rsid w:val="0006632A"/>
    <w:rsid w:val="00066DFC"/>
    <w:rsid w:val="00067BB2"/>
    <w:rsid w:val="00067DF6"/>
    <w:rsid w:val="000725AA"/>
    <w:rsid w:val="000752C3"/>
    <w:rsid w:val="00076603"/>
    <w:rsid w:val="000809B2"/>
    <w:rsid w:val="00081D3B"/>
    <w:rsid w:val="00082817"/>
    <w:rsid w:val="00084000"/>
    <w:rsid w:val="00084881"/>
    <w:rsid w:val="00086435"/>
    <w:rsid w:val="00086BFD"/>
    <w:rsid w:val="00086C87"/>
    <w:rsid w:val="00087628"/>
    <w:rsid w:val="00087CB7"/>
    <w:rsid w:val="00092725"/>
    <w:rsid w:val="00093293"/>
    <w:rsid w:val="000A0C6E"/>
    <w:rsid w:val="000A14B7"/>
    <w:rsid w:val="000A6EA6"/>
    <w:rsid w:val="000B04B9"/>
    <w:rsid w:val="000B1E49"/>
    <w:rsid w:val="000B1E64"/>
    <w:rsid w:val="000B2A89"/>
    <w:rsid w:val="000B2F32"/>
    <w:rsid w:val="000B381A"/>
    <w:rsid w:val="000B38F3"/>
    <w:rsid w:val="000B3E98"/>
    <w:rsid w:val="000B6075"/>
    <w:rsid w:val="000B7116"/>
    <w:rsid w:val="000C1D53"/>
    <w:rsid w:val="000C3ACC"/>
    <w:rsid w:val="000C5143"/>
    <w:rsid w:val="000C65C8"/>
    <w:rsid w:val="000C7950"/>
    <w:rsid w:val="000C7E01"/>
    <w:rsid w:val="000D0248"/>
    <w:rsid w:val="000D1975"/>
    <w:rsid w:val="000D1D06"/>
    <w:rsid w:val="000D291C"/>
    <w:rsid w:val="000D2CB6"/>
    <w:rsid w:val="000D5A08"/>
    <w:rsid w:val="000E1D5C"/>
    <w:rsid w:val="000E288D"/>
    <w:rsid w:val="000E28B1"/>
    <w:rsid w:val="000E53CE"/>
    <w:rsid w:val="000E6071"/>
    <w:rsid w:val="000E60C4"/>
    <w:rsid w:val="000E7E5E"/>
    <w:rsid w:val="000E7F62"/>
    <w:rsid w:val="000F0447"/>
    <w:rsid w:val="000F1275"/>
    <w:rsid w:val="000F13E4"/>
    <w:rsid w:val="000F1E30"/>
    <w:rsid w:val="000F2627"/>
    <w:rsid w:val="000F2F16"/>
    <w:rsid w:val="000F3BFC"/>
    <w:rsid w:val="000F40F2"/>
    <w:rsid w:val="000F5CC6"/>
    <w:rsid w:val="000F6B2F"/>
    <w:rsid w:val="00103372"/>
    <w:rsid w:val="0010347F"/>
    <w:rsid w:val="00103503"/>
    <w:rsid w:val="001050C0"/>
    <w:rsid w:val="00105BBF"/>
    <w:rsid w:val="00105D88"/>
    <w:rsid w:val="00106BD6"/>
    <w:rsid w:val="0010749E"/>
    <w:rsid w:val="001075BB"/>
    <w:rsid w:val="00107A4A"/>
    <w:rsid w:val="001105F9"/>
    <w:rsid w:val="00110DA3"/>
    <w:rsid w:val="00110E9B"/>
    <w:rsid w:val="00111CB6"/>
    <w:rsid w:val="001131E4"/>
    <w:rsid w:val="00113A2F"/>
    <w:rsid w:val="00113B88"/>
    <w:rsid w:val="00115F46"/>
    <w:rsid w:val="00116668"/>
    <w:rsid w:val="001171A2"/>
    <w:rsid w:val="0011733E"/>
    <w:rsid w:val="001176F7"/>
    <w:rsid w:val="00121AEF"/>
    <w:rsid w:val="001221EF"/>
    <w:rsid w:val="0012231D"/>
    <w:rsid w:val="00124201"/>
    <w:rsid w:val="0012674C"/>
    <w:rsid w:val="001304F8"/>
    <w:rsid w:val="00130723"/>
    <w:rsid w:val="001308EC"/>
    <w:rsid w:val="00130BC6"/>
    <w:rsid w:val="00130EF1"/>
    <w:rsid w:val="00131939"/>
    <w:rsid w:val="0013238A"/>
    <w:rsid w:val="001326E7"/>
    <w:rsid w:val="00132708"/>
    <w:rsid w:val="001334AE"/>
    <w:rsid w:val="00135A7A"/>
    <w:rsid w:val="00137EAC"/>
    <w:rsid w:val="0014355E"/>
    <w:rsid w:val="00144803"/>
    <w:rsid w:val="001449A3"/>
    <w:rsid w:val="00144F71"/>
    <w:rsid w:val="001457F9"/>
    <w:rsid w:val="00146A94"/>
    <w:rsid w:val="00150A20"/>
    <w:rsid w:val="00153F60"/>
    <w:rsid w:val="00154EEE"/>
    <w:rsid w:val="001556DC"/>
    <w:rsid w:val="00156AF1"/>
    <w:rsid w:val="00156D3A"/>
    <w:rsid w:val="00156F6F"/>
    <w:rsid w:val="00157D7F"/>
    <w:rsid w:val="00160284"/>
    <w:rsid w:val="00160D11"/>
    <w:rsid w:val="001622B3"/>
    <w:rsid w:val="00162585"/>
    <w:rsid w:val="00162EA2"/>
    <w:rsid w:val="001638AD"/>
    <w:rsid w:val="00163A60"/>
    <w:rsid w:val="00163F76"/>
    <w:rsid w:val="00164339"/>
    <w:rsid w:val="0016639D"/>
    <w:rsid w:val="00167F48"/>
    <w:rsid w:val="00171152"/>
    <w:rsid w:val="00172577"/>
    <w:rsid w:val="00173099"/>
    <w:rsid w:val="001741DE"/>
    <w:rsid w:val="001748DD"/>
    <w:rsid w:val="0018097A"/>
    <w:rsid w:val="00181906"/>
    <w:rsid w:val="00182086"/>
    <w:rsid w:val="001830AF"/>
    <w:rsid w:val="00185B9C"/>
    <w:rsid w:val="00185F6E"/>
    <w:rsid w:val="001868BA"/>
    <w:rsid w:val="001875FC"/>
    <w:rsid w:val="00190B03"/>
    <w:rsid w:val="00191594"/>
    <w:rsid w:val="0019198A"/>
    <w:rsid w:val="001922E2"/>
    <w:rsid w:val="00192A90"/>
    <w:rsid w:val="0019305A"/>
    <w:rsid w:val="001939F1"/>
    <w:rsid w:val="00193C5C"/>
    <w:rsid w:val="00195ADE"/>
    <w:rsid w:val="00196DE0"/>
    <w:rsid w:val="00197CF9"/>
    <w:rsid w:val="001A0DC6"/>
    <w:rsid w:val="001A14F3"/>
    <w:rsid w:val="001A1CF0"/>
    <w:rsid w:val="001A20DC"/>
    <w:rsid w:val="001A2E51"/>
    <w:rsid w:val="001A31D0"/>
    <w:rsid w:val="001A4D1F"/>
    <w:rsid w:val="001A5B6E"/>
    <w:rsid w:val="001A6A0A"/>
    <w:rsid w:val="001A740F"/>
    <w:rsid w:val="001A7F47"/>
    <w:rsid w:val="001B017D"/>
    <w:rsid w:val="001B139A"/>
    <w:rsid w:val="001B1E5B"/>
    <w:rsid w:val="001B1F95"/>
    <w:rsid w:val="001B477B"/>
    <w:rsid w:val="001B47AD"/>
    <w:rsid w:val="001C0B22"/>
    <w:rsid w:val="001C0C0B"/>
    <w:rsid w:val="001C0EFE"/>
    <w:rsid w:val="001C5E71"/>
    <w:rsid w:val="001D1EE1"/>
    <w:rsid w:val="001D23EC"/>
    <w:rsid w:val="001D37C1"/>
    <w:rsid w:val="001D4BBF"/>
    <w:rsid w:val="001D5255"/>
    <w:rsid w:val="001D5435"/>
    <w:rsid w:val="001E1CBC"/>
    <w:rsid w:val="001E1FFB"/>
    <w:rsid w:val="001E208F"/>
    <w:rsid w:val="001E2C55"/>
    <w:rsid w:val="001E3AEF"/>
    <w:rsid w:val="001E5526"/>
    <w:rsid w:val="001F0D49"/>
    <w:rsid w:val="001F13BB"/>
    <w:rsid w:val="001F1406"/>
    <w:rsid w:val="001F287F"/>
    <w:rsid w:val="001F31FD"/>
    <w:rsid w:val="001F4B94"/>
    <w:rsid w:val="001F4BB4"/>
    <w:rsid w:val="001F4D04"/>
    <w:rsid w:val="001F5139"/>
    <w:rsid w:val="001F6991"/>
    <w:rsid w:val="002005E1"/>
    <w:rsid w:val="00201469"/>
    <w:rsid w:val="0020596F"/>
    <w:rsid w:val="00205D86"/>
    <w:rsid w:val="00207758"/>
    <w:rsid w:val="00207871"/>
    <w:rsid w:val="002105AC"/>
    <w:rsid w:val="0021365C"/>
    <w:rsid w:val="002150E0"/>
    <w:rsid w:val="00220D0D"/>
    <w:rsid w:val="00221DE7"/>
    <w:rsid w:val="00223522"/>
    <w:rsid w:val="00225948"/>
    <w:rsid w:val="00232449"/>
    <w:rsid w:val="002325F4"/>
    <w:rsid w:val="00232B1C"/>
    <w:rsid w:val="00233B52"/>
    <w:rsid w:val="00233D5C"/>
    <w:rsid w:val="00236BF3"/>
    <w:rsid w:val="002408DF"/>
    <w:rsid w:val="002427EA"/>
    <w:rsid w:val="00242E3C"/>
    <w:rsid w:val="00244684"/>
    <w:rsid w:val="00244BF5"/>
    <w:rsid w:val="002453FE"/>
    <w:rsid w:val="00246703"/>
    <w:rsid w:val="002473DC"/>
    <w:rsid w:val="0024771F"/>
    <w:rsid w:val="00250729"/>
    <w:rsid w:val="00250881"/>
    <w:rsid w:val="00250F5D"/>
    <w:rsid w:val="002516BD"/>
    <w:rsid w:val="00251DCC"/>
    <w:rsid w:val="00252171"/>
    <w:rsid w:val="002527F5"/>
    <w:rsid w:val="00252911"/>
    <w:rsid w:val="00253178"/>
    <w:rsid w:val="002540C0"/>
    <w:rsid w:val="0025419E"/>
    <w:rsid w:val="002544C2"/>
    <w:rsid w:val="00256850"/>
    <w:rsid w:val="00260CD2"/>
    <w:rsid w:val="0026120C"/>
    <w:rsid w:val="00261377"/>
    <w:rsid w:val="0026208F"/>
    <w:rsid w:val="00262391"/>
    <w:rsid w:val="00262A32"/>
    <w:rsid w:val="002640D2"/>
    <w:rsid w:val="0026610A"/>
    <w:rsid w:val="00266831"/>
    <w:rsid w:val="002672A7"/>
    <w:rsid w:val="00267694"/>
    <w:rsid w:val="00267C82"/>
    <w:rsid w:val="002709E3"/>
    <w:rsid w:val="002720C0"/>
    <w:rsid w:val="00275B11"/>
    <w:rsid w:val="002763C4"/>
    <w:rsid w:val="00276EB1"/>
    <w:rsid w:val="002771B3"/>
    <w:rsid w:val="002771DB"/>
    <w:rsid w:val="0027722E"/>
    <w:rsid w:val="0027780B"/>
    <w:rsid w:val="002802A2"/>
    <w:rsid w:val="0028042D"/>
    <w:rsid w:val="00282A65"/>
    <w:rsid w:val="00282CDD"/>
    <w:rsid w:val="002832DE"/>
    <w:rsid w:val="0028365B"/>
    <w:rsid w:val="0028477C"/>
    <w:rsid w:val="002849EF"/>
    <w:rsid w:val="00284EA2"/>
    <w:rsid w:val="00285AE5"/>
    <w:rsid w:val="00286852"/>
    <w:rsid w:val="002872BD"/>
    <w:rsid w:val="002911C9"/>
    <w:rsid w:val="00292203"/>
    <w:rsid w:val="00293319"/>
    <w:rsid w:val="00293998"/>
    <w:rsid w:val="00293CF8"/>
    <w:rsid w:val="00293E6C"/>
    <w:rsid w:val="00294081"/>
    <w:rsid w:val="002945A5"/>
    <w:rsid w:val="002956D4"/>
    <w:rsid w:val="00295D9F"/>
    <w:rsid w:val="00295FC5"/>
    <w:rsid w:val="002968AA"/>
    <w:rsid w:val="002968DB"/>
    <w:rsid w:val="00296D66"/>
    <w:rsid w:val="002970CE"/>
    <w:rsid w:val="002A107F"/>
    <w:rsid w:val="002A1A5D"/>
    <w:rsid w:val="002A1EBB"/>
    <w:rsid w:val="002A4208"/>
    <w:rsid w:val="002A4921"/>
    <w:rsid w:val="002A4C6B"/>
    <w:rsid w:val="002A6048"/>
    <w:rsid w:val="002A68DF"/>
    <w:rsid w:val="002A7E1C"/>
    <w:rsid w:val="002A7FFD"/>
    <w:rsid w:val="002B032E"/>
    <w:rsid w:val="002B0D69"/>
    <w:rsid w:val="002B1CB6"/>
    <w:rsid w:val="002B24A1"/>
    <w:rsid w:val="002B2693"/>
    <w:rsid w:val="002B46FB"/>
    <w:rsid w:val="002B659E"/>
    <w:rsid w:val="002B6BC2"/>
    <w:rsid w:val="002B7827"/>
    <w:rsid w:val="002B7B71"/>
    <w:rsid w:val="002C006A"/>
    <w:rsid w:val="002C0176"/>
    <w:rsid w:val="002C05C7"/>
    <w:rsid w:val="002C0612"/>
    <w:rsid w:val="002C3C9B"/>
    <w:rsid w:val="002C3D46"/>
    <w:rsid w:val="002C4308"/>
    <w:rsid w:val="002C471E"/>
    <w:rsid w:val="002C5914"/>
    <w:rsid w:val="002C649A"/>
    <w:rsid w:val="002C69EF"/>
    <w:rsid w:val="002D0A80"/>
    <w:rsid w:val="002D3CF5"/>
    <w:rsid w:val="002D3E16"/>
    <w:rsid w:val="002D3E97"/>
    <w:rsid w:val="002D6C1D"/>
    <w:rsid w:val="002D6C2D"/>
    <w:rsid w:val="002D6EB2"/>
    <w:rsid w:val="002E1157"/>
    <w:rsid w:val="002E12FA"/>
    <w:rsid w:val="002E1DDA"/>
    <w:rsid w:val="002E247D"/>
    <w:rsid w:val="002E38F8"/>
    <w:rsid w:val="002E46CF"/>
    <w:rsid w:val="002E492C"/>
    <w:rsid w:val="002E49D8"/>
    <w:rsid w:val="002E6467"/>
    <w:rsid w:val="002F00F1"/>
    <w:rsid w:val="002F076C"/>
    <w:rsid w:val="002F1A78"/>
    <w:rsid w:val="002F3179"/>
    <w:rsid w:val="002F4965"/>
    <w:rsid w:val="002F6B0D"/>
    <w:rsid w:val="002F7801"/>
    <w:rsid w:val="00300E0E"/>
    <w:rsid w:val="003024B4"/>
    <w:rsid w:val="0030297E"/>
    <w:rsid w:val="00302B92"/>
    <w:rsid w:val="00304530"/>
    <w:rsid w:val="003069CD"/>
    <w:rsid w:val="00306C24"/>
    <w:rsid w:val="00307637"/>
    <w:rsid w:val="0031082A"/>
    <w:rsid w:val="00310D59"/>
    <w:rsid w:val="00311399"/>
    <w:rsid w:val="003120D4"/>
    <w:rsid w:val="00312239"/>
    <w:rsid w:val="003127F8"/>
    <w:rsid w:val="00312EB7"/>
    <w:rsid w:val="003134EF"/>
    <w:rsid w:val="0031360D"/>
    <w:rsid w:val="003143A8"/>
    <w:rsid w:val="00314638"/>
    <w:rsid w:val="00316478"/>
    <w:rsid w:val="00316F29"/>
    <w:rsid w:val="00320764"/>
    <w:rsid w:val="00320D61"/>
    <w:rsid w:val="003214F7"/>
    <w:rsid w:val="00322D66"/>
    <w:rsid w:val="003235F3"/>
    <w:rsid w:val="00326763"/>
    <w:rsid w:val="00327132"/>
    <w:rsid w:val="00327BB5"/>
    <w:rsid w:val="00330536"/>
    <w:rsid w:val="003318C2"/>
    <w:rsid w:val="00332CB1"/>
    <w:rsid w:val="0033324F"/>
    <w:rsid w:val="00333C69"/>
    <w:rsid w:val="00335959"/>
    <w:rsid w:val="003368C2"/>
    <w:rsid w:val="00337131"/>
    <w:rsid w:val="00337693"/>
    <w:rsid w:val="003405AB"/>
    <w:rsid w:val="00341BBB"/>
    <w:rsid w:val="003427FC"/>
    <w:rsid w:val="003431D3"/>
    <w:rsid w:val="0034323E"/>
    <w:rsid w:val="0034455F"/>
    <w:rsid w:val="00344FFD"/>
    <w:rsid w:val="00350453"/>
    <w:rsid w:val="003504DE"/>
    <w:rsid w:val="00351723"/>
    <w:rsid w:val="003523F8"/>
    <w:rsid w:val="00353B30"/>
    <w:rsid w:val="003548CE"/>
    <w:rsid w:val="003550DC"/>
    <w:rsid w:val="003552E2"/>
    <w:rsid w:val="003559F6"/>
    <w:rsid w:val="00355D67"/>
    <w:rsid w:val="0035638C"/>
    <w:rsid w:val="0035674C"/>
    <w:rsid w:val="0035677E"/>
    <w:rsid w:val="00356F56"/>
    <w:rsid w:val="00360D6D"/>
    <w:rsid w:val="003662BE"/>
    <w:rsid w:val="00367987"/>
    <w:rsid w:val="00367BDC"/>
    <w:rsid w:val="00371B9D"/>
    <w:rsid w:val="00373922"/>
    <w:rsid w:val="0037420A"/>
    <w:rsid w:val="00374368"/>
    <w:rsid w:val="00377E23"/>
    <w:rsid w:val="00380020"/>
    <w:rsid w:val="00381B94"/>
    <w:rsid w:val="00382494"/>
    <w:rsid w:val="0038325D"/>
    <w:rsid w:val="00384979"/>
    <w:rsid w:val="00384DD0"/>
    <w:rsid w:val="00385B4D"/>
    <w:rsid w:val="00386388"/>
    <w:rsid w:val="00390DC2"/>
    <w:rsid w:val="00391ECF"/>
    <w:rsid w:val="003935EE"/>
    <w:rsid w:val="00393690"/>
    <w:rsid w:val="003938AD"/>
    <w:rsid w:val="00394899"/>
    <w:rsid w:val="00395666"/>
    <w:rsid w:val="00395B5C"/>
    <w:rsid w:val="00396274"/>
    <w:rsid w:val="003971E7"/>
    <w:rsid w:val="003A12F7"/>
    <w:rsid w:val="003A3A8C"/>
    <w:rsid w:val="003A4FEA"/>
    <w:rsid w:val="003B2991"/>
    <w:rsid w:val="003B2B14"/>
    <w:rsid w:val="003B536D"/>
    <w:rsid w:val="003B778F"/>
    <w:rsid w:val="003C0C37"/>
    <w:rsid w:val="003C107C"/>
    <w:rsid w:val="003C1A39"/>
    <w:rsid w:val="003C2A35"/>
    <w:rsid w:val="003C2DD5"/>
    <w:rsid w:val="003C3036"/>
    <w:rsid w:val="003C35E8"/>
    <w:rsid w:val="003C44AD"/>
    <w:rsid w:val="003C5440"/>
    <w:rsid w:val="003C5E67"/>
    <w:rsid w:val="003C646B"/>
    <w:rsid w:val="003C65A5"/>
    <w:rsid w:val="003C685C"/>
    <w:rsid w:val="003C7A36"/>
    <w:rsid w:val="003C7A52"/>
    <w:rsid w:val="003C7D48"/>
    <w:rsid w:val="003D0B09"/>
    <w:rsid w:val="003D0CCC"/>
    <w:rsid w:val="003D0DD7"/>
    <w:rsid w:val="003D195D"/>
    <w:rsid w:val="003D1DCD"/>
    <w:rsid w:val="003D4CEE"/>
    <w:rsid w:val="003D5CE3"/>
    <w:rsid w:val="003D5DB7"/>
    <w:rsid w:val="003D5F0D"/>
    <w:rsid w:val="003D61B2"/>
    <w:rsid w:val="003D6616"/>
    <w:rsid w:val="003D6D80"/>
    <w:rsid w:val="003D70E3"/>
    <w:rsid w:val="003D711D"/>
    <w:rsid w:val="003D7926"/>
    <w:rsid w:val="003E2342"/>
    <w:rsid w:val="003E307B"/>
    <w:rsid w:val="003E3DD1"/>
    <w:rsid w:val="003E65B3"/>
    <w:rsid w:val="003F0364"/>
    <w:rsid w:val="003F0ABA"/>
    <w:rsid w:val="003F10FB"/>
    <w:rsid w:val="003F1EAE"/>
    <w:rsid w:val="003F210D"/>
    <w:rsid w:val="003F2255"/>
    <w:rsid w:val="003F3F70"/>
    <w:rsid w:val="003F4387"/>
    <w:rsid w:val="003F43FD"/>
    <w:rsid w:val="003F47BA"/>
    <w:rsid w:val="003F535B"/>
    <w:rsid w:val="003F53C7"/>
    <w:rsid w:val="003F54E8"/>
    <w:rsid w:val="003F6E54"/>
    <w:rsid w:val="003F7735"/>
    <w:rsid w:val="003F7F2A"/>
    <w:rsid w:val="00402AFD"/>
    <w:rsid w:val="0040301C"/>
    <w:rsid w:val="00403E51"/>
    <w:rsid w:val="00405F36"/>
    <w:rsid w:val="00406BF0"/>
    <w:rsid w:val="00407B74"/>
    <w:rsid w:val="00407DA6"/>
    <w:rsid w:val="004100F0"/>
    <w:rsid w:val="004103BA"/>
    <w:rsid w:val="00410BDA"/>
    <w:rsid w:val="00413680"/>
    <w:rsid w:val="004147DE"/>
    <w:rsid w:val="00414B08"/>
    <w:rsid w:val="004151BA"/>
    <w:rsid w:val="004158A1"/>
    <w:rsid w:val="00421703"/>
    <w:rsid w:val="00422711"/>
    <w:rsid w:val="00422C95"/>
    <w:rsid w:val="00423975"/>
    <w:rsid w:val="004248AA"/>
    <w:rsid w:val="004249EB"/>
    <w:rsid w:val="00425DB9"/>
    <w:rsid w:val="00426F92"/>
    <w:rsid w:val="0042706D"/>
    <w:rsid w:val="0043152F"/>
    <w:rsid w:val="004333B1"/>
    <w:rsid w:val="00433626"/>
    <w:rsid w:val="00433C2F"/>
    <w:rsid w:val="00433D35"/>
    <w:rsid w:val="00434284"/>
    <w:rsid w:val="004355C6"/>
    <w:rsid w:val="00435A99"/>
    <w:rsid w:val="00435F11"/>
    <w:rsid w:val="00436506"/>
    <w:rsid w:val="0043698D"/>
    <w:rsid w:val="004416C6"/>
    <w:rsid w:val="00441A82"/>
    <w:rsid w:val="00443B79"/>
    <w:rsid w:val="00444F5D"/>
    <w:rsid w:val="004461DE"/>
    <w:rsid w:val="00446AFB"/>
    <w:rsid w:val="004471A9"/>
    <w:rsid w:val="00447FBB"/>
    <w:rsid w:val="004515DD"/>
    <w:rsid w:val="0045236B"/>
    <w:rsid w:val="00452EC5"/>
    <w:rsid w:val="0045359E"/>
    <w:rsid w:val="004538B3"/>
    <w:rsid w:val="00457584"/>
    <w:rsid w:val="0046116F"/>
    <w:rsid w:val="00461D83"/>
    <w:rsid w:val="00461E08"/>
    <w:rsid w:val="00461F3D"/>
    <w:rsid w:val="00465121"/>
    <w:rsid w:val="00465133"/>
    <w:rsid w:val="00465B89"/>
    <w:rsid w:val="00466322"/>
    <w:rsid w:val="004663FA"/>
    <w:rsid w:val="00467BC6"/>
    <w:rsid w:val="0047059F"/>
    <w:rsid w:val="00470CFB"/>
    <w:rsid w:val="004711B7"/>
    <w:rsid w:val="00471C74"/>
    <w:rsid w:val="0047309C"/>
    <w:rsid w:val="0047313D"/>
    <w:rsid w:val="004742B9"/>
    <w:rsid w:val="004744B0"/>
    <w:rsid w:val="004755E3"/>
    <w:rsid w:val="00475C29"/>
    <w:rsid w:val="00476507"/>
    <w:rsid w:val="00476B43"/>
    <w:rsid w:val="004771A5"/>
    <w:rsid w:val="004772CF"/>
    <w:rsid w:val="004773BF"/>
    <w:rsid w:val="0047745D"/>
    <w:rsid w:val="00477E64"/>
    <w:rsid w:val="004811AB"/>
    <w:rsid w:val="00481DFB"/>
    <w:rsid w:val="00484648"/>
    <w:rsid w:val="00484AB4"/>
    <w:rsid w:val="00486887"/>
    <w:rsid w:val="00486958"/>
    <w:rsid w:val="00487C69"/>
    <w:rsid w:val="00490512"/>
    <w:rsid w:val="0049081C"/>
    <w:rsid w:val="00491C40"/>
    <w:rsid w:val="004929CF"/>
    <w:rsid w:val="00493D83"/>
    <w:rsid w:val="0049427A"/>
    <w:rsid w:val="00494EFA"/>
    <w:rsid w:val="00495F22"/>
    <w:rsid w:val="004962B3"/>
    <w:rsid w:val="00496447"/>
    <w:rsid w:val="00497666"/>
    <w:rsid w:val="00497826"/>
    <w:rsid w:val="004A0E53"/>
    <w:rsid w:val="004A21D2"/>
    <w:rsid w:val="004A290E"/>
    <w:rsid w:val="004A6236"/>
    <w:rsid w:val="004A7DCB"/>
    <w:rsid w:val="004B0584"/>
    <w:rsid w:val="004B31C0"/>
    <w:rsid w:val="004B4699"/>
    <w:rsid w:val="004B5363"/>
    <w:rsid w:val="004B6D7A"/>
    <w:rsid w:val="004B71B7"/>
    <w:rsid w:val="004B7B56"/>
    <w:rsid w:val="004C01AC"/>
    <w:rsid w:val="004C1DC4"/>
    <w:rsid w:val="004C24B0"/>
    <w:rsid w:val="004C28AB"/>
    <w:rsid w:val="004C345A"/>
    <w:rsid w:val="004C4DF0"/>
    <w:rsid w:val="004C55CB"/>
    <w:rsid w:val="004C79CA"/>
    <w:rsid w:val="004D025D"/>
    <w:rsid w:val="004D3F78"/>
    <w:rsid w:val="004D4E1E"/>
    <w:rsid w:val="004D5905"/>
    <w:rsid w:val="004D5D54"/>
    <w:rsid w:val="004D78F4"/>
    <w:rsid w:val="004E078D"/>
    <w:rsid w:val="004E2F46"/>
    <w:rsid w:val="004E44AC"/>
    <w:rsid w:val="004E5B15"/>
    <w:rsid w:val="004E6197"/>
    <w:rsid w:val="004E647A"/>
    <w:rsid w:val="004E761A"/>
    <w:rsid w:val="004F0151"/>
    <w:rsid w:val="004F0827"/>
    <w:rsid w:val="004F0DF9"/>
    <w:rsid w:val="004F32B2"/>
    <w:rsid w:val="004F5305"/>
    <w:rsid w:val="004F6C91"/>
    <w:rsid w:val="004F7E1D"/>
    <w:rsid w:val="005006D4"/>
    <w:rsid w:val="005028BE"/>
    <w:rsid w:val="005057F2"/>
    <w:rsid w:val="00506AB8"/>
    <w:rsid w:val="00506B8F"/>
    <w:rsid w:val="005070E4"/>
    <w:rsid w:val="0051003B"/>
    <w:rsid w:val="00510B54"/>
    <w:rsid w:val="0051423E"/>
    <w:rsid w:val="00514495"/>
    <w:rsid w:val="005153E8"/>
    <w:rsid w:val="0051591C"/>
    <w:rsid w:val="00516729"/>
    <w:rsid w:val="00516B93"/>
    <w:rsid w:val="00517B09"/>
    <w:rsid w:val="005205C9"/>
    <w:rsid w:val="0052163C"/>
    <w:rsid w:val="00521AE7"/>
    <w:rsid w:val="0052460C"/>
    <w:rsid w:val="0052566D"/>
    <w:rsid w:val="00526B57"/>
    <w:rsid w:val="00526E20"/>
    <w:rsid w:val="00527319"/>
    <w:rsid w:val="00530157"/>
    <w:rsid w:val="0053062F"/>
    <w:rsid w:val="005316DF"/>
    <w:rsid w:val="0053194E"/>
    <w:rsid w:val="00534F2C"/>
    <w:rsid w:val="005370A3"/>
    <w:rsid w:val="0053796E"/>
    <w:rsid w:val="005424D1"/>
    <w:rsid w:val="0054280B"/>
    <w:rsid w:val="0054285F"/>
    <w:rsid w:val="00542953"/>
    <w:rsid w:val="00543460"/>
    <w:rsid w:val="0054362F"/>
    <w:rsid w:val="00543DE8"/>
    <w:rsid w:val="00545DC1"/>
    <w:rsid w:val="00546D13"/>
    <w:rsid w:val="00550225"/>
    <w:rsid w:val="00550308"/>
    <w:rsid w:val="00551757"/>
    <w:rsid w:val="00552277"/>
    <w:rsid w:val="00552B60"/>
    <w:rsid w:val="00552CD6"/>
    <w:rsid w:val="00553B61"/>
    <w:rsid w:val="00556AAD"/>
    <w:rsid w:val="00557C4F"/>
    <w:rsid w:val="005610F6"/>
    <w:rsid w:val="00561A42"/>
    <w:rsid w:val="005627E0"/>
    <w:rsid w:val="005634BF"/>
    <w:rsid w:val="005659C5"/>
    <w:rsid w:val="00566F83"/>
    <w:rsid w:val="005741B0"/>
    <w:rsid w:val="00575017"/>
    <w:rsid w:val="00575B8B"/>
    <w:rsid w:val="00581E40"/>
    <w:rsid w:val="00582BAE"/>
    <w:rsid w:val="00582D52"/>
    <w:rsid w:val="00582E42"/>
    <w:rsid w:val="0058329C"/>
    <w:rsid w:val="00585645"/>
    <w:rsid w:val="005868B9"/>
    <w:rsid w:val="005869CF"/>
    <w:rsid w:val="00586ECB"/>
    <w:rsid w:val="005877AB"/>
    <w:rsid w:val="00587BBE"/>
    <w:rsid w:val="00590272"/>
    <w:rsid w:val="00590C9C"/>
    <w:rsid w:val="00590F86"/>
    <w:rsid w:val="0059172C"/>
    <w:rsid w:val="00591B33"/>
    <w:rsid w:val="00591F7D"/>
    <w:rsid w:val="005921B8"/>
    <w:rsid w:val="00592239"/>
    <w:rsid w:val="00593CDF"/>
    <w:rsid w:val="0059487D"/>
    <w:rsid w:val="00594A69"/>
    <w:rsid w:val="005952FF"/>
    <w:rsid w:val="00595630"/>
    <w:rsid w:val="0059693B"/>
    <w:rsid w:val="00596D26"/>
    <w:rsid w:val="005A0FA7"/>
    <w:rsid w:val="005A11F9"/>
    <w:rsid w:val="005A1F16"/>
    <w:rsid w:val="005A49C7"/>
    <w:rsid w:val="005A57B4"/>
    <w:rsid w:val="005A6038"/>
    <w:rsid w:val="005A691A"/>
    <w:rsid w:val="005A7220"/>
    <w:rsid w:val="005B0C56"/>
    <w:rsid w:val="005B0F8B"/>
    <w:rsid w:val="005B1287"/>
    <w:rsid w:val="005B1819"/>
    <w:rsid w:val="005B22D5"/>
    <w:rsid w:val="005B2578"/>
    <w:rsid w:val="005B45CF"/>
    <w:rsid w:val="005B5492"/>
    <w:rsid w:val="005B55F7"/>
    <w:rsid w:val="005B5825"/>
    <w:rsid w:val="005B724B"/>
    <w:rsid w:val="005B793D"/>
    <w:rsid w:val="005C1A7D"/>
    <w:rsid w:val="005C24AE"/>
    <w:rsid w:val="005C69FD"/>
    <w:rsid w:val="005C6D37"/>
    <w:rsid w:val="005C6F21"/>
    <w:rsid w:val="005D0A28"/>
    <w:rsid w:val="005D1C71"/>
    <w:rsid w:val="005D257B"/>
    <w:rsid w:val="005D36A5"/>
    <w:rsid w:val="005D3964"/>
    <w:rsid w:val="005D3CE8"/>
    <w:rsid w:val="005D409A"/>
    <w:rsid w:val="005D41D1"/>
    <w:rsid w:val="005D513C"/>
    <w:rsid w:val="005D5394"/>
    <w:rsid w:val="005D5F29"/>
    <w:rsid w:val="005D6C2B"/>
    <w:rsid w:val="005D78C8"/>
    <w:rsid w:val="005E0532"/>
    <w:rsid w:val="005E1C5A"/>
    <w:rsid w:val="005E2C64"/>
    <w:rsid w:val="005E569F"/>
    <w:rsid w:val="005E6884"/>
    <w:rsid w:val="005E6DF5"/>
    <w:rsid w:val="005E73E0"/>
    <w:rsid w:val="005E7CD5"/>
    <w:rsid w:val="005F2AB6"/>
    <w:rsid w:val="005F678D"/>
    <w:rsid w:val="005F76F1"/>
    <w:rsid w:val="006003C7"/>
    <w:rsid w:val="006021CA"/>
    <w:rsid w:val="00602340"/>
    <w:rsid w:val="006025D9"/>
    <w:rsid w:val="00602A7A"/>
    <w:rsid w:val="006032D9"/>
    <w:rsid w:val="00603B28"/>
    <w:rsid w:val="0060483E"/>
    <w:rsid w:val="00606B8E"/>
    <w:rsid w:val="00607ED2"/>
    <w:rsid w:val="00610C45"/>
    <w:rsid w:val="00612B4F"/>
    <w:rsid w:val="00613D9F"/>
    <w:rsid w:val="00613E96"/>
    <w:rsid w:val="006145E8"/>
    <w:rsid w:val="00614DFD"/>
    <w:rsid w:val="00615F98"/>
    <w:rsid w:val="006166FE"/>
    <w:rsid w:val="0061678F"/>
    <w:rsid w:val="006167F9"/>
    <w:rsid w:val="0061713D"/>
    <w:rsid w:val="00620DDC"/>
    <w:rsid w:val="00621C31"/>
    <w:rsid w:val="0062381B"/>
    <w:rsid w:val="0062414A"/>
    <w:rsid w:val="0062451D"/>
    <w:rsid w:val="006247C1"/>
    <w:rsid w:val="006259D6"/>
    <w:rsid w:val="00626298"/>
    <w:rsid w:val="00626B0D"/>
    <w:rsid w:val="00626BA8"/>
    <w:rsid w:val="006273BD"/>
    <w:rsid w:val="00630778"/>
    <w:rsid w:val="00630D39"/>
    <w:rsid w:val="00633161"/>
    <w:rsid w:val="006337D1"/>
    <w:rsid w:val="00634457"/>
    <w:rsid w:val="00635B7F"/>
    <w:rsid w:val="00635EF5"/>
    <w:rsid w:val="00640182"/>
    <w:rsid w:val="00640D76"/>
    <w:rsid w:val="00640DDD"/>
    <w:rsid w:val="00640FD3"/>
    <w:rsid w:val="006422EE"/>
    <w:rsid w:val="006425C7"/>
    <w:rsid w:val="00642CCD"/>
    <w:rsid w:val="00642DF7"/>
    <w:rsid w:val="00643255"/>
    <w:rsid w:val="00644718"/>
    <w:rsid w:val="006447F7"/>
    <w:rsid w:val="00645E78"/>
    <w:rsid w:val="00650479"/>
    <w:rsid w:val="00650B0F"/>
    <w:rsid w:val="00650B9A"/>
    <w:rsid w:val="0065111A"/>
    <w:rsid w:val="00652349"/>
    <w:rsid w:val="00655B85"/>
    <w:rsid w:val="00656F4E"/>
    <w:rsid w:val="006571B0"/>
    <w:rsid w:val="00660013"/>
    <w:rsid w:val="00660DAC"/>
    <w:rsid w:val="00662298"/>
    <w:rsid w:val="00663D86"/>
    <w:rsid w:val="00666A09"/>
    <w:rsid w:val="00670B53"/>
    <w:rsid w:val="0067145E"/>
    <w:rsid w:val="00671E40"/>
    <w:rsid w:val="00672DFF"/>
    <w:rsid w:val="006739B9"/>
    <w:rsid w:val="00673F2F"/>
    <w:rsid w:val="0067499E"/>
    <w:rsid w:val="00674BB8"/>
    <w:rsid w:val="0067599C"/>
    <w:rsid w:val="00676AC8"/>
    <w:rsid w:val="00680AAF"/>
    <w:rsid w:val="00681550"/>
    <w:rsid w:val="00681AA7"/>
    <w:rsid w:val="00681F60"/>
    <w:rsid w:val="0068382C"/>
    <w:rsid w:val="00685D7A"/>
    <w:rsid w:val="006860BF"/>
    <w:rsid w:val="006868B5"/>
    <w:rsid w:val="0068796E"/>
    <w:rsid w:val="006909E2"/>
    <w:rsid w:val="00690F13"/>
    <w:rsid w:val="00691495"/>
    <w:rsid w:val="00691D3C"/>
    <w:rsid w:val="00692831"/>
    <w:rsid w:val="006931C0"/>
    <w:rsid w:val="006931D5"/>
    <w:rsid w:val="006933C4"/>
    <w:rsid w:val="0069503E"/>
    <w:rsid w:val="00695148"/>
    <w:rsid w:val="00695232"/>
    <w:rsid w:val="00695A4E"/>
    <w:rsid w:val="006A0154"/>
    <w:rsid w:val="006A0F6C"/>
    <w:rsid w:val="006A27AA"/>
    <w:rsid w:val="006A2D59"/>
    <w:rsid w:val="006A48C0"/>
    <w:rsid w:val="006B1BF5"/>
    <w:rsid w:val="006B2EB5"/>
    <w:rsid w:val="006B7AEF"/>
    <w:rsid w:val="006C1696"/>
    <w:rsid w:val="006C3501"/>
    <w:rsid w:val="006C47BA"/>
    <w:rsid w:val="006C5F10"/>
    <w:rsid w:val="006C60D4"/>
    <w:rsid w:val="006C6A25"/>
    <w:rsid w:val="006D008E"/>
    <w:rsid w:val="006D02B0"/>
    <w:rsid w:val="006D11ED"/>
    <w:rsid w:val="006D2212"/>
    <w:rsid w:val="006D2E49"/>
    <w:rsid w:val="006D2ED4"/>
    <w:rsid w:val="006D6143"/>
    <w:rsid w:val="006D6258"/>
    <w:rsid w:val="006D70B5"/>
    <w:rsid w:val="006E0AD7"/>
    <w:rsid w:val="006E2D10"/>
    <w:rsid w:val="006E668E"/>
    <w:rsid w:val="006F2316"/>
    <w:rsid w:val="006F44E1"/>
    <w:rsid w:val="006F46F4"/>
    <w:rsid w:val="006F7732"/>
    <w:rsid w:val="00700707"/>
    <w:rsid w:val="007012BB"/>
    <w:rsid w:val="00702403"/>
    <w:rsid w:val="00703042"/>
    <w:rsid w:val="007049E1"/>
    <w:rsid w:val="00706965"/>
    <w:rsid w:val="00706B6C"/>
    <w:rsid w:val="00710F58"/>
    <w:rsid w:val="007123A5"/>
    <w:rsid w:val="00712E80"/>
    <w:rsid w:val="0071691B"/>
    <w:rsid w:val="0071709B"/>
    <w:rsid w:val="00717101"/>
    <w:rsid w:val="00717BD4"/>
    <w:rsid w:val="00720159"/>
    <w:rsid w:val="00721058"/>
    <w:rsid w:val="0072197A"/>
    <w:rsid w:val="00722557"/>
    <w:rsid w:val="00724816"/>
    <w:rsid w:val="007264AE"/>
    <w:rsid w:val="007269F3"/>
    <w:rsid w:val="0073134F"/>
    <w:rsid w:val="0073209D"/>
    <w:rsid w:val="0073300C"/>
    <w:rsid w:val="007342A1"/>
    <w:rsid w:val="00734B98"/>
    <w:rsid w:val="00734EA2"/>
    <w:rsid w:val="0073515C"/>
    <w:rsid w:val="007358E4"/>
    <w:rsid w:val="00736AA8"/>
    <w:rsid w:val="00736D85"/>
    <w:rsid w:val="0073775C"/>
    <w:rsid w:val="00740A9B"/>
    <w:rsid w:val="00740ACB"/>
    <w:rsid w:val="007411B5"/>
    <w:rsid w:val="00741478"/>
    <w:rsid w:val="00742803"/>
    <w:rsid w:val="00742950"/>
    <w:rsid w:val="00744653"/>
    <w:rsid w:val="00746F7A"/>
    <w:rsid w:val="007510AD"/>
    <w:rsid w:val="007534FD"/>
    <w:rsid w:val="00753791"/>
    <w:rsid w:val="0075622D"/>
    <w:rsid w:val="007621F1"/>
    <w:rsid w:val="007624F8"/>
    <w:rsid w:val="00763087"/>
    <w:rsid w:val="00763F44"/>
    <w:rsid w:val="00764955"/>
    <w:rsid w:val="007657DA"/>
    <w:rsid w:val="007658A0"/>
    <w:rsid w:val="00767341"/>
    <w:rsid w:val="00767E6D"/>
    <w:rsid w:val="00770918"/>
    <w:rsid w:val="007709C9"/>
    <w:rsid w:val="00771842"/>
    <w:rsid w:val="00772431"/>
    <w:rsid w:val="00773C76"/>
    <w:rsid w:val="0077577A"/>
    <w:rsid w:val="00776489"/>
    <w:rsid w:val="0077731F"/>
    <w:rsid w:val="00777C76"/>
    <w:rsid w:val="007808B9"/>
    <w:rsid w:val="00780BA5"/>
    <w:rsid w:val="00780C62"/>
    <w:rsid w:val="00780CEB"/>
    <w:rsid w:val="007815C8"/>
    <w:rsid w:val="0078257D"/>
    <w:rsid w:val="00782803"/>
    <w:rsid w:val="007828A6"/>
    <w:rsid w:val="00782B3E"/>
    <w:rsid w:val="00782D02"/>
    <w:rsid w:val="00782F30"/>
    <w:rsid w:val="00783E90"/>
    <w:rsid w:val="00783F21"/>
    <w:rsid w:val="007840E7"/>
    <w:rsid w:val="00784192"/>
    <w:rsid w:val="007853DA"/>
    <w:rsid w:val="00786E3E"/>
    <w:rsid w:val="00786E76"/>
    <w:rsid w:val="007916D6"/>
    <w:rsid w:val="0079408F"/>
    <w:rsid w:val="00794096"/>
    <w:rsid w:val="00795F99"/>
    <w:rsid w:val="0079650F"/>
    <w:rsid w:val="00796914"/>
    <w:rsid w:val="007970A0"/>
    <w:rsid w:val="0079715B"/>
    <w:rsid w:val="0079761D"/>
    <w:rsid w:val="007A12C8"/>
    <w:rsid w:val="007A1AE7"/>
    <w:rsid w:val="007A1F20"/>
    <w:rsid w:val="007A4F4A"/>
    <w:rsid w:val="007A6620"/>
    <w:rsid w:val="007B28C3"/>
    <w:rsid w:val="007B30C6"/>
    <w:rsid w:val="007B4509"/>
    <w:rsid w:val="007B5E7F"/>
    <w:rsid w:val="007B6371"/>
    <w:rsid w:val="007B65E1"/>
    <w:rsid w:val="007B6822"/>
    <w:rsid w:val="007B7F50"/>
    <w:rsid w:val="007C047D"/>
    <w:rsid w:val="007C1EA0"/>
    <w:rsid w:val="007C2B9D"/>
    <w:rsid w:val="007C2DC9"/>
    <w:rsid w:val="007C5077"/>
    <w:rsid w:val="007C508C"/>
    <w:rsid w:val="007C65EB"/>
    <w:rsid w:val="007D24FA"/>
    <w:rsid w:val="007D2B2B"/>
    <w:rsid w:val="007D2BC8"/>
    <w:rsid w:val="007D39A9"/>
    <w:rsid w:val="007D3AD1"/>
    <w:rsid w:val="007D522C"/>
    <w:rsid w:val="007D52BF"/>
    <w:rsid w:val="007D7859"/>
    <w:rsid w:val="007E38E2"/>
    <w:rsid w:val="007E47E4"/>
    <w:rsid w:val="007E4EAC"/>
    <w:rsid w:val="007E606E"/>
    <w:rsid w:val="007E65F3"/>
    <w:rsid w:val="007E660A"/>
    <w:rsid w:val="007E7EE1"/>
    <w:rsid w:val="007F047C"/>
    <w:rsid w:val="007F050F"/>
    <w:rsid w:val="007F08F3"/>
    <w:rsid w:val="007F0D0D"/>
    <w:rsid w:val="007F1083"/>
    <w:rsid w:val="007F2CA3"/>
    <w:rsid w:val="007F389C"/>
    <w:rsid w:val="007F481F"/>
    <w:rsid w:val="007F4FA8"/>
    <w:rsid w:val="007F553E"/>
    <w:rsid w:val="00801315"/>
    <w:rsid w:val="00802477"/>
    <w:rsid w:val="0080325E"/>
    <w:rsid w:val="0080500D"/>
    <w:rsid w:val="00805E42"/>
    <w:rsid w:val="00807348"/>
    <w:rsid w:val="00807455"/>
    <w:rsid w:val="00812D79"/>
    <w:rsid w:val="0081394C"/>
    <w:rsid w:val="00813F75"/>
    <w:rsid w:val="0081433C"/>
    <w:rsid w:val="00814698"/>
    <w:rsid w:val="00816196"/>
    <w:rsid w:val="008163D0"/>
    <w:rsid w:val="008165DD"/>
    <w:rsid w:val="00817FBA"/>
    <w:rsid w:val="00820CB1"/>
    <w:rsid w:val="00821CA1"/>
    <w:rsid w:val="00822282"/>
    <w:rsid w:val="008224F7"/>
    <w:rsid w:val="00822A20"/>
    <w:rsid w:val="00822C72"/>
    <w:rsid w:val="00822D09"/>
    <w:rsid w:val="00823A41"/>
    <w:rsid w:val="00824D69"/>
    <w:rsid w:val="00824E3D"/>
    <w:rsid w:val="00825EAF"/>
    <w:rsid w:val="00827106"/>
    <w:rsid w:val="00827AC2"/>
    <w:rsid w:val="00830A90"/>
    <w:rsid w:val="00831125"/>
    <w:rsid w:val="00831368"/>
    <w:rsid w:val="00832E78"/>
    <w:rsid w:val="00833249"/>
    <w:rsid w:val="00833E1C"/>
    <w:rsid w:val="008343C0"/>
    <w:rsid w:val="00834E26"/>
    <w:rsid w:val="00835F44"/>
    <w:rsid w:val="008362FF"/>
    <w:rsid w:val="00837053"/>
    <w:rsid w:val="008432BF"/>
    <w:rsid w:val="008443BF"/>
    <w:rsid w:val="00844736"/>
    <w:rsid w:val="00845055"/>
    <w:rsid w:val="0084510F"/>
    <w:rsid w:val="008458F5"/>
    <w:rsid w:val="008467F8"/>
    <w:rsid w:val="00850A7C"/>
    <w:rsid w:val="008510F4"/>
    <w:rsid w:val="0085152B"/>
    <w:rsid w:val="00851CDC"/>
    <w:rsid w:val="00852CDB"/>
    <w:rsid w:val="00853AEF"/>
    <w:rsid w:val="008549A7"/>
    <w:rsid w:val="00854E52"/>
    <w:rsid w:val="0085534B"/>
    <w:rsid w:val="00855580"/>
    <w:rsid w:val="00855ED2"/>
    <w:rsid w:val="008576B0"/>
    <w:rsid w:val="008607A1"/>
    <w:rsid w:val="008616E1"/>
    <w:rsid w:val="00862156"/>
    <w:rsid w:val="008630CE"/>
    <w:rsid w:val="00863FBF"/>
    <w:rsid w:val="00864735"/>
    <w:rsid w:val="00864FC8"/>
    <w:rsid w:val="008650F4"/>
    <w:rsid w:val="00870707"/>
    <w:rsid w:val="00870783"/>
    <w:rsid w:val="00870BAD"/>
    <w:rsid w:val="00870C7C"/>
    <w:rsid w:val="0087137F"/>
    <w:rsid w:val="0087149C"/>
    <w:rsid w:val="008728C8"/>
    <w:rsid w:val="008734B6"/>
    <w:rsid w:val="00874284"/>
    <w:rsid w:val="0088081B"/>
    <w:rsid w:val="00881C23"/>
    <w:rsid w:val="008822A2"/>
    <w:rsid w:val="00882BD7"/>
    <w:rsid w:val="00882ECC"/>
    <w:rsid w:val="00883C30"/>
    <w:rsid w:val="00884078"/>
    <w:rsid w:val="0088456D"/>
    <w:rsid w:val="008845AC"/>
    <w:rsid w:val="00884C92"/>
    <w:rsid w:val="00884EEF"/>
    <w:rsid w:val="00887073"/>
    <w:rsid w:val="00887452"/>
    <w:rsid w:val="008905C3"/>
    <w:rsid w:val="00890735"/>
    <w:rsid w:val="00890889"/>
    <w:rsid w:val="00891153"/>
    <w:rsid w:val="00891187"/>
    <w:rsid w:val="00891834"/>
    <w:rsid w:val="00891BF9"/>
    <w:rsid w:val="008925F5"/>
    <w:rsid w:val="0089415C"/>
    <w:rsid w:val="00895429"/>
    <w:rsid w:val="00897724"/>
    <w:rsid w:val="008978A9"/>
    <w:rsid w:val="008A1399"/>
    <w:rsid w:val="008A173E"/>
    <w:rsid w:val="008A1A22"/>
    <w:rsid w:val="008A1E8E"/>
    <w:rsid w:val="008A20D3"/>
    <w:rsid w:val="008A2D5F"/>
    <w:rsid w:val="008A3632"/>
    <w:rsid w:val="008A3D3D"/>
    <w:rsid w:val="008A4029"/>
    <w:rsid w:val="008A491B"/>
    <w:rsid w:val="008A7296"/>
    <w:rsid w:val="008B235A"/>
    <w:rsid w:val="008B259F"/>
    <w:rsid w:val="008B3247"/>
    <w:rsid w:val="008B361F"/>
    <w:rsid w:val="008B3A74"/>
    <w:rsid w:val="008B4C8B"/>
    <w:rsid w:val="008B5C12"/>
    <w:rsid w:val="008B6A00"/>
    <w:rsid w:val="008B6A9C"/>
    <w:rsid w:val="008C1317"/>
    <w:rsid w:val="008C2032"/>
    <w:rsid w:val="008C2B71"/>
    <w:rsid w:val="008C2E44"/>
    <w:rsid w:val="008C3E1F"/>
    <w:rsid w:val="008C44C9"/>
    <w:rsid w:val="008C49F1"/>
    <w:rsid w:val="008C5705"/>
    <w:rsid w:val="008C5DCA"/>
    <w:rsid w:val="008C6E63"/>
    <w:rsid w:val="008C701E"/>
    <w:rsid w:val="008C7AA3"/>
    <w:rsid w:val="008D0A54"/>
    <w:rsid w:val="008D2846"/>
    <w:rsid w:val="008D2B30"/>
    <w:rsid w:val="008D31C8"/>
    <w:rsid w:val="008D347F"/>
    <w:rsid w:val="008D3CFE"/>
    <w:rsid w:val="008D4C3E"/>
    <w:rsid w:val="008D5F43"/>
    <w:rsid w:val="008D60D9"/>
    <w:rsid w:val="008D61DF"/>
    <w:rsid w:val="008D6611"/>
    <w:rsid w:val="008D7900"/>
    <w:rsid w:val="008D7A79"/>
    <w:rsid w:val="008D7BA3"/>
    <w:rsid w:val="008D7CD2"/>
    <w:rsid w:val="008E262B"/>
    <w:rsid w:val="008E36EE"/>
    <w:rsid w:val="008E3919"/>
    <w:rsid w:val="008E44A5"/>
    <w:rsid w:val="008E4A0A"/>
    <w:rsid w:val="008E4B00"/>
    <w:rsid w:val="008E5076"/>
    <w:rsid w:val="008E5378"/>
    <w:rsid w:val="008E53C1"/>
    <w:rsid w:val="008E53CE"/>
    <w:rsid w:val="008E55CD"/>
    <w:rsid w:val="008E6350"/>
    <w:rsid w:val="008E6952"/>
    <w:rsid w:val="008E7127"/>
    <w:rsid w:val="008F228A"/>
    <w:rsid w:val="008F263C"/>
    <w:rsid w:val="008F2B3B"/>
    <w:rsid w:val="008F4009"/>
    <w:rsid w:val="008F4CB5"/>
    <w:rsid w:val="008F520E"/>
    <w:rsid w:val="008F6FFE"/>
    <w:rsid w:val="00900015"/>
    <w:rsid w:val="00900265"/>
    <w:rsid w:val="00900294"/>
    <w:rsid w:val="00903E65"/>
    <w:rsid w:val="00905002"/>
    <w:rsid w:val="009058E3"/>
    <w:rsid w:val="009068C2"/>
    <w:rsid w:val="00906A46"/>
    <w:rsid w:val="009071CB"/>
    <w:rsid w:val="00910785"/>
    <w:rsid w:val="0091304D"/>
    <w:rsid w:val="0091307F"/>
    <w:rsid w:val="00914333"/>
    <w:rsid w:val="00914629"/>
    <w:rsid w:val="009150D0"/>
    <w:rsid w:val="00915897"/>
    <w:rsid w:val="00915C23"/>
    <w:rsid w:val="009161F9"/>
    <w:rsid w:val="00920606"/>
    <w:rsid w:val="00921F0C"/>
    <w:rsid w:val="009227C9"/>
    <w:rsid w:val="00922AF4"/>
    <w:rsid w:val="00923FBF"/>
    <w:rsid w:val="009242D7"/>
    <w:rsid w:val="0092481E"/>
    <w:rsid w:val="00925C27"/>
    <w:rsid w:val="009260C3"/>
    <w:rsid w:val="00931BC7"/>
    <w:rsid w:val="00932B45"/>
    <w:rsid w:val="00932CAA"/>
    <w:rsid w:val="00932F40"/>
    <w:rsid w:val="009337F1"/>
    <w:rsid w:val="00935D72"/>
    <w:rsid w:val="009369D7"/>
    <w:rsid w:val="009373EA"/>
    <w:rsid w:val="009374C5"/>
    <w:rsid w:val="00940004"/>
    <w:rsid w:val="0094258F"/>
    <w:rsid w:val="0094286D"/>
    <w:rsid w:val="00942B19"/>
    <w:rsid w:val="009437A3"/>
    <w:rsid w:val="00944C18"/>
    <w:rsid w:val="00945CC2"/>
    <w:rsid w:val="00950ABF"/>
    <w:rsid w:val="0095121C"/>
    <w:rsid w:val="00951AD7"/>
    <w:rsid w:val="00952FEF"/>
    <w:rsid w:val="00953BAC"/>
    <w:rsid w:val="009558E7"/>
    <w:rsid w:val="00957698"/>
    <w:rsid w:val="00957A82"/>
    <w:rsid w:val="00960A6C"/>
    <w:rsid w:val="00961C49"/>
    <w:rsid w:val="0096286D"/>
    <w:rsid w:val="00963774"/>
    <w:rsid w:val="00964146"/>
    <w:rsid w:val="00965607"/>
    <w:rsid w:val="00966399"/>
    <w:rsid w:val="0096754C"/>
    <w:rsid w:val="00970DEA"/>
    <w:rsid w:val="009727BC"/>
    <w:rsid w:val="00973E9F"/>
    <w:rsid w:val="00975645"/>
    <w:rsid w:val="00976094"/>
    <w:rsid w:val="0097613C"/>
    <w:rsid w:val="00976FE9"/>
    <w:rsid w:val="009772D4"/>
    <w:rsid w:val="009802B6"/>
    <w:rsid w:val="00981DA2"/>
    <w:rsid w:val="00985DFC"/>
    <w:rsid w:val="009865D1"/>
    <w:rsid w:val="00986B4F"/>
    <w:rsid w:val="009915CA"/>
    <w:rsid w:val="00993A8A"/>
    <w:rsid w:val="00996E52"/>
    <w:rsid w:val="009A05CA"/>
    <w:rsid w:val="009A2C04"/>
    <w:rsid w:val="009A570F"/>
    <w:rsid w:val="009A742C"/>
    <w:rsid w:val="009B0432"/>
    <w:rsid w:val="009B0AEA"/>
    <w:rsid w:val="009B26FF"/>
    <w:rsid w:val="009B3479"/>
    <w:rsid w:val="009B3D5F"/>
    <w:rsid w:val="009B43F7"/>
    <w:rsid w:val="009B4C3E"/>
    <w:rsid w:val="009B4D93"/>
    <w:rsid w:val="009B50DD"/>
    <w:rsid w:val="009B54B0"/>
    <w:rsid w:val="009B60BB"/>
    <w:rsid w:val="009B65BA"/>
    <w:rsid w:val="009B6601"/>
    <w:rsid w:val="009B7246"/>
    <w:rsid w:val="009B7E58"/>
    <w:rsid w:val="009C1E99"/>
    <w:rsid w:val="009C26EB"/>
    <w:rsid w:val="009C4F85"/>
    <w:rsid w:val="009C6550"/>
    <w:rsid w:val="009D00DA"/>
    <w:rsid w:val="009D03EF"/>
    <w:rsid w:val="009D044B"/>
    <w:rsid w:val="009D4617"/>
    <w:rsid w:val="009D48D3"/>
    <w:rsid w:val="009D59C7"/>
    <w:rsid w:val="009D66D6"/>
    <w:rsid w:val="009D71E1"/>
    <w:rsid w:val="009D77E9"/>
    <w:rsid w:val="009D7E8C"/>
    <w:rsid w:val="009E1ECC"/>
    <w:rsid w:val="009E229C"/>
    <w:rsid w:val="009E27A5"/>
    <w:rsid w:val="009E33DB"/>
    <w:rsid w:val="009E3933"/>
    <w:rsid w:val="009E3A11"/>
    <w:rsid w:val="009E63DE"/>
    <w:rsid w:val="009E72EC"/>
    <w:rsid w:val="009F06AD"/>
    <w:rsid w:val="009F19E9"/>
    <w:rsid w:val="009F3F8F"/>
    <w:rsid w:val="009F4B31"/>
    <w:rsid w:val="009F5C76"/>
    <w:rsid w:val="009F6387"/>
    <w:rsid w:val="00A02363"/>
    <w:rsid w:val="00A025AD"/>
    <w:rsid w:val="00A027FF"/>
    <w:rsid w:val="00A02B3B"/>
    <w:rsid w:val="00A02DDC"/>
    <w:rsid w:val="00A02FD1"/>
    <w:rsid w:val="00A0325B"/>
    <w:rsid w:val="00A053FF"/>
    <w:rsid w:val="00A0545D"/>
    <w:rsid w:val="00A119FB"/>
    <w:rsid w:val="00A122C0"/>
    <w:rsid w:val="00A12785"/>
    <w:rsid w:val="00A12D76"/>
    <w:rsid w:val="00A12FB5"/>
    <w:rsid w:val="00A1330A"/>
    <w:rsid w:val="00A140AF"/>
    <w:rsid w:val="00A140E8"/>
    <w:rsid w:val="00A1452A"/>
    <w:rsid w:val="00A16AE3"/>
    <w:rsid w:val="00A1776F"/>
    <w:rsid w:val="00A20F60"/>
    <w:rsid w:val="00A210DA"/>
    <w:rsid w:val="00A214C0"/>
    <w:rsid w:val="00A21FED"/>
    <w:rsid w:val="00A22BCA"/>
    <w:rsid w:val="00A23878"/>
    <w:rsid w:val="00A23A7B"/>
    <w:rsid w:val="00A23F06"/>
    <w:rsid w:val="00A24671"/>
    <w:rsid w:val="00A24B4B"/>
    <w:rsid w:val="00A258A9"/>
    <w:rsid w:val="00A26E3E"/>
    <w:rsid w:val="00A30242"/>
    <w:rsid w:val="00A31080"/>
    <w:rsid w:val="00A3211B"/>
    <w:rsid w:val="00A32132"/>
    <w:rsid w:val="00A3335A"/>
    <w:rsid w:val="00A3451C"/>
    <w:rsid w:val="00A3545D"/>
    <w:rsid w:val="00A3592C"/>
    <w:rsid w:val="00A36082"/>
    <w:rsid w:val="00A36216"/>
    <w:rsid w:val="00A36697"/>
    <w:rsid w:val="00A36AE9"/>
    <w:rsid w:val="00A36D6A"/>
    <w:rsid w:val="00A36EDA"/>
    <w:rsid w:val="00A373E3"/>
    <w:rsid w:val="00A37EC4"/>
    <w:rsid w:val="00A41469"/>
    <w:rsid w:val="00A41AE8"/>
    <w:rsid w:val="00A428A8"/>
    <w:rsid w:val="00A44F8D"/>
    <w:rsid w:val="00A453FE"/>
    <w:rsid w:val="00A46700"/>
    <w:rsid w:val="00A50040"/>
    <w:rsid w:val="00A50198"/>
    <w:rsid w:val="00A5036A"/>
    <w:rsid w:val="00A504D3"/>
    <w:rsid w:val="00A5140E"/>
    <w:rsid w:val="00A518EB"/>
    <w:rsid w:val="00A53362"/>
    <w:rsid w:val="00A54B85"/>
    <w:rsid w:val="00A574F5"/>
    <w:rsid w:val="00A57669"/>
    <w:rsid w:val="00A576BD"/>
    <w:rsid w:val="00A579FD"/>
    <w:rsid w:val="00A57A97"/>
    <w:rsid w:val="00A6141A"/>
    <w:rsid w:val="00A63495"/>
    <w:rsid w:val="00A649BF"/>
    <w:rsid w:val="00A64A76"/>
    <w:rsid w:val="00A64E61"/>
    <w:rsid w:val="00A65A11"/>
    <w:rsid w:val="00A65CD7"/>
    <w:rsid w:val="00A7032C"/>
    <w:rsid w:val="00A7038A"/>
    <w:rsid w:val="00A70B7B"/>
    <w:rsid w:val="00A732A7"/>
    <w:rsid w:val="00A737D3"/>
    <w:rsid w:val="00A739D8"/>
    <w:rsid w:val="00A73F93"/>
    <w:rsid w:val="00A76C9E"/>
    <w:rsid w:val="00A779BD"/>
    <w:rsid w:val="00A779E5"/>
    <w:rsid w:val="00A807B8"/>
    <w:rsid w:val="00A824F5"/>
    <w:rsid w:val="00A8276D"/>
    <w:rsid w:val="00A842F4"/>
    <w:rsid w:val="00A84647"/>
    <w:rsid w:val="00A855DA"/>
    <w:rsid w:val="00A857D4"/>
    <w:rsid w:val="00A85FBD"/>
    <w:rsid w:val="00A860C9"/>
    <w:rsid w:val="00A867CE"/>
    <w:rsid w:val="00A87E57"/>
    <w:rsid w:val="00A90996"/>
    <w:rsid w:val="00A90BAA"/>
    <w:rsid w:val="00A92EBF"/>
    <w:rsid w:val="00A92FD0"/>
    <w:rsid w:val="00A940C7"/>
    <w:rsid w:val="00A942F9"/>
    <w:rsid w:val="00A94723"/>
    <w:rsid w:val="00A96FEC"/>
    <w:rsid w:val="00A97961"/>
    <w:rsid w:val="00AA19EC"/>
    <w:rsid w:val="00AA2495"/>
    <w:rsid w:val="00AA2D43"/>
    <w:rsid w:val="00AA6384"/>
    <w:rsid w:val="00AA73F6"/>
    <w:rsid w:val="00AB0802"/>
    <w:rsid w:val="00AB476E"/>
    <w:rsid w:val="00AB542C"/>
    <w:rsid w:val="00AB7A20"/>
    <w:rsid w:val="00AC25F1"/>
    <w:rsid w:val="00AC31EE"/>
    <w:rsid w:val="00AC3928"/>
    <w:rsid w:val="00AC395D"/>
    <w:rsid w:val="00AC50ED"/>
    <w:rsid w:val="00AC73E9"/>
    <w:rsid w:val="00AC75A5"/>
    <w:rsid w:val="00AD22AA"/>
    <w:rsid w:val="00AE0112"/>
    <w:rsid w:val="00AE03ED"/>
    <w:rsid w:val="00AE0858"/>
    <w:rsid w:val="00AE300D"/>
    <w:rsid w:val="00AE3DC3"/>
    <w:rsid w:val="00AE4488"/>
    <w:rsid w:val="00AE4A9A"/>
    <w:rsid w:val="00AE56F0"/>
    <w:rsid w:val="00AF110C"/>
    <w:rsid w:val="00AF1C49"/>
    <w:rsid w:val="00AF2AE5"/>
    <w:rsid w:val="00AF2BC3"/>
    <w:rsid w:val="00AF45B8"/>
    <w:rsid w:val="00AF4CEB"/>
    <w:rsid w:val="00AF6658"/>
    <w:rsid w:val="00B00935"/>
    <w:rsid w:val="00B01A7B"/>
    <w:rsid w:val="00B0226A"/>
    <w:rsid w:val="00B02601"/>
    <w:rsid w:val="00B06594"/>
    <w:rsid w:val="00B101E0"/>
    <w:rsid w:val="00B11D9E"/>
    <w:rsid w:val="00B12F19"/>
    <w:rsid w:val="00B136B3"/>
    <w:rsid w:val="00B14177"/>
    <w:rsid w:val="00B144DD"/>
    <w:rsid w:val="00B14697"/>
    <w:rsid w:val="00B1539F"/>
    <w:rsid w:val="00B15A30"/>
    <w:rsid w:val="00B1751D"/>
    <w:rsid w:val="00B17D03"/>
    <w:rsid w:val="00B20488"/>
    <w:rsid w:val="00B2365B"/>
    <w:rsid w:val="00B23932"/>
    <w:rsid w:val="00B2417D"/>
    <w:rsid w:val="00B24217"/>
    <w:rsid w:val="00B2471B"/>
    <w:rsid w:val="00B24F45"/>
    <w:rsid w:val="00B25189"/>
    <w:rsid w:val="00B26914"/>
    <w:rsid w:val="00B27457"/>
    <w:rsid w:val="00B3235F"/>
    <w:rsid w:val="00B32A40"/>
    <w:rsid w:val="00B32E98"/>
    <w:rsid w:val="00B3473F"/>
    <w:rsid w:val="00B3478D"/>
    <w:rsid w:val="00B34FB6"/>
    <w:rsid w:val="00B34FFB"/>
    <w:rsid w:val="00B373CD"/>
    <w:rsid w:val="00B377E1"/>
    <w:rsid w:val="00B37A0E"/>
    <w:rsid w:val="00B37BA1"/>
    <w:rsid w:val="00B402A0"/>
    <w:rsid w:val="00B409E3"/>
    <w:rsid w:val="00B40C2C"/>
    <w:rsid w:val="00B41B2D"/>
    <w:rsid w:val="00B4263C"/>
    <w:rsid w:val="00B431C1"/>
    <w:rsid w:val="00B43866"/>
    <w:rsid w:val="00B44653"/>
    <w:rsid w:val="00B4679A"/>
    <w:rsid w:val="00B468FB"/>
    <w:rsid w:val="00B470B9"/>
    <w:rsid w:val="00B513CA"/>
    <w:rsid w:val="00B51627"/>
    <w:rsid w:val="00B519A7"/>
    <w:rsid w:val="00B520DA"/>
    <w:rsid w:val="00B52152"/>
    <w:rsid w:val="00B53F53"/>
    <w:rsid w:val="00B5496D"/>
    <w:rsid w:val="00B56572"/>
    <w:rsid w:val="00B5701E"/>
    <w:rsid w:val="00B570C2"/>
    <w:rsid w:val="00B5797B"/>
    <w:rsid w:val="00B62DA9"/>
    <w:rsid w:val="00B62F16"/>
    <w:rsid w:val="00B63333"/>
    <w:rsid w:val="00B63BA6"/>
    <w:rsid w:val="00B64137"/>
    <w:rsid w:val="00B65661"/>
    <w:rsid w:val="00B66AFE"/>
    <w:rsid w:val="00B66F1A"/>
    <w:rsid w:val="00B703A4"/>
    <w:rsid w:val="00B70AB1"/>
    <w:rsid w:val="00B70B05"/>
    <w:rsid w:val="00B710CE"/>
    <w:rsid w:val="00B7184C"/>
    <w:rsid w:val="00B72113"/>
    <w:rsid w:val="00B728AF"/>
    <w:rsid w:val="00B739BF"/>
    <w:rsid w:val="00B74B39"/>
    <w:rsid w:val="00B74F0A"/>
    <w:rsid w:val="00B76919"/>
    <w:rsid w:val="00B7695F"/>
    <w:rsid w:val="00B76DC6"/>
    <w:rsid w:val="00B7700E"/>
    <w:rsid w:val="00B8016C"/>
    <w:rsid w:val="00B81AC5"/>
    <w:rsid w:val="00B83DD7"/>
    <w:rsid w:val="00B85C11"/>
    <w:rsid w:val="00B8653B"/>
    <w:rsid w:val="00B86634"/>
    <w:rsid w:val="00B86BD0"/>
    <w:rsid w:val="00B86EEB"/>
    <w:rsid w:val="00B876F1"/>
    <w:rsid w:val="00B87856"/>
    <w:rsid w:val="00B90E13"/>
    <w:rsid w:val="00B90F4F"/>
    <w:rsid w:val="00B92766"/>
    <w:rsid w:val="00B92A98"/>
    <w:rsid w:val="00B931B0"/>
    <w:rsid w:val="00B94212"/>
    <w:rsid w:val="00B94E29"/>
    <w:rsid w:val="00B95FBE"/>
    <w:rsid w:val="00B96280"/>
    <w:rsid w:val="00B96322"/>
    <w:rsid w:val="00B967B3"/>
    <w:rsid w:val="00B97949"/>
    <w:rsid w:val="00B97E9A"/>
    <w:rsid w:val="00BA1D55"/>
    <w:rsid w:val="00BA295F"/>
    <w:rsid w:val="00BA3CF2"/>
    <w:rsid w:val="00BA67CE"/>
    <w:rsid w:val="00BA6F83"/>
    <w:rsid w:val="00BB0C4E"/>
    <w:rsid w:val="00BB3159"/>
    <w:rsid w:val="00BB4174"/>
    <w:rsid w:val="00BB52FC"/>
    <w:rsid w:val="00BB7E3C"/>
    <w:rsid w:val="00BC14BD"/>
    <w:rsid w:val="00BC336C"/>
    <w:rsid w:val="00BC33B2"/>
    <w:rsid w:val="00BC7797"/>
    <w:rsid w:val="00BC77F5"/>
    <w:rsid w:val="00BD0664"/>
    <w:rsid w:val="00BD0CD8"/>
    <w:rsid w:val="00BD2495"/>
    <w:rsid w:val="00BD3295"/>
    <w:rsid w:val="00BD4D7C"/>
    <w:rsid w:val="00BD51D3"/>
    <w:rsid w:val="00BD5498"/>
    <w:rsid w:val="00BE0429"/>
    <w:rsid w:val="00BE0F9C"/>
    <w:rsid w:val="00BE14DB"/>
    <w:rsid w:val="00BE1C3A"/>
    <w:rsid w:val="00BE1D2B"/>
    <w:rsid w:val="00BE2434"/>
    <w:rsid w:val="00BE2A10"/>
    <w:rsid w:val="00BE2ED9"/>
    <w:rsid w:val="00BE3D08"/>
    <w:rsid w:val="00BE5016"/>
    <w:rsid w:val="00BE5B16"/>
    <w:rsid w:val="00BE5BBB"/>
    <w:rsid w:val="00BE7428"/>
    <w:rsid w:val="00BE7B65"/>
    <w:rsid w:val="00BE7DD0"/>
    <w:rsid w:val="00BF3136"/>
    <w:rsid w:val="00BF3569"/>
    <w:rsid w:val="00BF6052"/>
    <w:rsid w:val="00BF6D78"/>
    <w:rsid w:val="00BF6E19"/>
    <w:rsid w:val="00C01F53"/>
    <w:rsid w:val="00C03923"/>
    <w:rsid w:val="00C04A96"/>
    <w:rsid w:val="00C060AB"/>
    <w:rsid w:val="00C076F4"/>
    <w:rsid w:val="00C12007"/>
    <w:rsid w:val="00C120EC"/>
    <w:rsid w:val="00C12E83"/>
    <w:rsid w:val="00C1377C"/>
    <w:rsid w:val="00C13A04"/>
    <w:rsid w:val="00C140EF"/>
    <w:rsid w:val="00C147DC"/>
    <w:rsid w:val="00C16664"/>
    <w:rsid w:val="00C16898"/>
    <w:rsid w:val="00C16C2D"/>
    <w:rsid w:val="00C2026C"/>
    <w:rsid w:val="00C205CB"/>
    <w:rsid w:val="00C20DD6"/>
    <w:rsid w:val="00C220B3"/>
    <w:rsid w:val="00C228AB"/>
    <w:rsid w:val="00C2298B"/>
    <w:rsid w:val="00C23428"/>
    <w:rsid w:val="00C23688"/>
    <w:rsid w:val="00C248E9"/>
    <w:rsid w:val="00C24FC7"/>
    <w:rsid w:val="00C253C5"/>
    <w:rsid w:val="00C261D0"/>
    <w:rsid w:val="00C26A6E"/>
    <w:rsid w:val="00C30A34"/>
    <w:rsid w:val="00C32A3E"/>
    <w:rsid w:val="00C338D0"/>
    <w:rsid w:val="00C34C2E"/>
    <w:rsid w:val="00C35AD2"/>
    <w:rsid w:val="00C366AA"/>
    <w:rsid w:val="00C3697D"/>
    <w:rsid w:val="00C36DC7"/>
    <w:rsid w:val="00C41A63"/>
    <w:rsid w:val="00C4256F"/>
    <w:rsid w:val="00C42BEB"/>
    <w:rsid w:val="00C42F48"/>
    <w:rsid w:val="00C44806"/>
    <w:rsid w:val="00C44CEF"/>
    <w:rsid w:val="00C455FC"/>
    <w:rsid w:val="00C4665D"/>
    <w:rsid w:val="00C50735"/>
    <w:rsid w:val="00C51883"/>
    <w:rsid w:val="00C5265B"/>
    <w:rsid w:val="00C52704"/>
    <w:rsid w:val="00C52AF6"/>
    <w:rsid w:val="00C544FF"/>
    <w:rsid w:val="00C5463A"/>
    <w:rsid w:val="00C553F4"/>
    <w:rsid w:val="00C557F7"/>
    <w:rsid w:val="00C57561"/>
    <w:rsid w:val="00C57BBF"/>
    <w:rsid w:val="00C60144"/>
    <w:rsid w:val="00C60CDE"/>
    <w:rsid w:val="00C6162A"/>
    <w:rsid w:val="00C632AA"/>
    <w:rsid w:val="00C63B81"/>
    <w:rsid w:val="00C63F6B"/>
    <w:rsid w:val="00C6435C"/>
    <w:rsid w:val="00C65A9B"/>
    <w:rsid w:val="00C65EC9"/>
    <w:rsid w:val="00C6758E"/>
    <w:rsid w:val="00C67D26"/>
    <w:rsid w:val="00C709B7"/>
    <w:rsid w:val="00C7186E"/>
    <w:rsid w:val="00C7207A"/>
    <w:rsid w:val="00C7360B"/>
    <w:rsid w:val="00C748E9"/>
    <w:rsid w:val="00C74B2D"/>
    <w:rsid w:val="00C765B7"/>
    <w:rsid w:val="00C76A15"/>
    <w:rsid w:val="00C77CB9"/>
    <w:rsid w:val="00C802A1"/>
    <w:rsid w:val="00C81975"/>
    <w:rsid w:val="00C826E6"/>
    <w:rsid w:val="00C82EDC"/>
    <w:rsid w:val="00C82EE6"/>
    <w:rsid w:val="00C82FD6"/>
    <w:rsid w:val="00C83881"/>
    <w:rsid w:val="00C83D3C"/>
    <w:rsid w:val="00C845CE"/>
    <w:rsid w:val="00C86756"/>
    <w:rsid w:val="00C87B99"/>
    <w:rsid w:val="00C87C9F"/>
    <w:rsid w:val="00C91010"/>
    <w:rsid w:val="00C91076"/>
    <w:rsid w:val="00C91295"/>
    <w:rsid w:val="00C92412"/>
    <w:rsid w:val="00C92752"/>
    <w:rsid w:val="00C929D1"/>
    <w:rsid w:val="00C92DCA"/>
    <w:rsid w:val="00C936F1"/>
    <w:rsid w:val="00C93E0B"/>
    <w:rsid w:val="00C96383"/>
    <w:rsid w:val="00C968DF"/>
    <w:rsid w:val="00C978B8"/>
    <w:rsid w:val="00C97B3F"/>
    <w:rsid w:val="00CA0274"/>
    <w:rsid w:val="00CA0ED6"/>
    <w:rsid w:val="00CA1706"/>
    <w:rsid w:val="00CA171C"/>
    <w:rsid w:val="00CA1DA2"/>
    <w:rsid w:val="00CA23EE"/>
    <w:rsid w:val="00CA330A"/>
    <w:rsid w:val="00CA3337"/>
    <w:rsid w:val="00CA496D"/>
    <w:rsid w:val="00CA7DD6"/>
    <w:rsid w:val="00CB15D1"/>
    <w:rsid w:val="00CB2AA7"/>
    <w:rsid w:val="00CB2EF6"/>
    <w:rsid w:val="00CB440F"/>
    <w:rsid w:val="00CB5256"/>
    <w:rsid w:val="00CB5322"/>
    <w:rsid w:val="00CB57FB"/>
    <w:rsid w:val="00CB5E6A"/>
    <w:rsid w:val="00CB5ECB"/>
    <w:rsid w:val="00CC0295"/>
    <w:rsid w:val="00CC045E"/>
    <w:rsid w:val="00CC0F2B"/>
    <w:rsid w:val="00CC20A7"/>
    <w:rsid w:val="00CC23A1"/>
    <w:rsid w:val="00CC24F5"/>
    <w:rsid w:val="00CC27B0"/>
    <w:rsid w:val="00CC31AB"/>
    <w:rsid w:val="00CC47B7"/>
    <w:rsid w:val="00CC5FF1"/>
    <w:rsid w:val="00CD0447"/>
    <w:rsid w:val="00CD145F"/>
    <w:rsid w:val="00CD1D52"/>
    <w:rsid w:val="00CD314C"/>
    <w:rsid w:val="00CD3460"/>
    <w:rsid w:val="00CD3B36"/>
    <w:rsid w:val="00CD3B3E"/>
    <w:rsid w:val="00CD3CC7"/>
    <w:rsid w:val="00CD526B"/>
    <w:rsid w:val="00CD5304"/>
    <w:rsid w:val="00CD582E"/>
    <w:rsid w:val="00CD5D81"/>
    <w:rsid w:val="00CD630B"/>
    <w:rsid w:val="00CD6E5D"/>
    <w:rsid w:val="00CD7035"/>
    <w:rsid w:val="00CD71A5"/>
    <w:rsid w:val="00CE0689"/>
    <w:rsid w:val="00CE0CA1"/>
    <w:rsid w:val="00CE1A98"/>
    <w:rsid w:val="00CE253B"/>
    <w:rsid w:val="00CE2648"/>
    <w:rsid w:val="00CE2BCC"/>
    <w:rsid w:val="00CE6354"/>
    <w:rsid w:val="00CE711A"/>
    <w:rsid w:val="00CF0E6C"/>
    <w:rsid w:val="00CF10A5"/>
    <w:rsid w:val="00CF10E7"/>
    <w:rsid w:val="00CF1552"/>
    <w:rsid w:val="00CF31BB"/>
    <w:rsid w:val="00CF3B22"/>
    <w:rsid w:val="00CF6708"/>
    <w:rsid w:val="00CF7549"/>
    <w:rsid w:val="00D009CE"/>
    <w:rsid w:val="00D00EF7"/>
    <w:rsid w:val="00D02171"/>
    <w:rsid w:val="00D02973"/>
    <w:rsid w:val="00D02F33"/>
    <w:rsid w:val="00D033DD"/>
    <w:rsid w:val="00D0568D"/>
    <w:rsid w:val="00D07366"/>
    <w:rsid w:val="00D07606"/>
    <w:rsid w:val="00D07EFC"/>
    <w:rsid w:val="00D10189"/>
    <w:rsid w:val="00D10C6B"/>
    <w:rsid w:val="00D10E2E"/>
    <w:rsid w:val="00D11E36"/>
    <w:rsid w:val="00D121B8"/>
    <w:rsid w:val="00D1229B"/>
    <w:rsid w:val="00D12F3D"/>
    <w:rsid w:val="00D1760A"/>
    <w:rsid w:val="00D2134C"/>
    <w:rsid w:val="00D2177F"/>
    <w:rsid w:val="00D22217"/>
    <w:rsid w:val="00D222BE"/>
    <w:rsid w:val="00D22AC3"/>
    <w:rsid w:val="00D25D21"/>
    <w:rsid w:val="00D26296"/>
    <w:rsid w:val="00D267C2"/>
    <w:rsid w:val="00D27221"/>
    <w:rsid w:val="00D279D4"/>
    <w:rsid w:val="00D27A55"/>
    <w:rsid w:val="00D27C40"/>
    <w:rsid w:val="00D27D51"/>
    <w:rsid w:val="00D27DD5"/>
    <w:rsid w:val="00D3018B"/>
    <w:rsid w:val="00D31139"/>
    <w:rsid w:val="00D31C2F"/>
    <w:rsid w:val="00D31ED5"/>
    <w:rsid w:val="00D32394"/>
    <w:rsid w:val="00D32C59"/>
    <w:rsid w:val="00D3319E"/>
    <w:rsid w:val="00D3417E"/>
    <w:rsid w:val="00D34A78"/>
    <w:rsid w:val="00D351AC"/>
    <w:rsid w:val="00D3611D"/>
    <w:rsid w:val="00D36C3B"/>
    <w:rsid w:val="00D37E62"/>
    <w:rsid w:val="00D40DE5"/>
    <w:rsid w:val="00D41D03"/>
    <w:rsid w:val="00D43789"/>
    <w:rsid w:val="00D43A91"/>
    <w:rsid w:val="00D43B93"/>
    <w:rsid w:val="00D4473B"/>
    <w:rsid w:val="00D4537C"/>
    <w:rsid w:val="00D455BD"/>
    <w:rsid w:val="00D465BC"/>
    <w:rsid w:val="00D4761F"/>
    <w:rsid w:val="00D47DF6"/>
    <w:rsid w:val="00D5065B"/>
    <w:rsid w:val="00D50823"/>
    <w:rsid w:val="00D51AD4"/>
    <w:rsid w:val="00D52090"/>
    <w:rsid w:val="00D528E6"/>
    <w:rsid w:val="00D52906"/>
    <w:rsid w:val="00D52986"/>
    <w:rsid w:val="00D55EC9"/>
    <w:rsid w:val="00D5613C"/>
    <w:rsid w:val="00D56252"/>
    <w:rsid w:val="00D562CE"/>
    <w:rsid w:val="00D566AB"/>
    <w:rsid w:val="00D57652"/>
    <w:rsid w:val="00D629CE"/>
    <w:rsid w:val="00D6402B"/>
    <w:rsid w:val="00D64DCF"/>
    <w:rsid w:val="00D64E7F"/>
    <w:rsid w:val="00D65620"/>
    <w:rsid w:val="00D70034"/>
    <w:rsid w:val="00D707D1"/>
    <w:rsid w:val="00D7214C"/>
    <w:rsid w:val="00D73302"/>
    <w:rsid w:val="00D74148"/>
    <w:rsid w:val="00D75C32"/>
    <w:rsid w:val="00D77A2B"/>
    <w:rsid w:val="00D8050C"/>
    <w:rsid w:val="00D80784"/>
    <w:rsid w:val="00D80980"/>
    <w:rsid w:val="00D81E61"/>
    <w:rsid w:val="00D8276F"/>
    <w:rsid w:val="00D83008"/>
    <w:rsid w:val="00D84C66"/>
    <w:rsid w:val="00D857D7"/>
    <w:rsid w:val="00D859B0"/>
    <w:rsid w:val="00D86099"/>
    <w:rsid w:val="00D87936"/>
    <w:rsid w:val="00D87E1F"/>
    <w:rsid w:val="00D91DBF"/>
    <w:rsid w:val="00D92311"/>
    <w:rsid w:val="00D93CB3"/>
    <w:rsid w:val="00D944CC"/>
    <w:rsid w:val="00D956CA"/>
    <w:rsid w:val="00D974F7"/>
    <w:rsid w:val="00D97D81"/>
    <w:rsid w:val="00DA0B59"/>
    <w:rsid w:val="00DA1651"/>
    <w:rsid w:val="00DA20DB"/>
    <w:rsid w:val="00DA5139"/>
    <w:rsid w:val="00DA5B6A"/>
    <w:rsid w:val="00DA5ED9"/>
    <w:rsid w:val="00DA790E"/>
    <w:rsid w:val="00DB031B"/>
    <w:rsid w:val="00DB1717"/>
    <w:rsid w:val="00DB2D2A"/>
    <w:rsid w:val="00DB4BAF"/>
    <w:rsid w:val="00DB5086"/>
    <w:rsid w:val="00DB57EC"/>
    <w:rsid w:val="00DB585B"/>
    <w:rsid w:val="00DB6DC3"/>
    <w:rsid w:val="00DC08D0"/>
    <w:rsid w:val="00DC0DAD"/>
    <w:rsid w:val="00DC0E11"/>
    <w:rsid w:val="00DC2242"/>
    <w:rsid w:val="00DC24CF"/>
    <w:rsid w:val="00DC2D75"/>
    <w:rsid w:val="00DC42F6"/>
    <w:rsid w:val="00DC4630"/>
    <w:rsid w:val="00DC5907"/>
    <w:rsid w:val="00DC5FE2"/>
    <w:rsid w:val="00DC6AD0"/>
    <w:rsid w:val="00DC78AF"/>
    <w:rsid w:val="00DD27A5"/>
    <w:rsid w:val="00DD2834"/>
    <w:rsid w:val="00DD2B80"/>
    <w:rsid w:val="00DD4832"/>
    <w:rsid w:val="00DD689E"/>
    <w:rsid w:val="00DD6DD0"/>
    <w:rsid w:val="00DD7381"/>
    <w:rsid w:val="00DE02B3"/>
    <w:rsid w:val="00DE08E4"/>
    <w:rsid w:val="00DE334A"/>
    <w:rsid w:val="00DE360A"/>
    <w:rsid w:val="00DE3811"/>
    <w:rsid w:val="00DE3CDD"/>
    <w:rsid w:val="00DE3F2C"/>
    <w:rsid w:val="00DE5907"/>
    <w:rsid w:val="00DF059E"/>
    <w:rsid w:val="00DF0BCC"/>
    <w:rsid w:val="00DF107C"/>
    <w:rsid w:val="00DF14E6"/>
    <w:rsid w:val="00DF269D"/>
    <w:rsid w:val="00DF4329"/>
    <w:rsid w:val="00DF4465"/>
    <w:rsid w:val="00DF451A"/>
    <w:rsid w:val="00DF4A6A"/>
    <w:rsid w:val="00DF4FC7"/>
    <w:rsid w:val="00DF5F08"/>
    <w:rsid w:val="00DF62C8"/>
    <w:rsid w:val="00DF6ACC"/>
    <w:rsid w:val="00E00666"/>
    <w:rsid w:val="00E00C40"/>
    <w:rsid w:val="00E0423B"/>
    <w:rsid w:val="00E049BB"/>
    <w:rsid w:val="00E050E0"/>
    <w:rsid w:val="00E062DF"/>
    <w:rsid w:val="00E0661C"/>
    <w:rsid w:val="00E077FE"/>
    <w:rsid w:val="00E1012E"/>
    <w:rsid w:val="00E123B3"/>
    <w:rsid w:val="00E1256B"/>
    <w:rsid w:val="00E13275"/>
    <w:rsid w:val="00E132D1"/>
    <w:rsid w:val="00E15338"/>
    <w:rsid w:val="00E1729B"/>
    <w:rsid w:val="00E201ED"/>
    <w:rsid w:val="00E209A7"/>
    <w:rsid w:val="00E20A1C"/>
    <w:rsid w:val="00E2155F"/>
    <w:rsid w:val="00E22DC1"/>
    <w:rsid w:val="00E235C2"/>
    <w:rsid w:val="00E2749B"/>
    <w:rsid w:val="00E30686"/>
    <w:rsid w:val="00E31343"/>
    <w:rsid w:val="00E3251C"/>
    <w:rsid w:val="00E32B92"/>
    <w:rsid w:val="00E3317E"/>
    <w:rsid w:val="00E34162"/>
    <w:rsid w:val="00E34DBA"/>
    <w:rsid w:val="00E35A41"/>
    <w:rsid w:val="00E35B82"/>
    <w:rsid w:val="00E36257"/>
    <w:rsid w:val="00E36767"/>
    <w:rsid w:val="00E40374"/>
    <w:rsid w:val="00E40816"/>
    <w:rsid w:val="00E40A3E"/>
    <w:rsid w:val="00E40FE1"/>
    <w:rsid w:val="00E41066"/>
    <w:rsid w:val="00E41F28"/>
    <w:rsid w:val="00E42203"/>
    <w:rsid w:val="00E435EA"/>
    <w:rsid w:val="00E44298"/>
    <w:rsid w:val="00E44918"/>
    <w:rsid w:val="00E45D42"/>
    <w:rsid w:val="00E467FA"/>
    <w:rsid w:val="00E46C48"/>
    <w:rsid w:val="00E474F0"/>
    <w:rsid w:val="00E479D1"/>
    <w:rsid w:val="00E523D1"/>
    <w:rsid w:val="00E52837"/>
    <w:rsid w:val="00E53544"/>
    <w:rsid w:val="00E55C7D"/>
    <w:rsid w:val="00E57590"/>
    <w:rsid w:val="00E57B1B"/>
    <w:rsid w:val="00E57BDD"/>
    <w:rsid w:val="00E62880"/>
    <w:rsid w:val="00E6326A"/>
    <w:rsid w:val="00E63F03"/>
    <w:rsid w:val="00E648BE"/>
    <w:rsid w:val="00E64FD9"/>
    <w:rsid w:val="00E700B0"/>
    <w:rsid w:val="00E701FB"/>
    <w:rsid w:val="00E7188E"/>
    <w:rsid w:val="00E720DA"/>
    <w:rsid w:val="00E739DF"/>
    <w:rsid w:val="00E73E84"/>
    <w:rsid w:val="00E74497"/>
    <w:rsid w:val="00E76EC7"/>
    <w:rsid w:val="00E80364"/>
    <w:rsid w:val="00E80A69"/>
    <w:rsid w:val="00E80F5D"/>
    <w:rsid w:val="00E81261"/>
    <w:rsid w:val="00E8266A"/>
    <w:rsid w:val="00E829DE"/>
    <w:rsid w:val="00E83B57"/>
    <w:rsid w:val="00E83CA8"/>
    <w:rsid w:val="00E8422A"/>
    <w:rsid w:val="00E86BFF"/>
    <w:rsid w:val="00E908F0"/>
    <w:rsid w:val="00E90D88"/>
    <w:rsid w:val="00E94609"/>
    <w:rsid w:val="00E94859"/>
    <w:rsid w:val="00E94997"/>
    <w:rsid w:val="00E95EBB"/>
    <w:rsid w:val="00E96F70"/>
    <w:rsid w:val="00E97333"/>
    <w:rsid w:val="00EA0663"/>
    <w:rsid w:val="00EA3C32"/>
    <w:rsid w:val="00EA493B"/>
    <w:rsid w:val="00EA5701"/>
    <w:rsid w:val="00EA5CAB"/>
    <w:rsid w:val="00EA642B"/>
    <w:rsid w:val="00EA7946"/>
    <w:rsid w:val="00EB26EA"/>
    <w:rsid w:val="00EB39BA"/>
    <w:rsid w:val="00EB4F00"/>
    <w:rsid w:val="00EB60EF"/>
    <w:rsid w:val="00EB62CD"/>
    <w:rsid w:val="00EB7DD4"/>
    <w:rsid w:val="00EC0B4C"/>
    <w:rsid w:val="00EC0E06"/>
    <w:rsid w:val="00EC1056"/>
    <w:rsid w:val="00EC26D0"/>
    <w:rsid w:val="00EC2E03"/>
    <w:rsid w:val="00EC3B76"/>
    <w:rsid w:val="00EC510A"/>
    <w:rsid w:val="00EC6860"/>
    <w:rsid w:val="00EC6D52"/>
    <w:rsid w:val="00ED0943"/>
    <w:rsid w:val="00ED1792"/>
    <w:rsid w:val="00ED2BA0"/>
    <w:rsid w:val="00ED34CD"/>
    <w:rsid w:val="00ED43AC"/>
    <w:rsid w:val="00ED4E82"/>
    <w:rsid w:val="00ED54C3"/>
    <w:rsid w:val="00ED74FD"/>
    <w:rsid w:val="00ED7F98"/>
    <w:rsid w:val="00EE1255"/>
    <w:rsid w:val="00EE273E"/>
    <w:rsid w:val="00EE4771"/>
    <w:rsid w:val="00EE5D20"/>
    <w:rsid w:val="00EE6147"/>
    <w:rsid w:val="00EE6B0C"/>
    <w:rsid w:val="00EF142A"/>
    <w:rsid w:val="00EF3C5F"/>
    <w:rsid w:val="00EF40D7"/>
    <w:rsid w:val="00EF4932"/>
    <w:rsid w:val="00EF52FF"/>
    <w:rsid w:val="00EF534F"/>
    <w:rsid w:val="00EF6EFC"/>
    <w:rsid w:val="00F04350"/>
    <w:rsid w:val="00F045CE"/>
    <w:rsid w:val="00F0470B"/>
    <w:rsid w:val="00F0592E"/>
    <w:rsid w:val="00F06079"/>
    <w:rsid w:val="00F06A4F"/>
    <w:rsid w:val="00F07FD0"/>
    <w:rsid w:val="00F11EBB"/>
    <w:rsid w:val="00F12D56"/>
    <w:rsid w:val="00F14305"/>
    <w:rsid w:val="00F146D5"/>
    <w:rsid w:val="00F178FB"/>
    <w:rsid w:val="00F21534"/>
    <w:rsid w:val="00F21B98"/>
    <w:rsid w:val="00F21E9B"/>
    <w:rsid w:val="00F2327D"/>
    <w:rsid w:val="00F242C7"/>
    <w:rsid w:val="00F248B8"/>
    <w:rsid w:val="00F24BA2"/>
    <w:rsid w:val="00F25D8E"/>
    <w:rsid w:val="00F260E2"/>
    <w:rsid w:val="00F27E1D"/>
    <w:rsid w:val="00F30464"/>
    <w:rsid w:val="00F30606"/>
    <w:rsid w:val="00F30787"/>
    <w:rsid w:val="00F30DFF"/>
    <w:rsid w:val="00F31ABF"/>
    <w:rsid w:val="00F31B73"/>
    <w:rsid w:val="00F320E8"/>
    <w:rsid w:val="00F33083"/>
    <w:rsid w:val="00F336D4"/>
    <w:rsid w:val="00F33B91"/>
    <w:rsid w:val="00F37C78"/>
    <w:rsid w:val="00F405EA"/>
    <w:rsid w:val="00F412B1"/>
    <w:rsid w:val="00F41355"/>
    <w:rsid w:val="00F41D3A"/>
    <w:rsid w:val="00F436AF"/>
    <w:rsid w:val="00F43F79"/>
    <w:rsid w:val="00F44B75"/>
    <w:rsid w:val="00F44F99"/>
    <w:rsid w:val="00F45DB0"/>
    <w:rsid w:val="00F516A7"/>
    <w:rsid w:val="00F52536"/>
    <w:rsid w:val="00F52F93"/>
    <w:rsid w:val="00F54949"/>
    <w:rsid w:val="00F56471"/>
    <w:rsid w:val="00F57B1D"/>
    <w:rsid w:val="00F57CFD"/>
    <w:rsid w:val="00F608C5"/>
    <w:rsid w:val="00F60A4D"/>
    <w:rsid w:val="00F617C7"/>
    <w:rsid w:val="00F61DC2"/>
    <w:rsid w:val="00F6239D"/>
    <w:rsid w:val="00F631DA"/>
    <w:rsid w:val="00F65C8C"/>
    <w:rsid w:val="00F65FBB"/>
    <w:rsid w:val="00F667EB"/>
    <w:rsid w:val="00F66E22"/>
    <w:rsid w:val="00F67101"/>
    <w:rsid w:val="00F67CF0"/>
    <w:rsid w:val="00F67DF1"/>
    <w:rsid w:val="00F67F65"/>
    <w:rsid w:val="00F70381"/>
    <w:rsid w:val="00F72CE8"/>
    <w:rsid w:val="00F74F7D"/>
    <w:rsid w:val="00F75B91"/>
    <w:rsid w:val="00F75EFF"/>
    <w:rsid w:val="00F7743E"/>
    <w:rsid w:val="00F82825"/>
    <w:rsid w:val="00F835A9"/>
    <w:rsid w:val="00F83FFA"/>
    <w:rsid w:val="00F87542"/>
    <w:rsid w:val="00F87949"/>
    <w:rsid w:val="00F91FD4"/>
    <w:rsid w:val="00F934F7"/>
    <w:rsid w:val="00F943EA"/>
    <w:rsid w:val="00F95E2D"/>
    <w:rsid w:val="00F97336"/>
    <w:rsid w:val="00FA11B1"/>
    <w:rsid w:val="00FA1B35"/>
    <w:rsid w:val="00FA2C87"/>
    <w:rsid w:val="00FA4213"/>
    <w:rsid w:val="00FA42D9"/>
    <w:rsid w:val="00FA5D3C"/>
    <w:rsid w:val="00FA6013"/>
    <w:rsid w:val="00FA6E17"/>
    <w:rsid w:val="00FA768C"/>
    <w:rsid w:val="00FB0C71"/>
    <w:rsid w:val="00FB11C6"/>
    <w:rsid w:val="00FB1D19"/>
    <w:rsid w:val="00FB1E29"/>
    <w:rsid w:val="00FB20A6"/>
    <w:rsid w:val="00FB27C2"/>
    <w:rsid w:val="00FB31A4"/>
    <w:rsid w:val="00FB3379"/>
    <w:rsid w:val="00FB4394"/>
    <w:rsid w:val="00FB64D4"/>
    <w:rsid w:val="00FB730D"/>
    <w:rsid w:val="00FB7E55"/>
    <w:rsid w:val="00FC0177"/>
    <w:rsid w:val="00FC0797"/>
    <w:rsid w:val="00FC0B37"/>
    <w:rsid w:val="00FC1377"/>
    <w:rsid w:val="00FC19FB"/>
    <w:rsid w:val="00FC348F"/>
    <w:rsid w:val="00FC485C"/>
    <w:rsid w:val="00FC4A0E"/>
    <w:rsid w:val="00FC4F8F"/>
    <w:rsid w:val="00FC5D6C"/>
    <w:rsid w:val="00FC6B3D"/>
    <w:rsid w:val="00FC7A74"/>
    <w:rsid w:val="00FD1C51"/>
    <w:rsid w:val="00FD5931"/>
    <w:rsid w:val="00FD5E90"/>
    <w:rsid w:val="00FD6FD7"/>
    <w:rsid w:val="00FD727B"/>
    <w:rsid w:val="00FD74C0"/>
    <w:rsid w:val="00FD77AB"/>
    <w:rsid w:val="00FE0527"/>
    <w:rsid w:val="00FE05FC"/>
    <w:rsid w:val="00FE10EA"/>
    <w:rsid w:val="00FE16C3"/>
    <w:rsid w:val="00FE1E27"/>
    <w:rsid w:val="00FE2036"/>
    <w:rsid w:val="00FE2537"/>
    <w:rsid w:val="00FE3639"/>
    <w:rsid w:val="00FE48D6"/>
    <w:rsid w:val="00FE4CE2"/>
    <w:rsid w:val="00FE5C4A"/>
    <w:rsid w:val="00FE5E69"/>
    <w:rsid w:val="00FE6441"/>
    <w:rsid w:val="00FE68F9"/>
    <w:rsid w:val="00FF02E9"/>
    <w:rsid w:val="00FF0869"/>
    <w:rsid w:val="00FF1599"/>
    <w:rsid w:val="00FF1C15"/>
    <w:rsid w:val="00FF1C3C"/>
    <w:rsid w:val="00FF2298"/>
    <w:rsid w:val="00FF2412"/>
    <w:rsid w:val="00FF4035"/>
    <w:rsid w:val="00FF46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1700">
      <w:bodyDiv w:val="1"/>
      <w:marLeft w:val="0"/>
      <w:marRight w:val="0"/>
      <w:marTop w:val="0"/>
      <w:marBottom w:val="0"/>
      <w:divBdr>
        <w:top w:val="none" w:sz="0" w:space="0" w:color="auto"/>
        <w:left w:val="none" w:sz="0" w:space="0" w:color="auto"/>
        <w:bottom w:val="none" w:sz="0" w:space="0" w:color="auto"/>
        <w:right w:val="none" w:sz="0" w:space="0" w:color="auto"/>
      </w:divBdr>
    </w:div>
    <w:div w:id="4527392">
      <w:bodyDiv w:val="1"/>
      <w:marLeft w:val="0"/>
      <w:marRight w:val="0"/>
      <w:marTop w:val="0"/>
      <w:marBottom w:val="0"/>
      <w:divBdr>
        <w:top w:val="none" w:sz="0" w:space="0" w:color="auto"/>
        <w:left w:val="none" w:sz="0" w:space="0" w:color="auto"/>
        <w:bottom w:val="none" w:sz="0" w:space="0" w:color="auto"/>
        <w:right w:val="none" w:sz="0" w:space="0" w:color="auto"/>
      </w:divBdr>
    </w:div>
    <w:div w:id="7412211">
      <w:bodyDiv w:val="1"/>
      <w:marLeft w:val="0"/>
      <w:marRight w:val="0"/>
      <w:marTop w:val="0"/>
      <w:marBottom w:val="0"/>
      <w:divBdr>
        <w:top w:val="none" w:sz="0" w:space="0" w:color="auto"/>
        <w:left w:val="none" w:sz="0" w:space="0" w:color="auto"/>
        <w:bottom w:val="none" w:sz="0" w:space="0" w:color="auto"/>
        <w:right w:val="none" w:sz="0" w:space="0" w:color="auto"/>
      </w:divBdr>
    </w:div>
    <w:div w:id="20327067">
      <w:bodyDiv w:val="1"/>
      <w:marLeft w:val="0"/>
      <w:marRight w:val="0"/>
      <w:marTop w:val="0"/>
      <w:marBottom w:val="0"/>
      <w:divBdr>
        <w:top w:val="none" w:sz="0" w:space="0" w:color="auto"/>
        <w:left w:val="none" w:sz="0" w:space="0" w:color="auto"/>
        <w:bottom w:val="none" w:sz="0" w:space="0" w:color="auto"/>
        <w:right w:val="none" w:sz="0" w:space="0" w:color="auto"/>
      </w:divBdr>
    </w:div>
    <w:div w:id="25181335">
      <w:bodyDiv w:val="1"/>
      <w:marLeft w:val="0"/>
      <w:marRight w:val="0"/>
      <w:marTop w:val="0"/>
      <w:marBottom w:val="0"/>
      <w:divBdr>
        <w:top w:val="none" w:sz="0" w:space="0" w:color="auto"/>
        <w:left w:val="none" w:sz="0" w:space="0" w:color="auto"/>
        <w:bottom w:val="none" w:sz="0" w:space="0" w:color="auto"/>
        <w:right w:val="none" w:sz="0" w:space="0" w:color="auto"/>
      </w:divBdr>
    </w:div>
    <w:div w:id="27224679">
      <w:bodyDiv w:val="1"/>
      <w:marLeft w:val="0"/>
      <w:marRight w:val="0"/>
      <w:marTop w:val="0"/>
      <w:marBottom w:val="0"/>
      <w:divBdr>
        <w:top w:val="none" w:sz="0" w:space="0" w:color="auto"/>
        <w:left w:val="none" w:sz="0" w:space="0" w:color="auto"/>
        <w:bottom w:val="none" w:sz="0" w:space="0" w:color="auto"/>
        <w:right w:val="none" w:sz="0" w:space="0" w:color="auto"/>
      </w:divBdr>
    </w:div>
    <w:div w:id="32534560">
      <w:bodyDiv w:val="1"/>
      <w:marLeft w:val="0"/>
      <w:marRight w:val="0"/>
      <w:marTop w:val="0"/>
      <w:marBottom w:val="0"/>
      <w:divBdr>
        <w:top w:val="none" w:sz="0" w:space="0" w:color="auto"/>
        <w:left w:val="none" w:sz="0" w:space="0" w:color="auto"/>
        <w:bottom w:val="none" w:sz="0" w:space="0" w:color="auto"/>
        <w:right w:val="none" w:sz="0" w:space="0" w:color="auto"/>
      </w:divBdr>
    </w:div>
    <w:div w:id="33121370">
      <w:bodyDiv w:val="1"/>
      <w:marLeft w:val="0"/>
      <w:marRight w:val="0"/>
      <w:marTop w:val="0"/>
      <w:marBottom w:val="0"/>
      <w:divBdr>
        <w:top w:val="none" w:sz="0" w:space="0" w:color="auto"/>
        <w:left w:val="none" w:sz="0" w:space="0" w:color="auto"/>
        <w:bottom w:val="none" w:sz="0" w:space="0" w:color="auto"/>
        <w:right w:val="none" w:sz="0" w:space="0" w:color="auto"/>
      </w:divBdr>
    </w:div>
    <w:div w:id="33383143">
      <w:bodyDiv w:val="1"/>
      <w:marLeft w:val="0"/>
      <w:marRight w:val="0"/>
      <w:marTop w:val="0"/>
      <w:marBottom w:val="0"/>
      <w:divBdr>
        <w:top w:val="none" w:sz="0" w:space="0" w:color="auto"/>
        <w:left w:val="none" w:sz="0" w:space="0" w:color="auto"/>
        <w:bottom w:val="none" w:sz="0" w:space="0" w:color="auto"/>
        <w:right w:val="none" w:sz="0" w:space="0" w:color="auto"/>
      </w:divBdr>
    </w:div>
    <w:div w:id="33582872">
      <w:bodyDiv w:val="1"/>
      <w:marLeft w:val="0"/>
      <w:marRight w:val="0"/>
      <w:marTop w:val="0"/>
      <w:marBottom w:val="0"/>
      <w:divBdr>
        <w:top w:val="none" w:sz="0" w:space="0" w:color="auto"/>
        <w:left w:val="none" w:sz="0" w:space="0" w:color="auto"/>
        <w:bottom w:val="none" w:sz="0" w:space="0" w:color="auto"/>
        <w:right w:val="none" w:sz="0" w:space="0" w:color="auto"/>
      </w:divBdr>
    </w:div>
    <w:div w:id="42218877">
      <w:bodyDiv w:val="1"/>
      <w:marLeft w:val="0"/>
      <w:marRight w:val="0"/>
      <w:marTop w:val="0"/>
      <w:marBottom w:val="0"/>
      <w:divBdr>
        <w:top w:val="none" w:sz="0" w:space="0" w:color="auto"/>
        <w:left w:val="none" w:sz="0" w:space="0" w:color="auto"/>
        <w:bottom w:val="none" w:sz="0" w:space="0" w:color="auto"/>
        <w:right w:val="none" w:sz="0" w:space="0" w:color="auto"/>
      </w:divBdr>
    </w:div>
    <w:div w:id="45573600">
      <w:bodyDiv w:val="1"/>
      <w:marLeft w:val="0"/>
      <w:marRight w:val="0"/>
      <w:marTop w:val="0"/>
      <w:marBottom w:val="0"/>
      <w:divBdr>
        <w:top w:val="none" w:sz="0" w:space="0" w:color="auto"/>
        <w:left w:val="none" w:sz="0" w:space="0" w:color="auto"/>
        <w:bottom w:val="none" w:sz="0" w:space="0" w:color="auto"/>
        <w:right w:val="none" w:sz="0" w:space="0" w:color="auto"/>
      </w:divBdr>
    </w:div>
    <w:div w:id="47606987">
      <w:bodyDiv w:val="1"/>
      <w:marLeft w:val="0"/>
      <w:marRight w:val="0"/>
      <w:marTop w:val="0"/>
      <w:marBottom w:val="0"/>
      <w:divBdr>
        <w:top w:val="none" w:sz="0" w:space="0" w:color="auto"/>
        <w:left w:val="none" w:sz="0" w:space="0" w:color="auto"/>
        <w:bottom w:val="none" w:sz="0" w:space="0" w:color="auto"/>
        <w:right w:val="none" w:sz="0" w:space="0" w:color="auto"/>
      </w:divBdr>
    </w:div>
    <w:div w:id="51276769">
      <w:bodyDiv w:val="1"/>
      <w:marLeft w:val="0"/>
      <w:marRight w:val="0"/>
      <w:marTop w:val="0"/>
      <w:marBottom w:val="0"/>
      <w:divBdr>
        <w:top w:val="none" w:sz="0" w:space="0" w:color="auto"/>
        <w:left w:val="none" w:sz="0" w:space="0" w:color="auto"/>
        <w:bottom w:val="none" w:sz="0" w:space="0" w:color="auto"/>
        <w:right w:val="none" w:sz="0" w:space="0" w:color="auto"/>
      </w:divBdr>
    </w:div>
    <w:div w:id="56242251">
      <w:bodyDiv w:val="1"/>
      <w:marLeft w:val="0"/>
      <w:marRight w:val="0"/>
      <w:marTop w:val="0"/>
      <w:marBottom w:val="0"/>
      <w:divBdr>
        <w:top w:val="none" w:sz="0" w:space="0" w:color="auto"/>
        <w:left w:val="none" w:sz="0" w:space="0" w:color="auto"/>
        <w:bottom w:val="none" w:sz="0" w:space="0" w:color="auto"/>
        <w:right w:val="none" w:sz="0" w:space="0" w:color="auto"/>
      </w:divBdr>
    </w:div>
    <w:div w:id="63838924">
      <w:bodyDiv w:val="1"/>
      <w:marLeft w:val="0"/>
      <w:marRight w:val="0"/>
      <w:marTop w:val="0"/>
      <w:marBottom w:val="0"/>
      <w:divBdr>
        <w:top w:val="none" w:sz="0" w:space="0" w:color="auto"/>
        <w:left w:val="none" w:sz="0" w:space="0" w:color="auto"/>
        <w:bottom w:val="none" w:sz="0" w:space="0" w:color="auto"/>
        <w:right w:val="none" w:sz="0" w:space="0" w:color="auto"/>
      </w:divBdr>
    </w:div>
    <w:div w:id="71704208">
      <w:bodyDiv w:val="1"/>
      <w:marLeft w:val="0"/>
      <w:marRight w:val="0"/>
      <w:marTop w:val="0"/>
      <w:marBottom w:val="0"/>
      <w:divBdr>
        <w:top w:val="none" w:sz="0" w:space="0" w:color="auto"/>
        <w:left w:val="none" w:sz="0" w:space="0" w:color="auto"/>
        <w:bottom w:val="none" w:sz="0" w:space="0" w:color="auto"/>
        <w:right w:val="none" w:sz="0" w:space="0" w:color="auto"/>
      </w:divBdr>
    </w:div>
    <w:div w:id="79761155">
      <w:bodyDiv w:val="1"/>
      <w:marLeft w:val="0"/>
      <w:marRight w:val="0"/>
      <w:marTop w:val="0"/>
      <w:marBottom w:val="0"/>
      <w:divBdr>
        <w:top w:val="none" w:sz="0" w:space="0" w:color="auto"/>
        <w:left w:val="none" w:sz="0" w:space="0" w:color="auto"/>
        <w:bottom w:val="none" w:sz="0" w:space="0" w:color="auto"/>
        <w:right w:val="none" w:sz="0" w:space="0" w:color="auto"/>
      </w:divBdr>
    </w:div>
    <w:div w:id="86659094">
      <w:bodyDiv w:val="1"/>
      <w:marLeft w:val="0"/>
      <w:marRight w:val="0"/>
      <w:marTop w:val="0"/>
      <w:marBottom w:val="0"/>
      <w:divBdr>
        <w:top w:val="none" w:sz="0" w:space="0" w:color="auto"/>
        <w:left w:val="none" w:sz="0" w:space="0" w:color="auto"/>
        <w:bottom w:val="none" w:sz="0" w:space="0" w:color="auto"/>
        <w:right w:val="none" w:sz="0" w:space="0" w:color="auto"/>
      </w:divBdr>
    </w:div>
    <w:div w:id="91821708">
      <w:bodyDiv w:val="1"/>
      <w:marLeft w:val="0"/>
      <w:marRight w:val="0"/>
      <w:marTop w:val="0"/>
      <w:marBottom w:val="0"/>
      <w:divBdr>
        <w:top w:val="none" w:sz="0" w:space="0" w:color="auto"/>
        <w:left w:val="none" w:sz="0" w:space="0" w:color="auto"/>
        <w:bottom w:val="none" w:sz="0" w:space="0" w:color="auto"/>
        <w:right w:val="none" w:sz="0" w:space="0" w:color="auto"/>
      </w:divBdr>
    </w:div>
    <w:div w:id="93281209">
      <w:bodyDiv w:val="1"/>
      <w:marLeft w:val="0"/>
      <w:marRight w:val="0"/>
      <w:marTop w:val="0"/>
      <w:marBottom w:val="0"/>
      <w:divBdr>
        <w:top w:val="none" w:sz="0" w:space="0" w:color="auto"/>
        <w:left w:val="none" w:sz="0" w:space="0" w:color="auto"/>
        <w:bottom w:val="none" w:sz="0" w:space="0" w:color="auto"/>
        <w:right w:val="none" w:sz="0" w:space="0" w:color="auto"/>
      </w:divBdr>
    </w:div>
    <w:div w:id="132527752">
      <w:bodyDiv w:val="1"/>
      <w:marLeft w:val="0"/>
      <w:marRight w:val="0"/>
      <w:marTop w:val="0"/>
      <w:marBottom w:val="0"/>
      <w:divBdr>
        <w:top w:val="none" w:sz="0" w:space="0" w:color="auto"/>
        <w:left w:val="none" w:sz="0" w:space="0" w:color="auto"/>
        <w:bottom w:val="none" w:sz="0" w:space="0" w:color="auto"/>
        <w:right w:val="none" w:sz="0" w:space="0" w:color="auto"/>
      </w:divBdr>
    </w:div>
    <w:div w:id="139612570">
      <w:bodyDiv w:val="1"/>
      <w:marLeft w:val="0"/>
      <w:marRight w:val="0"/>
      <w:marTop w:val="0"/>
      <w:marBottom w:val="0"/>
      <w:divBdr>
        <w:top w:val="none" w:sz="0" w:space="0" w:color="auto"/>
        <w:left w:val="none" w:sz="0" w:space="0" w:color="auto"/>
        <w:bottom w:val="none" w:sz="0" w:space="0" w:color="auto"/>
        <w:right w:val="none" w:sz="0" w:space="0" w:color="auto"/>
      </w:divBdr>
    </w:div>
    <w:div w:id="140270159">
      <w:bodyDiv w:val="1"/>
      <w:marLeft w:val="0"/>
      <w:marRight w:val="0"/>
      <w:marTop w:val="0"/>
      <w:marBottom w:val="0"/>
      <w:divBdr>
        <w:top w:val="none" w:sz="0" w:space="0" w:color="auto"/>
        <w:left w:val="none" w:sz="0" w:space="0" w:color="auto"/>
        <w:bottom w:val="none" w:sz="0" w:space="0" w:color="auto"/>
        <w:right w:val="none" w:sz="0" w:space="0" w:color="auto"/>
      </w:divBdr>
    </w:div>
    <w:div w:id="142898047">
      <w:bodyDiv w:val="1"/>
      <w:marLeft w:val="0"/>
      <w:marRight w:val="0"/>
      <w:marTop w:val="0"/>
      <w:marBottom w:val="0"/>
      <w:divBdr>
        <w:top w:val="none" w:sz="0" w:space="0" w:color="auto"/>
        <w:left w:val="none" w:sz="0" w:space="0" w:color="auto"/>
        <w:bottom w:val="none" w:sz="0" w:space="0" w:color="auto"/>
        <w:right w:val="none" w:sz="0" w:space="0" w:color="auto"/>
      </w:divBdr>
    </w:div>
    <w:div w:id="144736251">
      <w:bodyDiv w:val="1"/>
      <w:marLeft w:val="0"/>
      <w:marRight w:val="0"/>
      <w:marTop w:val="0"/>
      <w:marBottom w:val="0"/>
      <w:divBdr>
        <w:top w:val="none" w:sz="0" w:space="0" w:color="auto"/>
        <w:left w:val="none" w:sz="0" w:space="0" w:color="auto"/>
        <w:bottom w:val="none" w:sz="0" w:space="0" w:color="auto"/>
        <w:right w:val="none" w:sz="0" w:space="0" w:color="auto"/>
      </w:divBdr>
    </w:div>
    <w:div w:id="148982099">
      <w:bodyDiv w:val="1"/>
      <w:marLeft w:val="0"/>
      <w:marRight w:val="0"/>
      <w:marTop w:val="0"/>
      <w:marBottom w:val="0"/>
      <w:divBdr>
        <w:top w:val="none" w:sz="0" w:space="0" w:color="auto"/>
        <w:left w:val="none" w:sz="0" w:space="0" w:color="auto"/>
        <w:bottom w:val="none" w:sz="0" w:space="0" w:color="auto"/>
        <w:right w:val="none" w:sz="0" w:space="0" w:color="auto"/>
      </w:divBdr>
    </w:div>
    <w:div w:id="152183941">
      <w:bodyDiv w:val="1"/>
      <w:marLeft w:val="0"/>
      <w:marRight w:val="0"/>
      <w:marTop w:val="0"/>
      <w:marBottom w:val="0"/>
      <w:divBdr>
        <w:top w:val="none" w:sz="0" w:space="0" w:color="auto"/>
        <w:left w:val="none" w:sz="0" w:space="0" w:color="auto"/>
        <w:bottom w:val="none" w:sz="0" w:space="0" w:color="auto"/>
        <w:right w:val="none" w:sz="0" w:space="0" w:color="auto"/>
      </w:divBdr>
    </w:div>
    <w:div w:id="166948755">
      <w:bodyDiv w:val="1"/>
      <w:marLeft w:val="0"/>
      <w:marRight w:val="0"/>
      <w:marTop w:val="0"/>
      <w:marBottom w:val="0"/>
      <w:divBdr>
        <w:top w:val="none" w:sz="0" w:space="0" w:color="auto"/>
        <w:left w:val="none" w:sz="0" w:space="0" w:color="auto"/>
        <w:bottom w:val="none" w:sz="0" w:space="0" w:color="auto"/>
        <w:right w:val="none" w:sz="0" w:space="0" w:color="auto"/>
      </w:divBdr>
    </w:div>
    <w:div w:id="168060108">
      <w:bodyDiv w:val="1"/>
      <w:marLeft w:val="0"/>
      <w:marRight w:val="0"/>
      <w:marTop w:val="0"/>
      <w:marBottom w:val="0"/>
      <w:divBdr>
        <w:top w:val="none" w:sz="0" w:space="0" w:color="auto"/>
        <w:left w:val="none" w:sz="0" w:space="0" w:color="auto"/>
        <w:bottom w:val="none" w:sz="0" w:space="0" w:color="auto"/>
        <w:right w:val="none" w:sz="0" w:space="0" w:color="auto"/>
      </w:divBdr>
    </w:div>
    <w:div w:id="182593278">
      <w:bodyDiv w:val="1"/>
      <w:marLeft w:val="0"/>
      <w:marRight w:val="0"/>
      <w:marTop w:val="0"/>
      <w:marBottom w:val="0"/>
      <w:divBdr>
        <w:top w:val="none" w:sz="0" w:space="0" w:color="auto"/>
        <w:left w:val="none" w:sz="0" w:space="0" w:color="auto"/>
        <w:bottom w:val="none" w:sz="0" w:space="0" w:color="auto"/>
        <w:right w:val="none" w:sz="0" w:space="0" w:color="auto"/>
      </w:divBdr>
    </w:div>
    <w:div w:id="188377591">
      <w:bodyDiv w:val="1"/>
      <w:marLeft w:val="0"/>
      <w:marRight w:val="0"/>
      <w:marTop w:val="0"/>
      <w:marBottom w:val="0"/>
      <w:divBdr>
        <w:top w:val="none" w:sz="0" w:space="0" w:color="auto"/>
        <w:left w:val="none" w:sz="0" w:space="0" w:color="auto"/>
        <w:bottom w:val="none" w:sz="0" w:space="0" w:color="auto"/>
        <w:right w:val="none" w:sz="0" w:space="0" w:color="auto"/>
      </w:divBdr>
    </w:div>
    <w:div w:id="200291199">
      <w:bodyDiv w:val="1"/>
      <w:marLeft w:val="0"/>
      <w:marRight w:val="0"/>
      <w:marTop w:val="0"/>
      <w:marBottom w:val="0"/>
      <w:divBdr>
        <w:top w:val="none" w:sz="0" w:space="0" w:color="auto"/>
        <w:left w:val="none" w:sz="0" w:space="0" w:color="auto"/>
        <w:bottom w:val="none" w:sz="0" w:space="0" w:color="auto"/>
        <w:right w:val="none" w:sz="0" w:space="0" w:color="auto"/>
      </w:divBdr>
    </w:div>
    <w:div w:id="203829066">
      <w:bodyDiv w:val="1"/>
      <w:marLeft w:val="0"/>
      <w:marRight w:val="0"/>
      <w:marTop w:val="0"/>
      <w:marBottom w:val="0"/>
      <w:divBdr>
        <w:top w:val="none" w:sz="0" w:space="0" w:color="auto"/>
        <w:left w:val="none" w:sz="0" w:space="0" w:color="auto"/>
        <w:bottom w:val="none" w:sz="0" w:space="0" w:color="auto"/>
        <w:right w:val="none" w:sz="0" w:space="0" w:color="auto"/>
      </w:divBdr>
    </w:div>
    <w:div w:id="231159946">
      <w:bodyDiv w:val="1"/>
      <w:marLeft w:val="0"/>
      <w:marRight w:val="0"/>
      <w:marTop w:val="0"/>
      <w:marBottom w:val="0"/>
      <w:divBdr>
        <w:top w:val="none" w:sz="0" w:space="0" w:color="auto"/>
        <w:left w:val="none" w:sz="0" w:space="0" w:color="auto"/>
        <w:bottom w:val="none" w:sz="0" w:space="0" w:color="auto"/>
        <w:right w:val="none" w:sz="0" w:space="0" w:color="auto"/>
      </w:divBdr>
    </w:div>
    <w:div w:id="233667443">
      <w:bodyDiv w:val="1"/>
      <w:marLeft w:val="0"/>
      <w:marRight w:val="0"/>
      <w:marTop w:val="0"/>
      <w:marBottom w:val="0"/>
      <w:divBdr>
        <w:top w:val="none" w:sz="0" w:space="0" w:color="auto"/>
        <w:left w:val="none" w:sz="0" w:space="0" w:color="auto"/>
        <w:bottom w:val="none" w:sz="0" w:space="0" w:color="auto"/>
        <w:right w:val="none" w:sz="0" w:space="0" w:color="auto"/>
      </w:divBdr>
    </w:div>
    <w:div w:id="250241162">
      <w:bodyDiv w:val="1"/>
      <w:marLeft w:val="0"/>
      <w:marRight w:val="0"/>
      <w:marTop w:val="0"/>
      <w:marBottom w:val="0"/>
      <w:divBdr>
        <w:top w:val="none" w:sz="0" w:space="0" w:color="auto"/>
        <w:left w:val="none" w:sz="0" w:space="0" w:color="auto"/>
        <w:bottom w:val="none" w:sz="0" w:space="0" w:color="auto"/>
        <w:right w:val="none" w:sz="0" w:space="0" w:color="auto"/>
      </w:divBdr>
    </w:div>
    <w:div w:id="252512885">
      <w:bodyDiv w:val="1"/>
      <w:marLeft w:val="0"/>
      <w:marRight w:val="0"/>
      <w:marTop w:val="0"/>
      <w:marBottom w:val="0"/>
      <w:divBdr>
        <w:top w:val="none" w:sz="0" w:space="0" w:color="auto"/>
        <w:left w:val="none" w:sz="0" w:space="0" w:color="auto"/>
        <w:bottom w:val="none" w:sz="0" w:space="0" w:color="auto"/>
        <w:right w:val="none" w:sz="0" w:space="0" w:color="auto"/>
      </w:divBdr>
    </w:div>
    <w:div w:id="255098430">
      <w:bodyDiv w:val="1"/>
      <w:marLeft w:val="0"/>
      <w:marRight w:val="0"/>
      <w:marTop w:val="0"/>
      <w:marBottom w:val="0"/>
      <w:divBdr>
        <w:top w:val="none" w:sz="0" w:space="0" w:color="auto"/>
        <w:left w:val="none" w:sz="0" w:space="0" w:color="auto"/>
        <w:bottom w:val="none" w:sz="0" w:space="0" w:color="auto"/>
        <w:right w:val="none" w:sz="0" w:space="0" w:color="auto"/>
      </w:divBdr>
    </w:div>
    <w:div w:id="261571083">
      <w:bodyDiv w:val="1"/>
      <w:marLeft w:val="0"/>
      <w:marRight w:val="0"/>
      <w:marTop w:val="0"/>
      <w:marBottom w:val="0"/>
      <w:divBdr>
        <w:top w:val="none" w:sz="0" w:space="0" w:color="auto"/>
        <w:left w:val="none" w:sz="0" w:space="0" w:color="auto"/>
        <w:bottom w:val="none" w:sz="0" w:space="0" w:color="auto"/>
        <w:right w:val="none" w:sz="0" w:space="0" w:color="auto"/>
      </w:divBdr>
    </w:div>
    <w:div w:id="262999910">
      <w:bodyDiv w:val="1"/>
      <w:marLeft w:val="0"/>
      <w:marRight w:val="0"/>
      <w:marTop w:val="0"/>
      <w:marBottom w:val="0"/>
      <w:divBdr>
        <w:top w:val="none" w:sz="0" w:space="0" w:color="auto"/>
        <w:left w:val="none" w:sz="0" w:space="0" w:color="auto"/>
        <w:bottom w:val="none" w:sz="0" w:space="0" w:color="auto"/>
        <w:right w:val="none" w:sz="0" w:space="0" w:color="auto"/>
      </w:divBdr>
    </w:div>
    <w:div w:id="270014446">
      <w:bodyDiv w:val="1"/>
      <w:marLeft w:val="0"/>
      <w:marRight w:val="0"/>
      <w:marTop w:val="0"/>
      <w:marBottom w:val="0"/>
      <w:divBdr>
        <w:top w:val="none" w:sz="0" w:space="0" w:color="auto"/>
        <w:left w:val="none" w:sz="0" w:space="0" w:color="auto"/>
        <w:bottom w:val="none" w:sz="0" w:space="0" w:color="auto"/>
        <w:right w:val="none" w:sz="0" w:space="0" w:color="auto"/>
      </w:divBdr>
    </w:div>
    <w:div w:id="293297439">
      <w:bodyDiv w:val="1"/>
      <w:marLeft w:val="0"/>
      <w:marRight w:val="0"/>
      <w:marTop w:val="0"/>
      <w:marBottom w:val="0"/>
      <w:divBdr>
        <w:top w:val="none" w:sz="0" w:space="0" w:color="auto"/>
        <w:left w:val="none" w:sz="0" w:space="0" w:color="auto"/>
        <w:bottom w:val="none" w:sz="0" w:space="0" w:color="auto"/>
        <w:right w:val="none" w:sz="0" w:space="0" w:color="auto"/>
      </w:divBdr>
    </w:div>
    <w:div w:id="293560180">
      <w:bodyDiv w:val="1"/>
      <w:marLeft w:val="0"/>
      <w:marRight w:val="0"/>
      <w:marTop w:val="0"/>
      <w:marBottom w:val="0"/>
      <w:divBdr>
        <w:top w:val="none" w:sz="0" w:space="0" w:color="auto"/>
        <w:left w:val="none" w:sz="0" w:space="0" w:color="auto"/>
        <w:bottom w:val="none" w:sz="0" w:space="0" w:color="auto"/>
        <w:right w:val="none" w:sz="0" w:space="0" w:color="auto"/>
      </w:divBdr>
    </w:div>
    <w:div w:id="300112503">
      <w:bodyDiv w:val="1"/>
      <w:marLeft w:val="0"/>
      <w:marRight w:val="0"/>
      <w:marTop w:val="0"/>
      <w:marBottom w:val="0"/>
      <w:divBdr>
        <w:top w:val="none" w:sz="0" w:space="0" w:color="auto"/>
        <w:left w:val="none" w:sz="0" w:space="0" w:color="auto"/>
        <w:bottom w:val="none" w:sz="0" w:space="0" w:color="auto"/>
        <w:right w:val="none" w:sz="0" w:space="0" w:color="auto"/>
      </w:divBdr>
    </w:div>
    <w:div w:id="304746199">
      <w:bodyDiv w:val="1"/>
      <w:marLeft w:val="0"/>
      <w:marRight w:val="0"/>
      <w:marTop w:val="0"/>
      <w:marBottom w:val="0"/>
      <w:divBdr>
        <w:top w:val="none" w:sz="0" w:space="0" w:color="auto"/>
        <w:left w:val="none" w:sz="0" w:space="0" w:color="auto"/>
        <w:bottom w:val="none" w:sz="0" w:space="0" w:color="auto"/>
        <w:right w:val="none" w:sz="0" w:space="0" w:color="auto"/>
      </w:divBdr>
    </w:div>
    <w:div w:id="308873599">
      <w:bodyDiv w:val="1"/>
      <w:marLeft w:val="0"/>
      <w:marRight w:val="0"/>
      <w:marTop w:val="0"/>
      <w:marBottom w:val="0"/>
      <w:divBdr>
        <w:top w:val="none" w:sz="0" w:space="0" w:color="auto"/>
        <w:left w:val="none" w:sz="0" w:space="0" w:color="auto"/>
        <w:bottom w:val="none" w:sz="0" w:space="0" w:color="auto"/>
        <w:right w:val="none" w:sz="0" w:space="0" w:color="auto"/>
      </w:divBdr>
    </w:div>
    <w:div w:id="348218794">
      <w:bodyDiv w:val="1"/>
      <w:marLeft w:val="0"/>
      <w:marRight w:val="0"/>
      <w:marTop w:val="0"/>
      <w:marBottom w:val="0"/>
      <w:divBdr>
        <w:top w:val="none" w:sz="0" w:space="0" w:color="auto"/>
        <w:left w:val="none" w:sz="0" w:space="0" w:color="auto"/>
        <w:bottom w:val="none" w:sz="0" w:space="0" w:color="auto"/>
        <w:right w:val="none" w:sz="0" w:space="0" w:color="auto"/>
      </w:divBdr>
    </w:div>
    <w:div w:id="349528053">
      <w:bodyDiv w:val="1"/>
      <w:marLeft w:val="0"/>
      <w:marRight w:val="0"/>
      <w:marTop w:val="0"/>
      <w:marBottom w:val="0"/>
      <w:divBdr>
        <w:top w:val="none" w:sz="0" w:space="0" w:color="auto"/>
        <w:left w:val="none" w:sz="0" w:space="0" w:color="auto"/>
        <w:bottom w:val="none" w:sz="0" w:space="0" w:color="auto"/>
        <w:right w:val="none" w:sz="0" w:space="0" w:color="auto"/>
      </w:divBdr>
      <w:divsChild>
        <w:div w:id="165872754">
          <w:marLeft w:val="0"/>
          <w:marRight w:val="0"/>
          <w:marTop w:val="0"/>
          <w:marBottom w:val="0"/>
          <w:divBdr>
            <w:top w:val="none" w:sz="0" w:space="0" w:color="auto"/>
            <w:left w:val="none" w:sz="0" w:space="0" w:color="auto"/>
            <w:bottom w:val="none" w:sz="0" w:space="0" w:color="auto"/>
            <w:right w:val="none" w:sz="0" w:space="0" w:color="auto"/>
          </w:divBdr>
        </w:div>
        <w:div w:id="185562698">
          <w:marLeft w:val="0"/>
          <w:marRight w:val="0"/>
          <w:marTop w:val="0"/>
          <w:marBottom w:val="0"/>
          <w:divBdr>
            <w:top w:val="none" w:sz="0" w:space="0" w:color="auto"/>
            <w:left w:val="none" w:sz="0" w:space="0" w:color="auto"/>
            <w:bottom w:val="none" w:sz="0" w:space="0" w:color="auto"/>
            <w:right w:val="none" w:sz="0" w:space="0" w:color="auto"/>
          </w:divBdr>
        </w:div>
        <w:div w:id="199367918">
          <w:marLeft w:val="0"/>
          <w:marRight w:val="0"/>
          <w:marTop w:val="0"/>
          <w:marBottom w:val="0"/>
          <w:divBdr>
            <w:top w:val="none" w:sz="0" w:space="0" w:color="auto"/>
            <w:left w:val="none" w:sz="0" w:space="0" w:color="auto"/>
            <w:bottom w:val="none" w:sz="0" w:space="0" w:color="auto"/>
            <w:right w:val="none" w:sz="0" w:space="0" w:color="auto"/>
          </w:divBdr>
        </w:div>
        <w:div w:id="567769657">
          <w:marLeft w:val="0"/>
          <w:marRight w:val="0"/>
          <w:marTop w:val="0"/>
          <w:marBottom w:val="0"/>
          <w:divBdr>
            <w:top w:val="none" w:sz="0" w:space="0" w:color="auto"/>
            <w:left w:val="none" w:sz="0" w:space="0" w:color="auto"/>
            <w:bottom w:val="none" w:sz="0" w:space="0" w:color="auto"/>
            <w:right w:val="none" w:sz="0" w:space="0" w:color="auto"/>
          </w:divBdr>
        </w:div>
        <w:div w:id="609048182">
          <w:marLeft w:val="0"/>
          <w:marRight w:val="0"/>
          <w:marTop w:val="0"/>
          <w:marBottom w:val="0"/>
          <w:divBdr>
            <w:top w:val="none" w:sz="0" w:space="0" w:color="auto"/>
            <w:left w:val="none" w:sz="0" w:space="0" w:color="auto"/>
            <w:bottom w:val="none" w:sz="0" w:space="0" w:color="auto"/>
            <w:right w:val="none" w:sz="0" w:space="0" w:color="auto"/>
          </w:divBdr>
        </w:div>
        <w:div w:id="628173907">
          <w:marLeft w:val="0"/>
          <w:marRight w:val="0"/>
          <w:marTop w:val="0"/>
          <w:marBottom w:val="0"/>
          <w:divBdr>
            <w:top w:val="none" w:sz="0" w:space="0" w:color="auto"/>
            <w:left w:val="none" w:sz="0" w:space="0" w:color="auto"/>
            <w:bottom w:val="none" w:sz="0" w:space="0" w:color="auto"/>
            <w:right w:val="none" w:sz="0" w:space="0" w:color="auto"/>
          </w:divBdr>
        </w:div>
        <w:div w:id="666059742">
          <w:marLeft w:val="0"/>
          <w:marRight w:val="0"/>
          <w:marTop w:val="0"/>
          <w:marBottom w:val="0"/>
          <w:divBdr>
            <w:top w:val="none" w:sz="0" w:space="0" w:color="auto"/>
            <w:left w:val="none" w:sz="0" w:space="0" w:color="auto"/>
            <w:bottom w:val="none" w:sz="0" w:space="0" w:color="auto"/>
            <w:right w:val="none" w:sz="0" w:space="0" w:color="auto"/>
          </w:divBdr>
        </w:div>
        <w:div w:id="699940906">
          <w:marLeft w:val="0"/>
          <w:marRight w:val="0"/>
          <w:marTop w:val="0"/>
          <w:marBottom w:val="0"/>
          <w:divBdr>
            <w:top w:val="none" w:sz="0" w:space="0" w:color="auto"/>
            <w:left w:val="none" w:sz="0" w:space="0" w:color="auto"/>
            <w:bottom w:val="none" w:sz="0" w:space="0" w:color="auto"/>
            <w:right w:val="none" w:sz="0" w:space="0" w:color="auto"/>
          </w:divBdr>
        </w:div>
        <w:div w:id="734739043">
          <w:marLeft w:val="0"/>
          <w:marRight w:val="0"/>
          <w:marTop w:val="0"/>
          <w:marBottom w:val="0"/>
          <w:divBdr>
            <w:top w:val="none" w:sz="0" w:space="0" w:color="auto"/>
            <w:left w:val="none" w:sz="0" w:space="0" w:color="auto"/>
            <w:bottom w:val="none" w:sz="0" w:space="0" w:color="auto"/>
            <w:right w:val="none" w:sz="0" w:space="0" w:color="auto"/>
          </w:divBdr>
        </w:div>
        <w:div w:id="1228762738">
          <w:marLeft w:val="0"/>
          <w:marRight w:val="0"/>
          <w:marTop w:val="0"/>
          <w:marBottom w:val="0"/>
          <w:divBdr>
            <w:top w:val="none" w:sz="0" w:space="0" w:color="auto"/>
            <w:left w:val="none" w:sz="0" w:space="0" w:color="auto"/>
            <w:bottom w:val="none" w:sz="0" w:space="0" w:color="auto"/>
            <w:right w:val="none" w:sz="0" w:space="0" w:color="auto"/>
          </w:divBdr>
        </w:div>
        <w:div w:id="1426653373">
          <w:marLeft w:val="0"/>
          <w:marRight w:val="0"/>
          <w:marTop w:val="0"/>
          <w:marBottom w:val="0"/>
          <w:divBdr>
            <w:top w:val="none" w:sz="0" w:space="0" w:color="auto"/>
            <w:left w:val="none" w:sz="0" w:space="0" w:color="auto"/>
            <w:bottom w:val="none" w:sz="0" w:space="0" w:color="auto"/>
            <w:right w:val="none" w:sz="0" w:space="0" w:color="auto"/>
          </w:divBdr>
        </w:div>
        <w:div w:id="1568416084">
          <w:marLeft w:val="0"/>
          <w:marRight w:val="0"/>
          <w:marTop w:val="0"/>
          <w:marBottom w:val="0"/>
          <w:divBdr>
            <w:top w:val="none" w:sz="0" w:space="0" w:color="auto"/>
            <w:left w:val="none" w:sz="0" w:space="0" w:color="auto"/>
            <w:bottom w:val="none" w:sz="0" w:space="0" w:color="auto"/>
            <w:right w:val="none" w:sz="0" w:space="0" w:color="auto"/>
          </w:divBdr>
        </w:div>
        <w:div w:id="1638219956">
          <w:marLeft w:val="0"/>
          <w:marRight w:val="0"/>
          <w:marTop w:val="0"/>
          <w:marBottom w:val="0"/>
          <w:divBdr>
            <w:top w:val="none" w:sz="0" w:space="0" w:color="auto"/>
            <w:left w:val="none" w:sz="0" w:space="0" w:color="auto"/>
            <w:bottom w:val="none" w:sz="0" w:space="0" w:color="auto"/>
            <w:right w:val="none" w:sz="0" w:space="0" w:color="auto"/>
          </w:divBdr>
        </w:div>
        <w:div w:id="1768455532">
          <w:marLeft w:val="0"/>
          <w:marRight w:val="0"/>
          <w:marTop w:val="0"/>
          <w:marBottom w:val="0"/>
          <w:divBdr>
            <w:top w:val="none" w:sz="0" w:space="0" w:color="auto"/>
            <w:left w:val="none" w:sz="0" w:space="0" w:color="auto"/>
            <w:bottom w:val="none" w:sz="0" w:space="0" w:color="auto"/>
            <w:right w:val="none" w:sz="0" w:space="0" w:color="auto"/>
          </w:divBdr>
        </w:div>
        <w:div w:id="1790466068">
          <w:marLeft w:val="0"/>
          <w:marRight w:val="0"/>
          <w:marTop w:val="0"/>
          <w:marBottom w:val="0"/>
          <w:divBdr>
            <w:top w:val="none" w:sz="0" w:space="0" w:color="auto"/>
            <w:left w:val="none" w:sz="0" w:space="0" w:color="auto"/>
            <w:bottom w:val="none" w:sz="0" w:space="0" w:color="auto"/>
            <w:right w:val="none" w:sz="0" w:space="0" w:color="auto"/>
          </w:divBdr>
        </w:div>
        <w:div w:id="1962295188">
          <w:marLeft w:val="0"/>
          <w:marRight w:val="0"/>
          <w:marTop w:val="0"/>
          <w:marBottom w:val="0"/>
          <w:divBdr>
            <w:top w:val="none" w:sz="0" w:space="0" w:color="auto"/>
            <w:left w:val="none" w:sz="0" w:space="0" w:color="auto"/>
            <w:bottom w:val="none" w:sz="0" w:space="0" w:color="auto"/>
            <w:right w:val="none" w:sz="0" w:space="0" w:color="auto"/>
          </w:divBdr>
        </w:div>
      </w:divsChild>
    </w:div>
    <w:div w:id="349915414">
      <w:bodyDiv w:val="1"/>
      <w:marLeft w:val="0"/>
      <w:marRight w:val="0"/>
      <w:marTop w:val="0"/>
      <w:marBottom w:val="0"/>
      <w:divBdr>
        <w:top w:val="none" w:sz="0" w:space="0" w:color="auto"/>
        <w:left w:val="none" w:sz="0" w:space="0" w:color="auto"/>
        <w:bottom w:val="none" w:sz="0" w:space="0" w:color="auto"/>
        <w:right w:val="none" w:sz="0" w:space="0" w:color="auto"/>
      </w:divBdr>
    </w:div>
    <w:div w:id="356587527">
      <w:bodyDiv w:val="1"/>
      <w:marLeft w:val="0"/>
      <w:marRight w:val="0"/>
      <w:marTop w:val="0"/>
      <w:marBottom w:val="0"/>
      <w:divBdr>
        <w:top w:val="none" w:sz="0" w:space="0" w:color="auto"/>
        <w:left w:val="none" w:sz="0" w:space="0" w:color="auto"/>
        <w:bottom w:val="none" w:sz="0" w:space="0" w:color="auto"/>
        <w:right w:val="none" w:sz="0" w:space="0" w:color="auto"/>
      </w:divBdr>
    </w:div>
    <w:div w:id="358317650">
      <w:bodyDiv w:val="1"/>
      <w:marLeft w:val="0"/>
      <w:marRight w:val="0"/>
      <w:marTop w:val="0"/>
      <w:marBottom w:val="0"/>
      <w:divBdr>
        <w:top w:val="none" w:sz="0" w:space="0" w:color="auto"/>
        <w:left w:val="none" w:sz="0" w:space="0" w:color="auto"/>
        <w:bottom w:val="none" w:sz="0" w:space="0" w:color="auto"/>
        <w:right w:val="none" w:sz="0" w:space="0" w:color="auto"/>
      </w:divBdr>
    </w:div>
    <w:div w:id="372340733">
      <w:bodyDiv w:val="1"/>
      <w:marLeft w:val="0"/>
      <w:marRight w:val="0"/>
      <w:marTop w:val="0"/>
      <w:marBottom w:val="0"/>
      <w:divBdr>
        <w:top w:val="none" w:sz="0" w:space="0" w:color="auto"/>
        <w:left w:val="none" w:sz="0" w:space="0" w:color="auto"/>
        <w:bottom w:val="none" w:sz="0" w:space="0" w:color="auto"/>
        <w:right w:val="none" w:sz="0" w:space="0" w:color="auto"/>
      </w:divBdr>
    </w:div>
    <w:div w:id="388850034">
      <w:bodyDiv w:val="1"/>
      <w:marLeft w:val="0"/>
      <w:marRight w:val="0"/>
      <w:marTop w:val="0"/>
      <w:marBottom w:val="0"/>
      <w:divBdr>
        <w:top w:val="none" w:sz="0" w:space="0" w:color="auto"/>
        <w:left w:val="none" w:sz="0" w:space="0" w:color="auto"/>
        <w:bottom w:val="none" w:sz="0" w:space="0" w:color="auto"/>
        <w:right w:val="none" w:sz="0" w:space="0" w:color="auto"/>
      </w:divBdr>
    </w:div>
    <w:div w:id="390545159">
      <w:bodyDiv w:val="1"/>
      <w:marLeft w:val="0"/>
      <w:marRight w:val="0"/>
      <w:marTop w:val="0"/>
      <w:marBottom w:val="0"/>
      <w:divBdr>
        <w:top w:val="none" w:sz="0" w:space="0" w:color="auto"/>
        <w:left w:val="none" w:sz="0" w:space="0" w:color="auto"/>
        <w:bottom w:val="none" w:sz="0" w:space="0" w:color="auto"/>
        <w:right w:val="none" w:sz="0" w:space="0" w:color="auto"/>
      </w:divBdr>
    </w:div>
    <w:div w:id="393772873">
      <w:bodyDiv w:val="1"/>
      <w:marLeft w:val="0"/>
      <w:marRight w:val="0"/>
      <w:marTop w:val="0"/>
      <w:marBottom w:val="0"/>
      <w:divBdr>
        <w:top w:val="none" w:sz="0" w:space="0" w:color="auto"/>
        <w:left w:val="none" w:sz="0" w:space="0" w:color="auto"/>
        <w:bottom w:val="none" w:sz="0" w:space="0" w:color="auto"/>
        <w:right w:val="none" w:sz="0" w:space="0" w:color="auto"/>
      </w:divBdr>
    </w:div>
    <w:div w:id="411900540">
      <w:bodyDiv w:val="1"/>
      <w:marLeft w:val="0"/>
      <w:marRight w:val="0"/>
      <w:marTop w:val="0"/>
      <w:marBottom w:val="0"/>
      <w:divBdr>
        <w:top w:val="none" w:sz="0" w:space="0" w:color="auto"/>
        <w:left w:val="none" w:sz="0" w:space="0" w:color="auto"/>
        <w:bottom w:val="none" w:sz="0" w:space="0" w:color="auto"/>
        <w:right w:val="none" w:sz="0" w:space="0" w:color="auto"/>
      </w:divBdr>
    </w:div>
    <w:div w:id="412432799">
      <w:bodyDiv w:val="1"/>
      <w:marLeft w:val="0"/>
      <w:marRight w:val="0"/>
      <w:marTop w:val="0"/>
      <w:marBottom w:val="0"/>
      <w:divBdr>
        <w:top w:val="none" w:sz="0" w:space="0" w:color="auto"/>
        <w:left w:val="none" w:sz="0" w:space="0" w:color="auto"/>
        <w:bottom w:val="none" w:sz="0" w:space="0" w:color="auto"/>
        <w:right w:val="none" w:sz="0" w:space="0" w:color="auto"/>
      </w:divBdr>
    </w:div>
    <w:div w:id="419834460">
      <w:bodyDiv w:val="1"/>
      <w:marLeft w:val="0"/>
      <w:marRight w:val="0"/>
      <w:marTop w:val="0"/>
      <w:marBottom w:val="0"/>
      <w:divBdr>
        <w:top w:val="none" w:sz="0" w:space="0" w:color="auto"/>
        <w:left w:val="none" w:sz="0" w:space="0" w:color="auto"/>
        <w:bottom w:val="none" w:sz="0" w:space="0" w:color="auto"/>
        <w:right w:val="none" w:sz="0" w:space="0" w:color="auto"/>
      </w:divBdr>
    </w:div>
    <w:div w:id="424350724">
      <w:bodyDiv w:val="1"/>
      <w:marLeft w:val="0"/>
      <w:marRight w:val="0"/>
      <w:marTop w:val="0"/>
      <w:marBottom w:val="0"/>
      <w:divBdr>
        <w:top w:val="none" w:sz="0" w:space="0" w:color="auto"/>
        <w:left w:val="none" w:sz="0" w:space="0" w:color="auto"/>
        <w:bottom w:val="none" w:sz="0" w:space="0" w:color="auto"/>
        <w:right w:val="none" w:sz="0" w:space="0" w:color="auto"/>
      </w:divBdr>
    </w:div>
    <w:div w:id="430709589">
      <w:bodyDiv w:val="1"/>
      <w:marLeft w:val="0"/>
      <w:marRight w:val="0"/>
      <w:marTop w:val="0"/>
      <w:marBottom w:val="0"/>
      <w:divBdr>
        <w:top w:val="none" w:sz="0" w:space="0" w:color="auto"/>
        <w:left w:val="none" w:sz="0" w:space="0" w:color="auto"/>
        <w:bottom w:val="none" w:sz="0" w:space="0" w:color="auto"/>
        <w:right w:val="none" w:sz="0" w:space="0" w:color="auto"/>
      </w:divBdr>
    </w:div>
    <w:div w:id="431319455">
      <w:bodyDiv w:val="1"/>
      <w:marLeft w:val="0"/>
      <w:marRight w:val="0"/>
      <w:marTop w:val="0"/>
      <w:marBottom w:val="0"/>
      <w:divBdr>
        <w:top w:val="none" w:sz="0" w:space="0" w:color="auto"/>
        <w:left w:val="none" w:sz="0" w:space="0" w:color="auto"/>
        <w:bottom w:val="none" w:sz="0" w:space="0" w:color="auto"/>
        <w:right w:val="none" w:sz="0" w:space="0" w:color="auto"/>
      </w:divBdr>
    </w:div>
    <w:div w:id="451481809">
      <w:bodyDiv w:val="1"/>
      <w:marLeft w:val="0"/>
      <w:marRight w:val="0"/>
      <w:marTop w:val="0"/>
      <w:marBottom w:val="0"/>
      <w:divBdr>
        <w:top w:val="none" w:sz="0" w:space="0" w:color="auto"/>
        <w:left w:val="none" w:sz="0" w:space="0" w:color="auto"/>
        <w:bottom w:val="none" w:sz="0" w:space="0" w:color="auto"/>
        <w:right w:val="none" w:sz="0" w:space="0" w:color="auto"/>
      </w:divBdr>
    </w:div>
    <w:div w:id="452093872">
      <w:bodyDiv w:val="1"/>
      <w:marLeft w:val="0"/>
      <w:marRight w:val="0"/>
      <w:marTop w:val="0"/>
      <w:marBottom w:val="0"/>
      <w:divBdr>
        <w:top w:val="none" w:sz="0" w:space="0" w:color="auto"/>
        <w:left w:val="none" w:sz="0" w:space="0" w:color="auto"/>
        <w:bottom w:val="none" w:sz="0" w:space="0" w:color="auto"/>
        <w:right w:val="none" w:sz="0" w:space="0" w:color="auto"/>
      </w:divBdr>
    </w:div>
    <w:div w:id="481118076">
      <w:bodyDiv w:val="1"/>
      <w:marLeft w:val="0"/>
      <w:marRight w:val="0"/>
      <w:marTop w:val="0"/>
      <w:marBottom w:val="0"/>
      <w:divBdr>
        <w:top w:val="none" w:sz="0" w:space="0" w:color="auto"/>
        <w:left w:val="none" w:sz="0" w:space="0" w:color="auto"/>
        <w:bottom w:val="none" w:sz="0" w:space="0" w:color="auto"/>
        <w:right w:val="none" w:sz="0" w:space="0" w:color="auto"/>
      </w:divBdr>
    </w:div>
    <w:div w:id="485707346">
      <w:bodyDiv w:val="1"/>
      <w:marLeft w:val="0"/>
      <w:marRight w:val="0"/>
      <w:marTop w:val="0"/>
      <w:marBottom w:val="0"/>
      <w:divBdr>
        <w:top w:val="none" w:sz="0" w:space="0" w:color="auto"/>
        <w:left w:val="none" w:sz="0" w:space="0" w:color="auto"/>
        <w:bottom w:val="none" w:sz="0" w:space="0" w:color="auto"/>
        <w:right w:val="none" w:sz="0" w:space="0" w:color="auto"/>
      </w:divBdr>
    </w:div>
    <w:div w:id="512039227">
      <w:bodyDiv w:val="1"/>
      <w:marLeft w:val="0"/>
      <w:marRight w:val="0"/>
      <w:marTop w:val="0"/>
      <w:marBottom w:val="0"/>
      <w:divBdr>
        <w:top w:val="none" w:sz="0" w:space="0" w:color="auto"/>
        <w:left w:val="none" w:sz="0" w:space="0" w:color="auto"/>
        <w:bottom w:val="none" w:sz="0" w:space="0" w:color="auto"/>
        <w:right w:val="none" w:sz="0" w:space="0" w:color="auto"/>
      </w:divBdr>
    </w:div>
    <w:div w:id="514080294">
      <w:bodyDiv w:val="1"/>
      <w:marLeft w:val="0"/>
      <w:marRight w:val="0"/>
      <w:marTop w:val="0"/>
      <w:marBottom w:val="0"/>
      <w:divBdr>
        <w:top w:val="none" w:sz="0" w:space="0" w:color="auto"/>
        <w:left w:val="none" w:sz="0" w:space="0" w:color="auto"/>
        <w:bottom w:val="none" w:sz="0" w:space="0" w:color="auto"/>
        <w:right w:val="none" w:sz="0" w:space="0" w:color="auto"/>
      </w:divBdr>
    </w:div>
    <w:div w:id="518852748">
      <w:bodyDiv w:val="1"/>
      <w:marLeft w:val="0"/>
      <w:marRight w:val="0"/>
      <w:marTop w:val="0"/>
      <w:marBottom w:val="0"/>
      <w:divBdr>
        <w:top w:val="none" w:sz="0" w:space="0" w:color="auto"/>
        <w:left w:val="none" w:sz="0" w:space="0" w:color="auto"/>
        <w:bottom w:val="none" w:sz="0" w:space="0" w:color="auto"/>
        <w:right w:val="none" w:sz="0" w:space="0" w:color="auto"/>
      </w:divBdr>
    </w:div>
    <w:div w:id="519049257">
      <w:bodyDiv w:val="1"/>
      <w:marLeft w:val="0"/>
      <w:marRight w:val="0"/>
      <w:marTop w:val="0"/>
      <w:marBottom w:val="0"/>
      <w:divBdr>
        <w:top w:val="none" w:sz="0" w:space="0" w:color="auto"/>
        <w:left w:val="none" w:sz="0" w:space="0" w:color="auto"/>
        <w:bottom w:val="none" w:sz="0" w:space="0" w:color="auto"/>
        <w:right w:val="none" w:sz="0" w:space="0" w:color="auto"/>
      </w:divBdr>
    </w:div>
    <w:div w:id="537208784">
      <w:bodyDiv w:val="1"/>
      <w:marLeft w:val="0"/>
      <w:marRight w:val="0"/>
      <w:marTop w:val="0"/>
      <w:marBottom w:val="0"/>
      <w:divBdr>
        <w:top w:val="none" w:sz="0" w:space="0" w:color="auto"/>
        <w:left w:val="none" w:sz="0" w:space="0" w:color="auto"/>
        <w:bottom w:val="none" w:sz="0" w:space="0" w:color="auto"/>
        <w:right w:val="none" w:sz="0" w:space="0" w:color="auto"/>
      </w:divBdr>
    </w:div>
    <w:div w:id="549464916">
      <w:bodyDiv w:val="1"/>
      <w:marLeft w:val="0"/>
      <w:marRight w:val="0"/>
      <w:marTop w:val="0"/>
      <w:marBottom w:val="0"/>
      <w:divBdr>
        <w:top w:val="none" w:sz="0" w:space="0" w:color="auto"/>
        <w:left w:val="none" w:sz="0" w:space="0" w:color="auto"/>
        <w:bottom w:val="none" w:sz="0" w:space="0" w:color="auto"/>
        <w:right w:val="none" w:sz="0" w:space="0" w:color="auto"/>
      </w:divBdr>
    </w:div>
    <w:div w:id="550774500">
      <w:bodyDiv w:val="1"/>
      <w:marLeft w:val="0"/>
      <w:marRight w:val="0"/>
      <w:marTop w:val="0"/>
      <w:marBottom w:val="0"/>
      <w:divBdr>
        <w:top w:val="none" w:sz="0" w:space="0" w:color="auto"/>
        <w:left w:val="none" w:sz="0" w:space="0" w:color="auto"/>
        <w:bottom w:val="none" w:sz="0" w:space="0" w:color="auto"/>
        <w:right w:val="none" w:sz="0" w:space="0" w:color="auto"/>
      </w:divBdr>
    </w:div>
    <w:div w:id="557281777">
      <w:bodyDiv w:val="1"/>
      <w:marLeft w:val="0"/>
      <w:marRight w:val="0"/>
      <w:marTop w:val="0"/>
      <w:marBottom w:val="0"/>
      <w:divBdr>
        <w:top w:val="none" w:sz="0" w:space="0" w:color="auto"/>
        <w:left w:val="none" w:sz="0" w:space="0" w:color="auto"/>
        <w:bottom w:val="none" w:sz="0" w:space="0" w:color="auto"/>
        <w:right w:val="none" w:sz="0" w:space="0" w:color="auto"/>
      </w:divBdr>
    </w:div>
    <w:div w:id="559631328">
      <w:bodyDiv w:val="1"/>
      <w:marLeft w:val="0"/>
      <w:marRight w:val="0"/>
      <w:marTop w:val="0"/>
      <w:marBottom w:val="0"/>
      <w:divBdr>
        <w:top w:val="none" w:sz="0" w:space="0" w:color="auto"/>
        <w:left w:val="none" w:sz="0" w:space="0" w:color="auto"/>
        <w:bottom w:val="none" w:sz="0" w:space="0" w:color="auto"/>
        <w:right w:val="none" w:sz="0" w:space="0" w:color="auto"/>
      </w:divBdr>
    </w:div>
    <w:div w:id="564681234">
      <w:bodyDiv w:val="1"/>
      <w:marLeft w:val="0"/>
      <w:marRight w:val="0"/>
      <w:marTop w:val="0"/>
      <w:marBottom w:val="0"/>
      <w:divBdr>
        <w:top w:val="none" w:sz="0" w:space="0" w:color="auto"/>
        <w:left w:val="none" w:sz="0" w:space="0" w:color="auto"/>
        <w:bottom w:val="none" w:sz="0" w:space="0" w:color="auto"/>
        <w:right w:val="none" w:sz="0" w:space="0" w:color="auto"/>
      </w:divBdr>
    </w:div>
    <w:div w:id="574362855">
      <w:bodyDiv w:val="1"/>
      <w:marLeft w:val="0"/>
      <w:marRight w:val="0"/>
      <w:marTop w:val="0"/>
      <w:marBottom w:val="0"/>
      <w:divBdr>
        <w:top w:val="none" w:sz="0" w:space="0" w:color="auto"/>
        <w:left w:val="none" w:sz="0" w:space="0" w:color="auto"/>
        <w:bottom w:val="none" w:sz="0" w:space="0" w:color="auto"/>
        <w:right w:val="none" w:sz="0" w:space="0" w:color="auto"/>
      </w:divBdr>
    </w:div>
    <w:div w:id="580793594">
      <w:bodyDiv w:val="1"/>
      <w:marLeft w:val="0"/>
      <w:marRight w:val="0"/>
      <w:marTop w:val="0"/>
      <w:marBottom w:val="0"/>
      <w:divBdr>
        <w:top w:val="none" w:sz="0" w:space="0" w:color="auto"/>
        <w:left w:val="none" w:sz="0" w:space="0" w:color="auto"/>
        <w:bottom w:val="none" w:sz="0" w:space="0" w:color="auto"/>
        <w:right w:val="none" w:sz="0" w:space="0" w:color="auto"/>
      </w:divBdr>
    </w:div>
    <w:div w:id="582761025">
      <w:bodyDiv w:val="1"/>
      <w:marLeft w:val="0"/>
      <w:marRight w:val="0"/>
      <w:marTop w:val="0"/>
      <w:marBottom w:val="0"/>
      <w:divBdr>
        <w:top w:val="none" w:sz="0" w:space="0" w:color="auto"/>
        <w:left w:val="none" w:sz="0" w:space="0" w:color="auto"/>
        <w:bottom w:val="none" w:sz="0" w:space="0" w:color="auto"/>
        <w:right w:val="none" w:sz="0" w:space="0" w:color="auto"/>
      </w:divBdr>
    </w:div>
    <w:div w:id="600577169">
      <w:bodyDiv w:val="1"/>
      <w:marLeft w:val="0"/>
      <w:marRight w:val="0"/>
      <w:marTop w:val="0"/>
      <w:marBottom w:val="0"/>
      <w:divBdr>
        <w:top w:val="none" w:sz="0" w:space="0" w:color="auto"/>
        <w:left w:val="none" w:sz="0" w:space="0" w:color="auto"/>
        <w:bottom w:val="none" w:sz="0" w:space="0" w:color="auto"/>
        <w:right w:val="none" w:sz="0" w:space="0" w:color="auto"/>
      </w:divBdr>
    </w:div>
    <w:div w:id="605579576">
      <w:bodyDiv w:val="1"/>
      <w:marLeft w:val="0"/>
      <w:marRight w:val="0"/>
      <w:marTop w:val="0"/>
      <w:marBottom w:val="0"/>
      <w:divBdr>
        <w:top w:val="none" w:sz="0" w:space="0" w:color="auto"/>
        <w:left w:val="none" w:sz="0" w:space="0" w:color="auto"/>
        <w:bottom w:val="none" w:sz="0" w:space="0" w:color="auto"/>
        <w:right w:val="none" w:sz="0" w:space="0" w:color="auto"/>
      </w:divBdr>
    </w:div>
    <w:div w:id="612252297">
      <w:bodyDiv w:val="1"/>
      <w:marLeft w:val="0"/>
      <w:marRight w:val="0"/>
      <w:marTop w:val="0"/>
      <w:marBottom w:val="0"/>
      <w:divBdr>
        <w:top w:val="none" w:sz="0" w:space="0" w:color="auto"/>
        <w:left w:val="none" w:sz="0" w:space="0" w:color="auto"/>
        <w:bottom w:val="none" w:sz="0" w:space="0" w:color="auto"/>
        <w:right w:val="none" w:sz="0" w:space="0" w:color="auto"/>
      </w:divBdr>
    </w:div>
    <w:div w:id="623775297">
      <w:bodyDiv w:val="1"/>
      <w:marLeft w:val="0"/>
      <w:marRight w:val="0"/>
      <w:marTop w:val="0"/>
      <w:marBottom w:val="0"/>
      <w:divBdr>
        <w:top w:val="none" w:sz="0" w:space="0" w:color="auto"/>
        <w:left w:val="none" w:sz="0" w:space="0" w:color="auto"/>
        <w:bottom w:val="none" w:sz="0" w:space="0" w:color="auto"/>
        <w:right w:val="none" w:sz="0" w:space="0" w:color="auto"/>
      </w:divBdr>
    </w:div>
    <w:div w:id="624891049">
      <w:bodyDiv w:val="1"/>
      <w:marLeft w:val="0"/>
      <w:marRight w:val="0"/>
      <w:marTop w:val="0"/>
      <w:marBottom w:val="0"/>
      <w:divBdr>
        <w:top w:val="none" w:sz="0" w:space="0" w:color="auto"/>
        <w:left w:val="none" w:sz="0" w:space="0" w:color="auto"/>
        <w:bottom w:val="none" w:sz="0" w:space="0" w:color="auto"/>
        <w:right w:val="none" w:sz="0" w:space="0" w:color="auto"/>
      </w:divBdr>
    </w:div>
    <w:div w:id="631137736">
      <w:bodyDiv w:val="1"/>
      <w:marLeft w:val="0"/>
      <w:marRight w:val="0"/>
      <w:marTop w:val="0"/>
      <w:marBottom w:val="0"/>
      <w:divBdr>
        <w:top w:val="none" w:sz="0" w:space="0" w:color="auto"/>
        <w:left w:val="none" w:sz="0" w:space="0" w:color="auto"/>
        <w:bottom w:val="none" w:sz="0" w:space="0" w:color="auto"/>
        <w:right w:val="none" w:sz="0" w:space="0" w:color="auto"/>
      </w:divBdr>
    </w:div>
    <w:div w:id="637609871">
      <w:bodyDiv w:val="1"/>
      <w:marLeft w:val="0"/>
      <w:marRight w:val="0"/>
      <w:marTop w:val="0"/>
      <w:marBottom w:val="0"/>
      <w:divBdr>
        <w:top w:val="none" w:sz="0" w:space="0" w:color="auto"/>
        <w:left w:val="none" w:sz="0" w:space="0" w:color="auto"/>
        <w:bottom w:val="none" w:sz="0" w:space="0" w:color="auto"/>
        <w:right w:val="none" w:sz="0" w:space="0" w:color="auto"/>
      </w:divBdr>
    </w:div>
    <w:div w:id="638265488">
      <w:bodyDiv w:val="1"/>
      <w:marLeft w:val="0"/>
      <w:marRight w:val="0"/>
      <w:marTop w:val="0"/>
      <w:marBottom w:val="0"/>
      <w:divBdr>
        <w:top w:val="none" w:sz="0" w:space="0" w:color="auto"/>
        <w:left w:val="none" w:sz="0" w:space="0" w:color="auto"/>
        <w:bottom w:val="none" w:sz="0" w:space="0" w:color="auto"/>
        <w:right w:val="none" w:sz="0" w:space="0" w:color="auto"/>
      </w:divBdr>
    </w:div>
    <w:div w:id="646937246">
      <w:bodyDiv w:val="1"/>
      <w:marLeft w:val="0"/>
      <w:marRight w:val="0"/>
      <w:marTop w:val="0"/>
      <w:marBottom w:val="0"/>
      <w:divBdr>
        <w:top w:val="none" w:sz="0" w:space="0" w:color="auto"/>
        <w:left w:val="none" w:sz="0" w:space="0" w:color="auto"/>
        <w:bottom w:val="none" w:sz="0" w:space="0" w:color="auto"/>
        <w:right w:val="none" w:sz="0" w:space="0" w:color="auto"/>
      </w:divBdr>
    </w:div>
    <w:div w:id="647054523">
      <w:bodyDiv w:val="1"/>
      <w:marLeft w:val="0"/>
      <w:marRight w:val="0"/>
      <w:marTop w:val="0"/>
      <w:marBottom w:val="0"/>
      <w:divBdr>
        <w:top w:val="none" w:sz="0" w:space="0" w:color="auto"/>
        <w:left w:val="none" w:sz="0" w:space="0" w:color="auto"/>
        <w:bottom w:val="none" w:sz="0" w:space="0" w:color="auto"/>
        <w:right w:val="none" w:sz="0" w:space="0" w:color="auto"/>
      </w:divBdr>
    </w:div>
    <w:div w:id="651181960">
      <w:bodyDiv w:val="1"/>
      <w:marLeft w:val="0"/>
      <w:marRight w:val="0"/>
      <w:marTop w:val="0"/>
      <w:marBottom w:val="0"/>
      <w:divBdr>
        <w:top w:val="none" w:sz="0" w:space="0" w:color="auto"/>
        <w:left w:val="none" w:sz="0" w:space="0" w:color="auto"/>
        <w:bottom w:val="none" w:sz="0" w:space="0" w:color="auto"/>
        <w:right w:val="none" w:sz="0" w:space="0" w:color="auto"/>
      </w:divBdr>
    </w:div>
    <w:div w:id="662707823">
      <w:bodyDiv w:val="1"/>
      <w:marLeft w:val="0"/>
      <w:marRight w:val="0"/>
      <w:marTop w:val="0"/>
      <w:marBottom w:val="0"/>
      <w:divBdr>
        <w:top w:val="none" w:sz="0" w:space="0" w:color="auto"/>
        <w:left w:val="none" w:sz="0" w:space="0" w:color="auto"/>
        <w:bottom w:val="none" w:sz="0" w:space="0" w:color="auto"/>
        <w:right w:val="none" w:sz="0" w:space="0" w:color="auto"/>
      </w:divBdr>
    </w:div>
    <w:div w:id="664164672">
      <w:bodyDiv w:val="1"/>
      <w:marLeft w:val="0"/>
      <w:marRight w:val="0"/>
      <w:marTop w:val="0"/>
      <w:marBottom w:val="0"/>
      <w:divBdr>
        <w:top w:val="none" w:sz="0" w:space="0" w:color="auto"/>
        <w:left w:val="none" w:sz="0" w:space="0" w:color="auto"/>
        <w:bottom w:val="none" w:sz="0" w:space="0" w:color="auto"/>
        <w:right w:val="none" w:sz="0" w:space="0" w:color="auto"/>
      </w:divBdr>
    </w:div>
    <w:div w:id="670105732">
      <w:bodyDiv w:val="1"/>
      <w:marLeft w:val="0"/>
      <w:marRight w:val="0"/>
      <w:marTop w:val="0"/>
      <w:marBottom w:val="0"/>
      <w:divBdr>
        <w:top w:val="none" w:sz="0" w:space="0" w:color="auto"/>
        <w:left w:val="none" w:sz="0" w:space="0" w:color="auto"/>
        <w:bottom w:val="none" w:sz="0" w:space="0" w:color="auto"/>
        <w:right w:val="none" w:sz="0" w:space="0" w:color="auto"/>
      </w:divBdr>
      <w:divsChild>
        <w:div w:id="833567047">
          <w:marLeft w:val="0"/>
          <w:marRight w:val="0"/>
          <w:marTop w:val="0"/>
          <w:marBottom w:val="0"/>
          <w:divBdr>
            <w:top w:val="none" w:sz="0" w:space="0" w:color="auto"/>
            <w:left w:val="none" w:sz="0" w:space="0" w:color="auto"/>
            <w:bottom w:val="none" w:sz="0" w:space="0" w:color="auto"/>
            <w:right w:val="none" w:sz="0" w:space="0" w:color="auto"/>
          </w:divBdr>
        </w:div>
      </w:divsChild>
    </w:div>
    <w:div w:id="671690157">
      <w:bodyDiv w:val="1"/>
      <w:marLeft w:val="0"/>
      <w:marRight w:val="0"/>
      <w:marTop w:val="0"/>
      <w:marBottom w:val="0"/>
      <w:divBdr>
        <w:top w:val="none" w:sz="0" w:space="0" w:color="auto"/>
        <w:left w:val="none" w:sz="0" w:space="0" w:color="auto"/>
        <w:bottom w:val="none" w:sz="0" w:space="0" w:color="auto"/>
        <w:right w:val="none" w:sz="0" w:space="0" w:color="auto"/>
      </w:divBdr>
    </w:div>
    <w:div w:id="680668316">
      <w:bodyDiv w:val="1"/>
      <w:marLeft w:val="0"/>
      <w:marRight w:val="0"/>
      <w:marTop w:val="0"/>
      <w:marBottom w:val="0"/>
      <w:divBdr>
        <w:top w:val="none" w:sz="0" w:space="0" w:color="auto"/>
        <w:left w:val="none" w:sz="0" w:space="0" w:color="auto"/>
        <w:bottom w:val="none" w:sz="0" w:space="0" w:color="auto"/>
        <w:right w:val="none" w:sz="0" w:space="0" w:color="auto"/>
      </w:divBdr>
    </w:div>
    <w:div w:id="686641011">
      <w:bodyDiv w:val="1"/>
      <w:marLeft w:val="0"/>
      <w:marRight w:val="0"/>
      <w:marTop w:val="0"/>
      <w:marBottom w:val="0"/>
      <w:divBdr>
        <w:top w:val="none" w:sz="0" w:space="0" w:color="auto"/>
        <w:left w:val="none" w:sz="0" w:space="0" w:color="auto"/>
        <w:bottom w:val="none" w:sz="0" w:space="0" w:color="auto"/>
        <w:right w:val="none" w:sz="0" w:space="0" w:color="auto"/>
      </w:divBdr>
    </w:div>
    <w:div w:id="697586319">
      <w:bodyDiv w:val="1"/>
      <w:marLeft w:val="0"/>
      <w:marRight w:val="0"/>
      <w:marTop w:val="0"/>
      <w:marBottom w:val="0"/>
      <w:divBdr>
        <w:top w:val="none" w:sz="0" w:space="0" w:color="auto"/>
        <w:left w:val="none" w:sz="0" w:space="0" w:color="auto"/>
        <w:bottom w:val="none" w:sz="0" w:space="0" w:color="auto"/>
        <w:right w:val="none" w:sz="0" w:space="0" w:color="auto"/>
      </w:divBdr>
      <w:divsChild>
        <w:div w:id="555703693">
          <w:marLeft w:val="0"/>
          <w:marRight w:val="0"/>
          <w:marTop w:val="0"/>
          <w:marBottom w:val="0"/>
          <w:divBdr>
            <w:top w:val="none" w:sz="0" w:space="0" w:color="auto"/>
            <w:left w:val="none" w:sz="0" w:space="0" w:color="auto"/>
            <w:bottom w:val="none" w:sz="0" w:space="0" w:color="auto"/>
            <w:right w:val="none" w:sz="0" w:space="0" w:color="auto"/>
          </w:divBdr>
        </w:div>
      </w:divsChild>
    </w:div>
    <w:div w:id="699203585">
      <w:bodyDiv w:val="1"/>
      <w:marLeft w:val="0"/>
      <w:marRight w:val="0"/>
      <w:marTop w:val="0"/>
      <w:marBottom w:val="0"/>
      <w:divBdr>
        <w:top w:val="none" w:sz="0" w:space="0" w:color="auto"/>
        <w:left w:val="none" w:sz="0" w:space="0" w:color="auto"/>
        <w:bottom w:val="none" w:sz="0" w:space="0" w:color="auto"/>
        <w:right w:val="none" w:sz="0" w:space="0" w:color="auto"/>
      </w:divBdr>
      <w:divsChild>
        <w:div w:id="245380514">
          <w:marLeft w:val="0"/>
          <w:marRight w:val="0"/>
          <w:marTop w:val="0"/>
          <w:marBottom w:val="160"/>
          <w:divBdr>
            <w:top w:val="none" w:sz="0" w:space="0" w:color="auto"/>
            <w:left w:val="none" w:sz="0" w:space="0" w:color="auto"/>
            <w:bottom w:val="none" w:sz="0" w:space="0" w:color="auto"/>
            <w:right w:val="none" w:sz="0" w:space="0" w:color="auto"/>
          </w:divBdr>
        </w:div>
        <w:div w:id="479226633">
          <w:marLeft w:val="0"/>
          <w:marRight w:val="0"/>
          <w:marTop w:val="0"/>
          <w:marBottom w:val="160"/>
          <w:divBdr>
            <w:top w:val="none" w:sz="0" w:space="0" w:color="auto"/>
            <w:left w:val="none" w:sz="0" w:space="0" w:color="auto"/>
            <w:bottom w:val="none" w:sz="0" w:space="0" w:color="auto"/>
            <w:right w:val="none" w:sz="0" w:space="0" w:color="auto"/>
          </w:divBdr>
        </w:div>
        <w:div w:id="596519303">
          <w:marLeft w:val="0"/>
          <w:marRight w:val="0"/>
          <w:marTop w:val="0"/>
          <w:marBottom w:val="160"/>
          <w:divBdr>
            <w:top w:val="none" w:sz="0" w:space="0" w:color="auto"/>
            <w:left w:val="none" w:sz="0" w:space="0" w:color="auto"/>
            <w:bottom w:val="none" w:sz="0" w:space="0" w:color="auto"/>
            <w:right w:val="none" w:sz="0" w:space="0" w:color="auto"/>
          </w:divBdr>
        </w:div>
        <w:div w:id="949629488">
          <w:marLeft w:val="0"/>
          <w:marRight w:val="0"/>
          <w:marTop w:val="0"/>
          <w:marBottom w:val="160"/>
          <w:divBdr>
            <w:top w:val="none" w:sz="0" w:space="0" w:color="auto"/>
            <w:left w:val="none" w:sz="0" w:space="0" w:color="auto"/>
            <w:bottom w:val="none" w:sz="0" w:space="0" w:color="auto"/>
            <w:right w:val="none" w:sz="0" w:space="0" w:color="auto"/>
          </w:divBdr>
        </w:div>
        <w:div w:id="1025400717">
          <w:marLeft w:val="0"/>
          <w:marRight w:val="0"/>
          <w:marTop w:val="0"/>
          <w:marBottom w:val="160"/>
          <w:divBdr>
            <w:top w:val="none" w:sz="0" w:space="0" w:color="auto"/>
            <w:left w:val="none" w:sz="0" w:space="0" w:color="auto"/>
            <w:bottom w:val="none" w:sz="0" w:space="0" w:color="auto"/>
            <w:right w:val="none" w:sz="0" w:space="0" w:color="auto"/>
          </w:divBdr>
        </w:div>
        <w:div w:id="1189951868">
          <w:marLeft w:val="0"/>
          <w:marRight w:val="0"/>
          <w:marTop w:val="0"/>
          <w:marBottom w:val="160"/>
          <w:divBdr>
            <w:top w:val="none" w:sz="0" w:space="0" w:color="auto"/>
            <w:left w:val="none" w:sz="0" w:space="0" w:color="auto"/>
            <w:bottom w:val="none" w:sz="0" w:space="0" w:color="auto"/>
            <w:right w:val="none" w:sz="0" w:space="0" w:color="auto"/>
          </w:divBdr>
        </w:div>
        <w:div w:id="1245526496">
          <w:marLeft w:val="0"/>
          <w:marRight w:val="0"/>
          <w:marTop w:val="0"/>
          <w:marBottom w:val="160"/>
          <w:divBdr>
            <w:top w:val="none" w:sz="0" w:space="0" w:color="auto"/>
            <w:left w:val="none" w:sz="0" w:space="0" w:color="auto"/>
            <w:bottom w:val="none" w:sz="0" w:space="0" w:color="auto"/>
            <w:right w:val="none" w:sz="0" w:space="0" w:color="auto"/>
          </w:divBdr>
        </w:div>
        <w:div w:id="1263687668">
          <w:marLeft w:val="0"/>
          <w:marRight w:val="0"/>
          <w:marTop w:val="0"/>
          <w:marBottom w:val="160"/>
          <w:divBdr>
            <w:top w:val="none" w:sz="0" w:space="0" w:color="auto"/>
            <w:left w:val="none" w:sz="0" w:space="0" w:color="auto"/>
            <w:bottom w:val="none" w:sz="0" w:space="0" w:color="auto"/>
            <w:right w:val="none" w:sz="0" w:space="0" w:color="auto"/>
          </w:divBdr>
        </w:div>
        <w:div w:id="1287079358">
          <w:marLeft w:val="0"/>
          <w:marRight w:val="0"/>
          <w:marTop w:val="0"/>
          <w:marBottom w:val="160"/>
          <w:divBdr>
            <w:top w:val="none" w:sz="0" w:space="0" w:color="auto"/>
            <w:left w:val="none" w:sz="0" w:space="0" w:color="auto"/>
            <w:bottom w:val="none" w:sz="0" w:space="0" w:color="auto"/>
            <w:right w:val="none" w:sz="0" w:space="0" w:color="auto"/>
          </w:divBdr>
        </w:div>
        <w:div w:id="1345207582">
          <w:marLeft w:val="0"/>
          <w:marRight w:val="0"/>
          <w:marTop w:val="0"/>
          <w:marBottom w:val="160"/>
          <w:divBdr>
            <w:top w:val="none" w:sz="0" w:space="0" w:color="auto"/>
            <w:left w:val="none" w:sz="0" w:space="0" w:color="auto"/>
            <w:bottom w:val="none" w:sz="0" w:space="0" w:color="auto"/>
            <w:right w:val="none" w:sz="0" w:space="0" w:color="auto"/>
          </w:divBdr>
        </w:div>
        <w:div w:id="1576629773">
          <w:marLeft w:val="0"/>
          <w:marRight w:val="0"/>
          <w:marTop w:val="0"/>
          <w:marBottom w:val="160"/>
          <w:divBdr>
            <w:top w:val="none" w:sz="0" w:space="0" w:color="auto"/>
            <w:left w:val="none" w:sz="0" w:space="0" w:color="auto"/>
            <w:bottom w:val="none" w:sz="0" w:space="0" w:color="auto"/>
            <w:right w:val="none" w:sz="0" w:space="0" w:color="auto"/>
          </w:divBdr>
        </w:div>
        <w:div w:id="1774787821">
          <w:marLeft w:val="0"/>
          <w:marRight w:val="0"/>
          <w:marTop w:val="0"/>
          <w:marBottom w:val="160"/>
          <w:divBdr>
            <w:top w:val="none" w:sz="0" w:space="0" w:color="auto"/>
            <w:left w:val="none" w:sz="0" w:space="0" w:color="auto"/>
            <w:bottom w:val="none" w:sz="0" w:space="0" w:color="auto"/>
            <w:right w:val="none" w:sz="0" w:space="0" w:color="auto"/>
          </w:divBdr>
        </w:div>
        <w:div w:id="1788313313">
          <w:marLeft w:val="0"/>
          <w:marRight w:val="0"/>
          <w:marTop w:val="0"/>
          <w:marBottom w:val="160"/>
          <w:divBdr>
            <w:top w:val="none" w:sz="0" w:space="0" w:color="auto"/>
            <w:left w:val="none" w:sz="0" w:space="0" w:color="auto"/>
            <w:bottom w:val="none" w:sz="0" w:space="0" w:color="auto"/>
            <w:right w:val="none" w:sz="0" w:space="0" w:color="auto"/>
          </w:divBdr>
        </w:div>
        <w:div w:id="1789161890">
          <w:marLeft w:val="0"/>
          <w:marRight w:val="0"/>
          <w:marTop w:val="0"/>
          <w:marBottom w:val="160"/>
          <w:divBdr>
            <w:top w:val="none" w:sz="0" w:space="0" w:color="auto"/>
            <w:left w:val="none" w:sz="0" w:space="0" w:color="auto"/>
            <w:bottom w:val="none" w:sz="0" w:space="0" w:color="auto"/>
            <w:right w:val="none" w:sz="0" w:space="0" w:color="auto"/>
          </w:divBdr>
        </w:div>
        <w:div w:id="1927569356">
          <w:marLeft w:val="0"/>
          <w:marRight w:val="0"/>
          <w:marTop w:val="0"/>
          <w:marBottom w:val="160"/>
          <w:divBdr>
            <w:top w:val="none" w:sz="0" w:space="0" w:color="auto"/>
            <w:left w:val="none" w:sz="0" w:space="0" w:color="auto"/>
            <w:bottom w:val="none" w:sz="0" w:space="0" w:color="auto"/>
            <w:right w:val="none" w:sz="0" w:space="0" w:color="auto"/>
          </w:divBdr>
        </w:div>
        <w:div w:id="2011177409">
          <w:marLeft w:val="0"/>
          <w:marRight w:val="0"/>
          <w:marTop w:val="0"/>
          <w:marBottom w:val="160"/>
          <w:divBdr>
            <w:top w:val="none" w:sz="0" w:space="0" w:color="auto"/>
            <w:left w:val="none" w:sz="0" w:space="0" w:color="auto"/>
            <w:bottom w:val="none" w:sz="0" w:space="0" w:color="auto"/>
            <w:right w:val="none" w:sz="0" w:space="0" w:color="auto"/>
          </w:divBdr>
        </w:div>
        <w:div w:id="2093768547">
          <w:marLeft w:val="0"/>
          <w:marRight w:val="0"/>
          <w:marTop w:val="0"/>
          <w:marBottom w:val="160"/>
          <w:divBdr>
            <w:top w:val="none" w:sz="0" w:space="0" w:color="auto"/>
            <w:left w:val="none" w:sz="0" w:space="0" w:color="auto"/>
            <w:bottom w:val="none" w:sz="0" w:space="0" w:color="auto"/>
            <w:right w:val="none" w:sz="0" w:space="0" w:color="auto"/>
          </w:divBdr>
        </w:div>
        <w:div w:id="2135634043">
          <w:marLeft w:val="0"/>
          <w:marRight w:val="0"/>
          <w:marTop w:val="0"/>
          <w:marBottom w:val="160"/>
          <w:divBdr>
            <w:top w:val="none" w:sz="0" w:space="0" w:color="auto"/>
            <w:left w:val="none" w:sz="0" w:space="0" w:color="auto"/>
            <w:bottom w:val="none" w:sz="0" w:space="0" w:color="auto"/>
            <w:right w:val="none" w:sz="0" w:space="0" w:color="auto"/>
          </w:divBdr>
        </w:div>
      </w:divsChild>
    </w:div>
    <w:div w:id="699890971">
      <w:bodyDiv w:val="1"/>
      <w:marLeft w:val="0"/>
      <w:marRight w:val="0"/>
      <w:marTop w:val="0"/>
      <w:marBottom w:val="0"/>
      <w:divBdr>
        <w:top w:val="none" w:sz="0" w:space="0" w:color="auto"/>
        <w:left w:val="none" w:sz="0" w:space="0" w:color="auto"/>
        <w:bottom w:val="none" w:sz="0" w:space="0" w:color="auto"/>
        <w:right w:val="none" w:sz="0" w:space="0" w:color="auto"/>
      </w:divBdr>
    </w:div>
    <w:div w:id="714549687">
      <w:bodyDiv w:val="1"/>
      <w:marLeft w:val="0"/>
      <w:marRight w:val="0"/>
      <w:marTop w:val="0"/>
      <w:marBottom w:val="0"/>
      <w:divBdr>
        <w:top w:val="none" w:sz="0" w:space="0" w:color="auto"/>
        <w:left w:val="none" w:sz="0" w:space="0" w:color="auto"/>
        <w:bottom w:val="none" w:sz="0" w:space="0" w:color="auto"/>
        <w:right w:val="none" w:sz="0" w:space="0" w:color="auto"/>
      </w:divBdr>
    </w:div>
    <w:div w:id="714815196">
      <w:bodyDiv w:val="1"/>
      <w:marLeft w:val="0"/>
      <w:marRight w:val="0"/>
      <w:marTop w:val="0"/>
      <w:marBottom w:val="0"/>
      <w:divBdr>
        <w:top w:val="none" w:sz="0" w:space="0" w:color="auto"/>
        <w:left w:val="none" w:sz="0" w:space="0" w:color="auto"/>
        <w:bottom w:val="none" w:sz="0" w:space="0" w:color="auto"/>
        <w:right w:val="none" w:sz="0" w:space="0" w:color="auto"/>
      </w:divBdr>
    </w:div>
    <w:div w:id="714933139">
      <w:bodyDiv w:val="1"/>
      <w:marLeft w:val="0"/>
      <w:marRight w:val="0"/>
      <w:marTop w:val="0"/>
      <w:marBottom w:val="0"/>
      <w:divBdr>
        <w:top w:val="none" w:sz="0" w:space="0" w:color="auto"/>
        <w:left w:val="none" w:sz="0" w:space="0" w:color="auto"/>
        <w:bottom w:val="none" w:sz="0" w:space="0" w:color="auto"/>
        <w:right w:val="none" w:sz="0" w:space="0" w:color="auto"/>
      </w:divBdr>
    </w:div>
    <w:div w:id="726027277">
      <w:bodyDiv w:val="1"/>
      <w:marLeft w:val="0"/>
      <w:marRight w:val="0"/>
      <w:marTop w:val="0"/>
      <w:marBottom w:val="0"/>
      <w:divBdr>
        <w:top w:val="none" w:sz="0" w:space="0" w:color="auto"/>
        <w:left w:val="none" w:sz="0" w:space="0" w:color="auto"/>
        <w:bottom w:val="none" w:sz="0" w:space="0" w:color="auto"/>
        <w:right w:val="none" w:sz="0" w:space="0" w:color="auto"/>
      </w:divBdr>
    </w:div>
    <w:div w:id="730469995">
      <w:bodyDiv w:val="1"/>
      <w:marLeft w:val="0"/>
      <w:marRight w:val="0"/>
      <w:marTop w:val="0"/>
      <w:marBottom w:val="0"/>
      <w:divBdr>
        <w:top w:val="none" w:sz="0" w:space="0" w:color="auto"/>
        <w:left w:val="none" w:sz="0" w:space="0" w:color="auto"/>
        <w:bottom w:val="none" w:sz="0" w:space="0" w:color="auto"/>
        <w:right w:val="none" w:sz="0" w:space="0" w:color="auto"/>
      </w:divBdr>
    </w:div>
    <w:div w:id="762073701">
      <w:bodyDiv w:val="1"/>
      <w:marLeft w:val="0"/>
      <w:marRight w:val="0"/>
      <w:marTop w:val="0"/>
      <w:marBottom w:val="0"/>
      <w:divBdr>
        <w:top w:val="none" w:sz="0" w:space="0" w:color="auto"/>
        <w:left w:val="none" w:sz="0" w:space="0" w:color="auto"/>
        <w:bottom w:val="none" w:sz="0" w:space="0" w:color="auto"/>
        <w:right w:val="none" w:sz="0" w:space="0" w:color="auto"/>
      </w:divBdr>
    </w:div>
    <w:div w:id="763114186">
      <w:bodyDiv w:val="1"/>
      <w:marLeft w:val="0"/>
      <w:marRight w:val="0"/>
      <w:marTop w:val="0"/>
      <w:marBottom w:val="0"/>
      <w:divBdr>
        <w:top w:val="none" w:sz="0" w:space="0" w:color="auto"/>
        <w:left w:val="none" w:sz="0" w:space="0" w:color="auto"/>
        <w:bottom w:val="none" w:sz="0" w:space="0" w:color="auto"/>
        <w:right w:val="none" w:sz="0" w:space="0" w:color="auto"/>
      </w:divBdr>
    </w:div>
    <w:div w:id="765227851">
      <w:bodyDiv w:val="1"/>
      <w:marLeft w:val="0"/>
      <w:marRight w:val="0"/>
      <w:marTop w:val="0"/>
      <w:marBottom w:val="0"/>
      <w:divBdr>
        <w:top w:val="none" w:sz="0" w:space="0" w:color="auto"/>
        <w:left w:val="none" w:sz="0" w:space="0" w:color="auto"/>
        <w:bottom w:val="none" w:sz="0" w:space="0" w:color="auto"/>
        <w:right w:val="none" w:sz="0" w:space="0" w:color="auto"/>
      </w:divBdr>
    </w:div>
    <w:div w:id="765925303">
      <w:bodyDiv w:val="1"/>
      <w:marLeft w:val="0"/>
      <w:marRight w:val="0"/>
      <w:marTop w:val="0"/>
      <w:marBottom w:val="0"/>
      <w:divBdr>
        <w:top w:val="none" w:sz="0" w:space="0" w:color="auto"/>
        <w:left w:val="none" w:sz="0" w:space="0" w:color="auto"/>
        <w:bottom w:val="none" w:sz="0" w:space="0" w:color="auto"/>
        <w:right w:val="none" w:sz="0" w:space="0" w:color="auto"/>
      </w:divBdr>
    </w:div>
    <w:div w:id="766001348">
      <w:bodyDiv w:val="1"/>
      <w:marLeft w:val="0"/>
      <w:marRight w:val="0"/>
      <w:marTop w:val="0"/>
      <w:marBottom w:val="0"/>
      <w:divBdr>
        <w:top w:val="none" w:sz="0" w:space="0" w:color="auto"/>
        <w:left w:val="none" w:sz="0" w:space="0" w:color="auto"/>
        <w:bottom w:val="none" w:sz="0" w:space="0" w:color="auto"/>
        <w:right w:val="none" w:sz="0" w:space="0" w:color="auto"/>
      </w:divBdr>
    </w:div>
    <w:div w:id="776482954">
      <w:bodyDiv w:val="1"/>
      <w:marLeft w:val="0"/>
      <w:marRight w:val="0"/>
      <w:marTop w:val="0"/>
      <w:marBottom w:val="0"/>
      <w:divBdr>
        <w:top w:val="none" w:sz="0" w:space="0" w:color="auto"/>
        <w:left w:val="none" w:sz="0" w:space="0" w:color="auto"/>
        <w:bottom w:val="none" w:sz="0" w:space="0" w:color="auto"/>
        <w:right w:val="none" w:sz="0" w:space="0" w:color="auto"/>
      </w:divBdr>
    </w:div>
    <w:div w:id="777871031">
      <w:bodyDiv w:val="1"/>
      <w:marLeft w:val="0"/>
      <w:marRight w:val="0"/>
      <w:marTop w:val="0"/>
      <w:marBottom w:val="0"/>
      <w:divBdr>
        <w:top w:val="none" w:sz="0" w:space="0" w:color="auto"/>
        <w:left w:val="none" w:sz="0" w:space="0" w:color="auto"/>
        <w:bottom w:val="none" w:sz="0" w:space="0" w:color="auto"/>
        <w:right w:val="none" w:sz="0" w:space="0" w:color="auto"/>
      </w:divBdr>
    </w:div>
    <w:div w:id="778062571">
      <w:bodyDiv w:val="1"/>
      <w:marLeft w:val="0"/>
      <w:marRight w:val="0"/>
      <w:marTop w:val="0"/>
      <w:marBottom w:val="0"/>
      <w:divBdr>
        <w:top w:val="none" w:sz="0" w:space="0" w:color="auto"/>
        <w:left w:val="none" w:sz="0" w:space="0" w:color="auto"/>
        <w:bottom w:val="none" w:sz="0" w:space="0" w:color="auto"/>
        <w:right w:val="none" w:sz="0" w:space="0" w:color="auto"/>
      </w:divBdr>
      <w:divsChild>
        <w:div w:id="824781041">
          <w:marLeft w:val="0"/>
          <w:marRight w:val="0"/>
          <w:marTop w:val="0"/>
          <w:marBottom w:val="160"/>
          <w:divBdr>
            <w:top w:val="none" w:sz="0" w:space="0" w:color="auto"/>
            <w:left w:val="none" w:sz="0" w:space="0" w:color="auto"/>
            <w:bottom w:val="none" w:sz="0" w:space="0" w:color="auto"/>
            <w:right w:val="none" w:sz="0" w:space="0" w:color="auto"/>
          </w:divBdr>
        </w:div>
      </w:divsChild>
    </w:div>
    <w:div w:id="786005333">
      <w:bodyDiv w:val="1"/>
      <w:marLeft w:val="0"/>
      <w:marRight w:val="0"/>
      <w:marTop w:val="0"/>
      <w:marBottom w:val="0"/>
      <w:divBdr>
        <w:top w:val="none" w:sz="0" w:space="0" w:color="auto"/>
        <w:left w:val="none" w:sz="0" w:space="0" w:color="auto"/>
        <w:bottom w:val="none" w:sz="0" w:space="0" w:color="auto"/>
        <w:right w:val="none" w:sz="0" w:space="0" w:color="auto"/>
      </w:divBdr>
    </w:div>
    <w:div w:id="792094657">
      <w:bodyDiv w:val="1"/>
      <w:marLeft w:val="0"/>
      <w:marRight w:val="0"/>
      <w:marTop w:val="0"/>
      <w:marBottom w:val="0"/>
      <w:divBdr>
        <w:top w:val="none" w:sz="0" w:space="0" w:color="auto"/>
        <w:left w:val="none" w:sz="0" w:space="0" w:color="auto"/>
        <w:bottom w:val="none" w:sz="0" w:space="0" w:color="auto"/>
        <w:right w:val="none" w:sz="0" w:space="0" w:color="auto"/>
      </w:divBdr>
    </w:div>
    <w:div w:id="801651342">
      <w:bodyDiv w:val="1"/>
      <w:marLeft w:val="0"/>
      <w:marRight w:val="0"/>
      <w:marTop w:val="0"/>
      <w:marBottom w:val="0"/>
      <w:divBdr>
        <w:top w:val="none" w:sz="0" w:space="0" w:color="auto"/>
        <w:left w:val="none" w:sz="0" w:space="0" w:color="auto"/>
        <w:bottom w:val="none" w:sz="0" w:space="0" w:color="auto"/>
        <w:right w:val="none" w:sz="0" w:space="0" w:color="auto"/>
      </w:divBdr>
    </w:div>
    <w:div w:id="812478422">
      <w:bodyDiv w:val="1"/>
      <w:marLeft w:val="0"/>
      <w:marRight w:val="0"/>
      <w:marTop w:val="0"/>
      <w:marBottom w:val="0"/>
      <w:divBdr>
        <w:top w:val="none" w:sz="0" w:space="0" w:color="auto"/>
        <w:left w:val="none" w:sz="0" w:space="0" w:color="auto"/>
        <w:bottom w:val="none" w:sz="0" w:space="0" w:color="auto"/>
        <w:right w:val="none" w:sz="0" w:space="0" w:color="auto"/>
      </w:divBdr>
    </w:div>
    <w:div w:id="816798186">
      <w:bodyDiv w:val="1"/>
      <w:marLeft w:val="0"/>
      <w:marRight w:val="0"/>
      <w:marTop w:val="0"/>
      <w:marBottom w:val="0"/>
      <w:divBdr>
        <w:top w:val="none" w:sz="0" w:space="0" w:color="auto"/>
        <w:left w:val="none" w:sz="0" w:space="0" w:color="auto"/>
        <w:bottom w:val="none" w:sz="0" w:space="0" w:color="auto"/>
        <w:right w:val="none" w:sz="0" w:space="0" w:color="auto"/>
      </w:divBdr>
    </w:div>
    <w:div w:id="817109448">
      <w:bodyDiv w:val="1"/>
      <w:marLeft w:val="0"/>
      <w:marRight w:val="0"/>
      <w:marTop w:val="0"/>
      <w:marBottom w:val="0"/>
      <w:divBdr>
        <w:top w:val="none" w:sz="0" w:space="0" w:color="auto"/>
        <w:left w:val="none" w:sz="0" w:space="0" w:color="auto"/>
        <w:bottom w:val="none" w:sz="0" w:space="0" w:color="auto"/>
        <w:right w:val="none" w:sz="0" w:space="0" w:color="auto"/>
      </w:divBdr>
    </w:div>
    <w:div w:id="827402564">
      <w:bodyDiv w:val="1"/>
      <w:marLeft w:val="0"/>
      <w:marRight w:val="0"/>
      <w:marTop w:val="0"/>
      <w:marBottom w:val="0"/>
      <w:divBdr>
        <w:top w:val="none" w:sz="0" w:space="0" w:color="auto"/>
        <w:left w:val="none" w:sz="0" w:space="0" w:color="auto"/>
        <w:bottom w:val="none" w:sz="0" w:space="0" w:color="auto"/>
        <w:right w:val="none" w:sz="0" w:space="0" w:color="auto"/>
      </w:divBdr>
    </w:div>
    <w:div w:id="834565446">
      <w:bodyDiv w:val="1"/>
      <w:marLeft w:val="0"/>
      <w:marRight w:val="0"/>
      <w:marTop w:val="0"/>
      <w:marBottom w:val="0"/>
      <w:divBdr>
        <w:top w:val="none" w:sz="0" w:space="0" w:color="auto"/>
        <w:left w:val="none" w:sz="0" w:space="0" w:color="auto"/>
        <w:bottom w:val="none" w:sz="0" w:space="0" w:color="auto"/>
        <w:right w:val="none" w:sz="0" w:space="0" w:color="auto"/>
      </w:divBdr>
    </w:div>
    <w:div w:id="834994343">
      <w:bodyDiv w:val="1"/>
      <w:marLeft w:val="0"/>
      <w:marRight w:val="0"/>
      <w:marTop w:val="0"/>
      <w:marBottom w:val="0"/>
      <w:divBdr>
        <w:top w:val="none" w:sz="0" w:space="0" w:color="auto"/>
        <w:left w:val="none" w:sz="0" w:space="0" w:color="auto"/>
        <w:bottom w:val="none" w:sz="0" w:space="0" w:color="auto"/>
        <w:right w:val="none" w:sz="0" w:space="0" w:color="auto"/>
      </w:divBdr>
    </w:div>
    <w:div w:id="839396642">
      <w:bodyDiv w:val="1"/>
      <w:marLeft w:val="0"/>
      <w:marRight w:val="0"/>
      <w:marTop w:val="0"/>
      <w:marBottom w:val="0"/>
      <w:divBdr>
        <w:top w:val="none" w:sz="0" w:space="0" w:color="auto"/>
        <w:left w:val="none" w:sz="0" w:space="0" w:color="auto"/>
        <w:bottom w:val="none" w:sz="0" w:space="0" w:color="auto"/>
        <w:right w:val="none" w:sz="0" w:space="0" w:color="auto"/>
      </w:divBdr>
    </w:div>
    <w:div w:id="840510656">
      <w:bodyDiv w:val="1"/>
      <w:marLeft w:val="0"/>
      <w:marRight w:val="0"/>
      <w:marTop w:val="0"/>
      <w:marBottom w:val="0"/>
      <w:divBdr>
        <w:top w:val="none" w:sz="0" w:space="0" w:color="auto"/>
        <w:left w:val="none" w:sz="0" w:space="0" w:color="auto"/>
        <w:bottom w:val="none" w:sz="0" w:space="0" w:color="auto"/>
        <w:right w:val="none" w:sz="0" w:space="0" w:color="auto"/>
      </w:divBdr>
    </w:div>
    <w:div w:id="843475062">
      <w:bodyDiv w:val="1"/>
      <w:marLeft w:val="0"/>
      <w:marRight w:val="0"/>
      <w:marTop w:val="0"/>
      <w:marBottom w:val="0"/>
      <w:divBdr>
        <w:top w:val="none" w:sz="0" w:space="0" w:color="auto"/>
        <w:left w:val="none" w:sz="0" w:space="0" w:color="auto"/>
        <w:bottom w:val="none" w:sz="0" w:space="0" w:color="auto"/>
        <w:right w:val="none" w:sz="0" w:space="0" w:color="auto"/>
      </w:divBdr>
    </w:div>
    <w:div w:id="856699288">
      <w:bodyDiv w:val="1"/>
      <w:marLeft w:val="0"/>
      <w:marRight w:val="0"/>
      <w:marTop w:val="0"/>
      <w:marBottom w:val="0"/>
      <w:divBdr>
        <w:top w:val="none" w:sz="0" w:space="0" w:color="auto"/>
        <w:left w:val="none" w:sz="0" w:space="0" w:color="auto"/>
        <w:bottom w:val="none" w:sz="0" w:space="0" w:color="auto"/>
        <w:right w:val="none" w:sz="0" w:space="0" w:color="auto"/>
      </w:divBdr>
    </w:div>
    <w:div w:id="857429817">
      <w:bodyDiv w:val="1"/>
      <w:marLeft w:val="0"/>
      <w:marRight w:val="0"/>
      <w:marTop w:val="0"/>
      <w:marBottom w:val="0"/>
      <w:divBdr>
        <w:top w:val="none" w:sz="0" w:space="0" w:color="auto"/>
        <w:left w:val="none" w:sz="0" w:space="0" w:color="auto"/>
        <w:bottom w:val="none" w:sz="0" w:space="0" w:color="auto"/>
        <w:right w:val="none" w:sz="0" w:space="0" w:color="auto"/>
      </w:divBdr>
    </w:div>
    <w:div w:id="859853244">
      <w:bodyDiv w:val="1"/>
      <w:marLeft w:val="0"/>
      <w:marRight w:val="0"/>
      <w:marTop w:val="0"/>
      <w:marBottom w:val="0"/>
      <w:divBdr>
        <w:top w:val="none" w:sz="0" w:space="0" w:color="auto"/>
        <w:left w:val="none" w:sz="0" w:space="0" w:color="auto"/>
        <w:bottom w:val="none" w:sz="0" w:space="0" w:color="auto"/>
        <w:right w:val="none" w:sz="0" w:space="0" w:color="auto"/>
      </w:divBdr>
    </w:div>
    <w:div w:id="865750344">
      <w:bodyDiv w:val="1"/>
      <w:marLeft w:val="0"/>
      <w:marRight w:val="0"/>
      <w:marTop w:val="0"/>
      <w:marBottom w:val="0"/>
      <w:divBdr>
        <w:top w:val="none" w:sz="0" w:space="0" w:color="auto"/>
        <w:left w:val="none" w:sz="0" w:space="0" w:color="auto"/>
        <w:bottom w:val="none" w:sz="0" w:space="0" w:color="auto"/>
        <w:right w:val="none" w:sz="0" w:space="0" w:color="auto"/>
      </w:divBdr>
    </w:div>
    <w:div w:id="885794460">
      <w:bodyDiv w:val="1"/>
      <w:marLeft w:val="0"/>
      <w:marRight w:val="0"/>
      <w:marTop w:val="0"/>
      <w:marBottom w:val="0"/>
      <w:divBdr>
        <w:top w:val="none" w:sz="0" w:space="0" w:color="auto"/>
        <w:left w:val="none" w:sz="0" w:space="0" w:color="auto"/>
        <w:bottom w:val="none" w:sz="0" w:space="0" w:color="auto"/>
        <w:right w:val="none" w:sz="0" w:space="0" w:color="auto"/>
      </w:divBdr>
    </w:div>
    <w:div w:id="917905931">
      <w:bodyDiv w:val="1"/>
      <w:marLeft w:val="0"/>
      <w:marRight w:val="0"/>
      <w:marTop w:val="0"/>
      <w:marBottom w:val="0"/>
      <w:divBdr>
        <w:top w:val="none" w:sz="0" w:space="0" w:color="auto"/>
        <w:left w:val="none" w:sz="0" w:space="0" w:color="auto"/>
        <w:bottom w:val="none" w:sz="0" w:space="0" w:color="auto"/>
        <w:right w:val="none" w:sz="0" w:space="0" w:color="auto"/>
      </w:divBdr>
    </w:div>
    <w:div w:id="938369412">
      <w:bodyDiv w:val="1"/>
      <w:marLeft w:val="0"/>
      <w:marRight w:val="0"/>
      <w:marTop w:val="0"/>
      <w:marBottom w:val="0"/>
      <w:divBdr>
        <w:top w:val="none" w:sz="0" w:space="0" w:color="auto"/>
        <w:left w:val="none" w:sz="0" w:space="0" w:color="auto"/>
        <w:bottom w:val="none" w:sz="0" w:space="0" w:color="auto"/>
        <w:right w:val="none" w:sz="0" w:space="0" w:color="auto"/>
      </w:divBdr>
    </w:div>
    <w:div w:id="940572803">
      <w:bodyDiv w:val="1"/>
      <w:marLeft w:val="0"/>
      <w:marRight w:val="0"/>
      <w:marTop w:val="0"/>
      <w:marBottom w:val="0"/>
      <w:divBdr>
        <w:top w:val="none" w:sz="0" w:space="0" w:color="auto"/>
        <w:left w:val="none" w:sz="0" w:space="0" w:color="auto"/>
        <w:bottom w:val="none" w:sz="0" w:space="0" w:color="auto"/>
        <w:right w:val="none" w:sz="0" w:space="0" w:color="auto"/>
      </w:divBdr>
    </w:div>
    <w:div w:id="940600503">
      <w:bodyDiv w:val="1"/>
      <w:marLeft w:val="0"/>
      <w:marRight w:val="0"/>
      <w:marTop w:val="0"/>
      <w:marBottom w:val="0"/>
      <w:divBdr>
        <w:top w:val="none" w:sz="0" w:space="0" w:color="auto"/>
        <w:left w:val="none" w:sz="0" w:space="0" w:color="auto"/>
        <w:bottom w:val="none" w:sz="0" w:space="0" w:color="auto"/>
        <w:right w:val="none" w:sz="0" w:space="0" w:color="auto"/>
      </w:divBdr>
    </w:div>
    <w:div w:id="956569596">
      <w:bodyDiv w:val="1"/>
      <w:marLeft w:val="0"/>
      <w:marRight w:val="0"/>
      <w:marTop w:val="0"/>
      <w:marBottom w:val="0"/>
      <w:divBdr>
        <w:top w:val="none" w:sz="0" w:space="0" w:color="auto"/>
        <w:left w:val="none" w:sz="0" w:space="0" w:color="auto"/>
        <w:bottom w:val="none" w:sz="0" w:space="0" w:color="auto"/>
        <w:right w:val="none" w:sz="0" w:space="0" w:color="auto"/>
      </w:divBdr>
    </w:div>
    <w:div w:id="964389084">
      <w:bodyDiv w:val="1"/>
      <w:marLeft w:val="0"/>
      <w:marRight w:val="0"/>
      <w:marTop w:val="0"/>
      <w:marBottom w:val="0"/>
      <w:divBdr>
        <w:top w:val="none" w:sz="0" w:space="0" w:color="auto"/>
        <w:left w:val="none" w:sz="0" w:space="0" w:color="auto"/>
        <w:bottom w:val="none" w:sz="0" w:space="0" w:color="auto"/>
        <w:right w:val="none" w:sz="0" w:space="0" w:color="auto"/>
      </w:divBdr>
    </w:div>
    <w:div w:id="967779658">
      <w:bodyDiv w:val="1"/>
      <w:marLeft w:val="0"/>
      <w:marRight w:val="0"/>
      <w:marTop w:val="0"/>
      <w:marBottom w:val="0"/>
      <w:divBdr>
        <w:top w:val="none" w:sz="0" w:space="0" w:color="auto"/>
        <w:left w:val="none" w:sz="0" w:space="0" w:color="auto"/>
        <w:bottom w:val="none" w:sz="0" w:space="0" w:color="auto"/>
        <w:right w:val="none" w:sz="0" w:space="0" w:color="auto"/>
      </w:divBdr>
    </w:div>
    <w:div w:id="980229720">
      <w:bodyDiv w:val="1"/>
      <w:marLeft w:val="0"/>
      <w:marRight w:val="0"/>
      <w:marTop w:val="0"/>
      <w:marBottom w:val="0"/>
      <w:divBdr>
        <w:top w:val="none" w:sz="0" w:space="0" w:color="auto"/>
        <w:left w:val="none" w:sz="0" w:space="0" w:color="auto"/>
        <w:bottom w:val="none" w:sz="0" w:space="0" w:color="auto"/>
        <w:right w:val="none" w:sz="0" w:space="0" w:color="auto"/>
      </w:divBdr>
    </w:div>
    <w:div w:id="980580142">
      <w:bodyDiv w:val="1"/>
      <w:marLeft w:val="0"/>
      <w:marRight w:val="0"/>
      <w:marTop w:val="0"/>
      <w:marBottom w:val="0"/>
      <w:divBdr>
        <w:top w:val="none" w:sz="0" w:space="0" w:color="auto"/>
        <w:left w:val="none" w:sz="0" w:space="0" w:color="auto"/>
        <w:bottom w:val="none" w:sz="0" w:space="0" w:color="auto"/>
        <w:right w:val="none" w:sz="0" w:space="0" w:color="auto"/>
      </w:divBdr>
    </w:div>
    <w:div w:id="983656765">
      <w:bodyDiv w:val="1"/>
      <w:marLeft w:val="0"/>
      <w:marRight w:val="0"/>
      <w:marTop w:val="0"/>
      <w:marBottom w:val="0"/>
      <w:divBdr>
        <w:top w:val="none" w:sz="0" w:space="0" w:color="auto"/>
        <w:left w:val="none" w:sz="0" w:space="0" w:color="auto"/>
        <w:bottom w:val="none" w:sz="0" w:space="0" w:color="auto"/>
        <w:right w:val="none" w:sz="0" w:space="0" w:color="auto"/>
      </w:divBdr>
    </w:div>
    <w:div w:id="995500968">
      <w:bodyDiv w:val="1"/>
      <w:marLeft w:val="0"/>
      <w:marRight w:val="0"/>
      <w:marTop w:val="0"/>
      <w:marBottom w:val="0"/>
      <w:divBdr>
        <w:top w:val="none" w:sz="0" w:space="0" w:color="auto"/>
        <w:left w:val="none" w:sz="0" w:space="0" w:color="auto"/>
        <w:bottom w:val="none" w:sz="0" w:space="0" w:color="auto"/>
        <w:right w:val="none" w:sz="0" w:space="0" w:color="auto"/>
      </w:divBdr>
    </w:div>
    <w:div w:id="1000812719">
      <w:bodyDiv w:val="1"/>
      <w:marLeft w:val="0"/>
      <w:marRight w:val="0"/>
      <w:marTop w:val="0"/>
      <w:marBottom w:val="0"/>
      <w:divBdr>
        <w:top w:val="none" w:sz="0" w:space="0" w:color="auto"/>
        <w:left w:val="none" w:sz="0" w:space="0" w:color="auto"/>
        <w:bottom w:val="none" w:sz="0" w:space="0" w:color="auto"/>
        <w:right w:val="none" w:sz="0" w:space="0" w:color="auto"/>
      </w:divBdr>
    </w:div>
    <w:div w:id="1005284605">
      <w:bodyDiv w:val="1"/>
      <w:marLeft w:val="0"/>
      <w:marRight w:val="0"/>
      <w:marTop w:val="0"/>
      <w:marBottom w:val="0"/>
      <w:divBdr>
        <w:top w:val="none" w:sz="0" w:space="0" w:color="auto"/>
        <w:left w:val="none" w:sz="0" w:space="0" w:color="auto"/>
        <w:bottom w:val="none" w:sz="0" w:space="0" w:color="auto"/>
        <w:right w:val="none" w:sz="0" w:space="0" w:color="auto"/>
      </w:divBdr>
    </w:div>
    <w:div w:id="1011100776">
      <w:bodyDiv w:val="1"/>
      <w:marLeft w:val="0"/>
      <w:marRight w:val="0"/>
      <w:marTop w:val="0"/>
      <w:marBottom w:val="0"/>
      <w:divBdr>
        <w:top w:val="none" w:sz="0" w:space="0" w:color="auto"/>
        <w:left w:val="none" w:sz="0" w:space="0" w:color="auto"/>
        <w:bottom w:val="none" w:sz="0" w:space="0" w:color="auto"/>
        <w:right w:val="none" w:sz="0" w:space="0" w:color="auto"/>
      </w:divBdr>
    </w:div>
    <w:div w:id="1014572888">
      <w:bodyDiv w:val="1"/>
      <w:marLeft w:val="0"/>
      <w:marRight w:val="0"/>
      <w:marTop w:val="0"/>
      <w:marBottom w:val="0"/>
      <w:divBdr>
        <w:top w:val="none" w:sz="0" w:space="0" w:color="auto"/>
        <w:left w:val="none" w:sz="0" w:space="0" w:color="auto"/>
        <w:bottom w:val="none" w:sz="0" w:space="0" w:color="auto"/>
        <w:right w:val="none" w:sz="0" w:space="0" w:color="auto"/>
      </w:divBdr>
    </w:div>
    <w:div w:id="1018385723">
      <w:bodyDiv w:val="1"/>
      <w:marLeft w:val="0"/>
      <w:marRight w:val="0"/>
      <w:marTop w:val="0"/>
      <w:marBottom w:val="0"/>
      <w:divBdr>
        <w:top w:val="none" w:sz="0" w:space="0" w:color="auto"/>
        <w:left w:val="none" w:sz="0" w:space="0" w:color="auto"/>
        <w:bottom w:val="none" w:sz="0" w:space="0" w:color="auto"/>
        <w:right w:val="none" w:sz="0" w:space="0" w:color="auto"/>
      </w:divBdr>
    </w:div>
    <w:div w:id="1021470144">
      <w:bodyDiv w:val="1"/>
      <w:marLeft w:val="0"/>
      <w:marRight w:val="0"/>
      <w:marTop w:val="0"/>
      <w:marBottom w:val="0"/>
      <w:divBdr>
        <w:top w:val="none" w:sz="0" w:space="0" w:color="auto"/>
        <w:left w:val="none" w:sz="0" w:space="0" w:color="auto"/>
        <w:bottom w:val="none" w:sz="0" w:space="0" w:color="auto"/>
        <w:right w:val="none" w:sz="0" w:space="0" w:color="auto"/>
      </w:divBdr>
    </w:div>
    <w:div w:id="1027482436">
      <w:bodyDiv w:val="1"/>
      <w:marLeft w:val="0"/>
      <w:marRight w:val="0"/>
      <w:marTop w:val="0"/>
      <w:marBottom w:val="0"/>
      <w:divBdr>
        <w:top w:val="none" w:sz="0" w:space="0" w:color="auto"/>
        <w:left w:val="none" w:sz="0" w:space="0" w:color="auto"/>
        <w:bottom w:val="none" w:sz="0" w:space="0" w:color="auto"/>
        <w:right w:val="none" w:sz="0" w:space="0" w:color="auto"/>
      </w:divBdr>
    </w:div>
    <w:div w:id="1029990189">
      <w:bodyDiv w:val="1"/>
      <w:marLeft w:val="0"/>
      <w:marRight w:val="0"/>
      <w:marTop w:val="0"/>
      <w:marBottom w:val="0"/>
      <w:divBdr>
        <w:top w:val="none" w:sz="0" w:space="0" w:color="auto"/>
        <w:left w:val="none" w:sz="0" w:space="0" w:color="auto"/>
        <w:bottom w:val="none" w:sz="0" w:space="0" w:color="auto"/>
        <w:right w:val="none" w:sz="0" w:space="0" w:color="auto"/>
      </w:divBdr>
    </w:div>
    <w:div w:id="1033455035">
      <w:bodyDiv w:val="1"/>
      <w:marLeft w:val="0"/>
      <w:marRight w:val="0"/>
      <w:marTop w:val="0"/>
      <w:marBottom w:val="0"/>
      <w:divBdr>
        <w:top w:val="none" w:sz="0" w:space="0" w:color="auto"/>
        <w:left w:val="none" w:sz="0" w:space="0" w:color="auto"/>
        <w:bottom w:val="none" w:sz="0" w:space="0" w:color="auto"/>
        <w:right w:val="none" w:sz="0" w:space="0" w:color="auto"/>
      </w:divBdr>
    </w:div>
    <w:div w:id="1033578941">
      <w:bodyDiv w:val="1"/>
      <w:marLeft w:val="0"/>
      <w:marRight w:val="0"/>
      <w:marTop w:val="0"/>
      <w:marBottom w:val="0"/>
      <w:divBdr>
        <w:top w:val="none" w:sz="0" w:space="0" w:color="auto"/>
        <w:left w:val="none" w:sz="0" w:space="0" w:color="auto"/>
        <w:bottom w:val="none" w:sz="0" w:space="0" w:color="auto"/>
        <w:right w:val="none" w:sz="0" w:space="0" w:color="auto"/>
      </w:divBdr>
    </w:div>
    <w:div w:id="1045567026">
      <w:bodyDiv w:val="1"/>
      <w:marLeft w:val="0"/>
      <w:marRight w:val="0"/>
      <w:marTop w:val="0"/>
      <w:marBottom w:val="0"/>
      <w:divBdr>
        <w:top w:val="none" w:sz="0" w:space="0" w:color="auto"/>
        <w:left w:val="none" w:sz="0" w:space="0" w:color="auto"/>
        <w:bottom w:val="none" w:sz="0" w:space="0" w:color="auto"/>
        <w:right w:val="none" w:sz="0" w:space="0" w:color="auto"/>
      </w:divBdr>
    </w:div>
    <w:div w:id="1052314290">
      <w:bodyDiv w:val="1"/>
      <w:marLeft w:val="0"/>
      <w:marRight w:val="0"/>
      <w:marTop w:val="0"/>
      <w:marBottom w:val="0"/>
      <w:divBdr>
        <w:top w:val="none" w:sz="0" w:space="0" w:color="auto"/>
        <w:left w:val="none" w:sz="0" w:space="0" w:color="auto"/>
        <w:bottom w:val="none" w:sz="0" w:space="0" w:color="auto"/>
        <w:right w:val="none" w:sz="0" w:space="0" w:color="auto"/>
      </w:divBdr>
    </w:div>
    <w:div w:id="1052385252">
      <w:bodyDiv w:val="1"/>
      <w:marLeft w:val="0"/>
      <w:marRight w:val="0"/>
      <w:marTop w:val="0"/>
      <w:marBottom w:val="0"/>
      <w:divBdr>
        <w:top w:val="none" w:sz="0" w:space="0" w:color="auto"/>
        <w:left w:val="none" w:sz="0" w:space="0" w:color="auto"/>
        <w:bottom w:val="none" w:sz="0" w:space="0" w:color="auto"/>
        <w:right w:val="none" w:sz="0" w:space="0" w:color="auto"/>
      </w:divBdr>
    </w:div>
    <w:div w:id="1052846467">
      <w:bodyDiv w:val="1"/>
      <w:marLeft w:val="0"/>
      <w:marRight w:val="0"/>
      <w:marTop w:val="0"/>
      <w:marBottom w:val="0"/>
      <w:divBdr>
        <w:top w:val="none" w:sz="0" w:space="0" w:color="auto"/>
        <w:left w:val="none" w:sz="0" w:space="0" w:color="auto"/>
        <w:bottom w:val="none" w:sz="0" w:space="0" w:color="auto"/>
        <w:right w:val="none" w:sz="0" w:space="0" w:color="auto"/>
      </w:divBdr>
    </w:div>
    <w:div w:id="1060247251">
      <w:bodyDiv w:val="1"/>
      <w:marLeft w:val="0"/>
      <w:marRight w:val="0"/>
      <w:marTop w:val="0"/>
      <w:marBottom w:val="0"/>
      <w:divBdr>
        <w:top w:val="none" w:sz="0" w:space="0" w:color="auto"/>
        <w:left w:val="none" w:sz="0" w:space="0" w:color="auto"/>
        <w:bottom w:val="none" w:sz="0" w:space="0" w:color="auto"/>
        <w:right w:val="none" w:sz="0" w:space="0" w:color="auto"/>
      </w:divBdr>
    </w:div>
    <w:div w:id="1063793496">
      <w:bodyDiv w:val="1"/>
      <w:marLeft w:val="0"/>
      <w:marRight w:val="0"/>
      <w:marTop w:val="0"/>
      <w:marBottom w:val="0"/>
      <w:divBdr>
        <w:top w:val="none" w:sz="0" w:space="0" w:color="auto"/>
        <w:left w:val="none" w:sz="0" w:space="0" w:color="auto"/>
        <w:bottom w:val="none" w:sz="0" w:space="0" w:color="auto"/>
        <w:right w:val="none" w:sz="0" w:space="0" w:color="auto"/>
      </w:divBdr>
    </w:div>
    <w:div w:id="1103576097">
      <w:bodyDiv w:val="1"/>
      <w:marLeft w:val="0"/>
      <w:marRight w:val="0"/>
      <w:marTop w:val="0"/>
      <w:marBottom w:val="0"/>
      <w:divBdr>
        <w:top w:val="none" w:sz="0" w:space="0" w:color="auto"/>
        <w:left w:val="none" w:sz="0" w:space="0" w:color="auto"/>
        <w:bottom w:val="none" w:sz="0" w:space="0" w:color="auto"/>
        <w:right w:val="none" w:sz="0" w:space="0" w:color="auto"/>
      </w:divBdr>
    </w:div>
    <w:div w:id="1105880059">
      <w:bodyDiv w:val="1"/>
      <w:marLeft w:val="0"/>
      <w:marRight w:val="0"/>
      <w:marTop w:val="0"/>
      <w:marBottom w:val="0"/>
      <w:divBdr>
        <w:top w:val="none" w:sz="0" w:space="0" w:color="auto"/>
        <w:left w:val="none" w:sz="0" w:space="0" w:color="auto"/>
        <w:bottom w:val="none" w:sz="0" w:space="0" w:color="auto"/>
        <w:right w:val="none" w:sz="0" w:space="0" w:color="auto"/>
      </w:divBdr>
    </w:div>
    <w:div w:id="1110472326">
      <w:bodyDiv w:val="1"/>
      <w:marLeft w:val="0"/>
      <w:marRight w:val="0"/>
      <w:marTop w:val="0"/>
      <w:marBottom w:val="0"/>
      <w:divBdr>
        <w:top w:val="none" w:sz="0" w:space="0" w:color="auto"/>
        <w:left w:val="none" w:sz="0" w:space="0" w:color="auto"/>
        <w:bottom w:val="none" w:sz="0" w:space="0" w:color="auto"/>
        <w:right w:val="none" w:sz="0" w:space="0" w:color="auto"/>
      </w:divBdr>
    </w:div>
    <w:div w:id="1115561110">
      <w:bodyDiv w:val="1"/>
      <w:marLeft w:val="0"/>
      <w:marRight w:val="0"/>
      <w:marTop w:val="0"/>
      <w:marBottom w:val="0"/>
      <w:divBdr>
        <w:top w:val="none" w:sz="0" w:space="0" w:color="auto"/>
        <w:left w:val="none" w:sz="0" w:space="0" w:color="auto"/>
        <w:bottom w:val="none" w:sz="0" w:space="0" w:color="auto"/>
        <w:right w:val="none" w:sz="0" w:space="0" w:color="auto"/>
      </w:divBdr>
    </w:div>
    <w:div w:id="1117410832">
      <w:bodyDiv w:val="1"/>
      <w:marLeft w:val="0"/>
      <w:marRight w:val="0"/>
      <w:marTop w:val="0"/>
      <w:marBottom w:val="0"/>
      <w:divBdr>
        <w:top w:val="none" w:sz="0" w:space="0" w:color="auto"/>
        <w:left w:val="none" w:sz="0" w:space="0" w:color="auto"/>
        <w:bottom w:val="none" w:sz="0" w:space="0" w:color="auto"/>
        <w:right w:val="none" w:sz="0" w:space="0" w:color="auto"/>
      </w:divBdr>
    </w:div>
    <w:div w:id="1120614892">
      <w:bodyDiv w:val="1"/>
      <w:marLeft w:val="0"/>
      <w:marRight w:val="0"/>
      <w:marTop w:val="0"/>
      <w:marBottom w:val="0"/>
      <w:divBdr>
        <w:top w:val="none" w:sz="0" w:space="0" w:color="auto"/>
        <w:left w:val="none" w:sz="0" w:space="0" w:color="auto"/>
        <w:bottom w:val="none" w:sz="0" w:space="0" w:color="auto"/>
        <w:right w:val="none" w:sz="0" w:space="0" w:color="auto"/>
      </w:divBdr>
    </w:div>
    <w:div w:id="1136946115">
      <w:bodyDiv w:val="1"/>
      <w:marLeft w:val="0"/>
      <w:marRight w:val="0"/>
      <w:marTop w:val="0"/>
      <w:marBottom w:val="0"/>
      <w:divBdr>
        <w:top w:val="none" w:sz="0" w:space="0" w:color="auto"/>
        <w:left w:val="none" w:sz="0" w:space="0" w:color="auto"/>
        <w:bottom w:val="none" w:sz="0" w:space="0" w:color="auto"/>
        <w:right w:val="none" w:sz="0" w:space="0" w:color="auto"/>
      </w:divBdr>
    </w:div>
    <w:div w:id="1142961873">
      <w:bodyDiv w:val="1"/>
      <w:marLeft w:val="0"/>
      <w:marRight w:val="0"/>
      <w:marTop w:val="0"/>
      <w:marBottom w:val="0"/>
      <w:divBdr>
        <w:top w:val="none" w:sz="0" w:space="0" w:color="auto"/>
        <w:left w:val="none" w:sz="0" w:space="0" w:color="auto"/>
        <w:bottom w:val="none" w:sz="0" w:space="0" w:color="auto"/>
        <w:right w:val="none" w:sz="0" w:space="0" w:color="auto"/>
      </w:divBdr>
    </w:div>
    <w:div w:id="1150830904">
      <w:bodyDiv w:val="1"/>
      <w:marLeft w:val="0"/>
      <w:marRight w:val="0"/>
      <w:marTop w:val="0"/>
      <w:marBottom w:val="0"/>
      <w:divBdr>
        <w:top w:val="none" w:sz="0" w:space="0" w:color="auto"/>
        <w:left w:val="none" w:sz="0" w:space="0" w:color="auto"/>
        <w:bottom w:val="none" w:sz="0" w:space="0" w:color="auto"/>
        <w:right w:val="none" w:sz="0" w:space="0" w:color="auto"/>
      </w:divBdr>
    </w:div>
    <w:div w:id="1156144824">
      <w:bodyDiv w:val="1"/>
      <w:marLeft w:val="0"/>
      <w:marRight w:val="0"/>
      <w:marTop w:val="0"/>
      <w:marBottom w:val="0"/>
      <w:divBdr>
        <w:top w:val="none" w:sz="0" w:space="0" w:color="auto"/>
        <w:left w:val="none" w:sz="0" w:space="0" w:color="auto"/>
        <w:bottom w:val="none" w:sz="0" w:space="0" w:color="auto"/>
        <w:right w:val="none" w:sz="0" w:space="0" w:color="auto"/>
      </w:divBdr>
    </w:div>
    <w:div w:id="1159805282">
      <w:bodyDiv w:val="1"/>
      <w:marLeft w:val="0"/>
      <w:marRight w:val="0"/>
      <w:marTop w:val="0"/>
      <w:marBottom w:val="0"/>
      <w:divBdr>
        <w:top w:val="none" w:sz="0" w:space="0" w:color="auto"/>
        <w:left w:val="none" w:sz="0" w:space="0" w:color="auto"/>
        <w:bottom w:val="none" w:sz="0" w:space="0" w:color="auto"/>
        <w:right w:val="none" w:sz="0" w:space="0" w:color="auto"/>
      </w:divBdr>
    </w:div>
    <w:div w:id="1174146180">
      <w:bodyDiv w:val="1"/>
      <w:marLeft w:val="0"/>
      <w:marRight w:val="0"/>
      <w:marTop w:val="0"/>
      <w:marBottom w:val="0"/>
      <w:divBdr>
        <w:top w:val="none" w:sz="0" w:space="0" w:color="auto"/>
        <w:left w:val="none" w:sz="0" w:space="0" w:color="auto"/>
        <w:bottom w:val="none" w:sz="0" w:space="0" w:color="auto"/>
        <w:right w:val="none" w:sz="0" w:space="0" w:color="auto"/>
      </w:divBdr>
    </w:div>
    <w:div w:id="1177621839">
      <w:bodyDiv w:val="1"/>
      <w:marLeft w:val="0"/>
      <w:marRight w:val="0"/>
      <w:marTop w:val="0"/>
      <w:marBottom w:val="0"/>
      <w:divBdr>
        <w:top w:val="none" w:sz="0" w:space="0" w:color="auto"/>
        <w:left w:val="none" w:sz="0" w:space="0" w:color="auto"/>
        <w:bottom w:val="none" w:sz="0" w:space="0" w:color="auto"/>
        <w:right w:val="none" w:sz="0" w:space="0" w:color="auto"/>
      </w:divBdr>
    </w:div>
    <w:div w:id="1180436671">
      <w:bodyDiv w:val="1"/>
      <w:marLeft w:val="0"/>
      <w:marRight w:val="0"/>
      <w:marTop w:val="0"/>
      <w:marBottom w:val="0"/>
      <w:divBdr>
        <w:top w:val="none" w:sz="0" w:space="0" w:color="auto"/>
        <w:left w:val="none" w:sz="0" w:space="0" w:color="auto"/>
        <w:bottom w:val="none" w:sz="0" w:space="0" w:color="auto"/>
        <w:right w:val="none" w:sz="0" w:space="0" w:color="auto"/>
      </w:divBdr>
    </w:div>
    <w:div w:id="1190802014">
      <w:bodyDiv w:val="1"/>
      <w:marLeft w:val="0"/>
      <w:marRight w:val="0"/>
      <w:marTop w:val="0"/>
      <w:marBottom w:val="0"/>
      <w:divBdr>
        <w:top w:val="none" w:sz="0" w:space="0" w:color="auto"/>
        <w:left w:val="none" w:sz="0" w:space="0" w:color="auto"/>
        <w:bottom w:val="none" w:sz="0" w:space="0" w:color="auto"/>
        <w:right w:val="none" w:sz="0" w:space="0" w:color="auto"/>
      </w:divBdr>
    </w:div>
    <w:div w:id="1194079611">
      <w:bodyDiv w:val="1"/>
      <w:marLeft w:val="0"/>
      <w:marRight w:val="0"/>
      <w:marTop w:val="0"/>
      <w:marBottom w:val="0"/>
      <w:divBdr>
        <w:top w:val="none" w:sz="0" w:space="0" w:color="auto"/>
        <w:left w:val="none" w:sz="0" w:space="0" w:color="auto"/>
        <w:bottom w:val="none" w:sz="0" w:space="0" w:color="auto"/>
        <w:right w:val="none" w:sz="0" w:space="0" w:color="auto"/>
      </w:divBdr>
    </w:div>
    <w:div w:id="1211959105">
      <w:bodyDiv w:val="1"/>
      <w:marLeft w:val="0"/>
      <w:marRight w:val="0"/>
      <w:marTop w:val="0"/>
      <w:marBottom w:val="0"/>
      <w:divBdr>
        <w:top w:val="none" w:sz="0" w:space="0" w:color="auto"/>
        <w:left w:val="none" w:sz="0" w:space="0" w:color="auto"/>
        <w:bottom w:val="none" w:sz="0" w:space="0" w:color="auto"/>
        <w:right w:val="none" w:sz="0" w:space="0" w:color="auto"/>
      </w:divBdr>
    </w:div>
    <w:div w:id="1216314259">
      <w:bodyDiv w:val="1"/>
      <w:marLeft w:val="0"/>
      <w:marRight w:val="0"/>
      <w:marTop w:val="0"/>
      <w:marBottom w:val="0"/>
      <w:divBdr>
        <w:top w:val="none" w:sz="0" w:space="0" w:color="auto"/>
        <w:left w:val="none" w:sz="0" w:space="0" w:color="auto"/>
        <w:bottom w:val="none" w:sz="0" w:space="0" w:color="auto"/>
        <w:right w:val="none" w:sz="0" w:space="0" w:color="auto"/>
      </w:divBdr>
    </w:div>
    <w:div w:id="1217931308">
      <w:bodyDiv w:val="1"/>
      <w:marLeft w:val="0"/>
      <w:marRight w:val="0"/>
      <w:marTop w:val="0"/>
      <w:marBottom w:val="0"/>
      <w:divBdr>
        <w:top w:val="none" w:sz="0" w:space="0" w:color="auto"/>
        <w:left w:val="none" w:sz="0" w:space="0" w:color="auto"/>
        <w:bottom w:val="none" w:sz="0" w:space="0" w:color="auto"/>
        <w:right w:val="none" w:sz="0" w:space="0" w:color="auto"/>
      </w:divBdr>
    </w:div>
    <w:div w:id="1224953078">
      <w:bodyDiv w:val="1"/>
      <w:marLeft w:val="0"/>
      <w:marRight w:val="0"/>
      <w:marTop w:val="0"/>
      <w:marBottom w:val="0"/>
      <w:divBdr>
        <w:top w:val="none" w:sz="0" w:space="0" w:color="auto"/>
        <w:left w:val="none" w:sz="0" w:space="0" w:color="auto"/>
        <w:bottom w:val="none" w:sz="0" w:space="0" w:color="auto"/>
        <w:right w:val="none" w:sz="0" w:space="0" w:color="auto"/>
      </w:divBdr>
    </w:div>
    <w:div w:id="1233470402">
      <w:bodyDiv w:val="1"/>
      <w:marLeft w:val="0"/>
      <w:marRight w:val="0"/>
      <w:marTop w:val="0"/>
      <w:marBottom w:val="0"/>
      <w:divBdr>
        <w:top w:val="none" w:sz="0" w:space="0" w:color="auto"/>
        <w:left w:val="none" w:sz="0" w:space="0" w:color="auto"/>
        <w:bottom w:val="none" w:sz="0" w:space="0" w:color="auto"/>
        <w:right w:val="none" w:sz="0" w:space="0" w:color="auto"/>
      </w:divBdr>
    </w:div>
    <w:div w:id="1234317333">
      <w:bodyDiv w:val="1"/>
      <w:marLeft w:val="0"/>
      <w:marRight w:val="0"/>
      <w:marTop w:val="0"/>
      <w:marBottom w:val="0"/>
      <w:divBdr>
        <w:top w:val="none" w:sz="0" w:space="0" w:color="auto"/>
        <w:left w:val="none" w:sz="0" w:space="0" w:color="auto"/>
        <w:bottom w:val="none" w:sz="0" w:space="0" w:color="auto"/>
        <w:right w:val="none" w:sz="0" w:space="0" w:color="auto"/>
      </w:divBdr>
    </w:div>
    <w:div w:id="1237789384">
      <w:bodyDiv w:val="1"/>
      <w:marLeft w:val="0"/>
      <w:marRight w:val="0"/>
      <w:marTop w:val="0"/>
      <w:marBottom w:val="0"/>
      <w:divBdr>
        <w:top w:val="none" w:sz="0" w:space="0" w:color="auto"/>
        <w:left w:val="none" w:sz="0" w:space="0" w:color="auto"/>
        <w:bottom w:val="none" w:sz="0" w:space="0" w:color="auto"/>
        <w:right w:val="none" w:sz="0" w:space="0" w:color="auto"/>
      </w:divBdr>
    </w:div>
    <w:div w:id="1242372010">
      <w:bodyDiv w:val="1"/>
      <w:marLeft w:val="0"/>
      <w:marRight w:val="0"/>
      <w:marTop w:val="0"/>
      <w:marBottom w:val="0"/>
      <w:divBdr>
        <w:top w:val="none" w:sz="0" w:space="0" w:color="auto"/>
        <w:left w:val="none" w:sz="0" w:space="0" w:color="auto"/>
        <w:bottom w:val="none" w:sz="0" w:space="0" w:color="auto"/>
        <w:right w:val="none" w:sz="0" w:space="0" w:color="auto"/>
      </w:divBdr>
    </w:div>
    <w:div w:id="1248271206">
      <w:bodyDiv w:val="1"/>
      <w:marLeft w:val="0"/>
      <w:marRight w:val="0"/>
      <w:marTop w:val="0"/>
      <w:marBottom w:val="0"/>
      <w:divBdr>
        <w:top w:val="none" w:sz="0" w:space="0" w:color="auto"/>
        <w:left w:val="none" w:sz="0" w:space="0" w:color="auto"/>
        <w:bottom w:val="none" w:sz="0" w:space="0" w:color="auto"/>
        <w:right w:val="none" w:sz="0" w:space="0" w:color="auto"/>
      </w:divBdr>
    </w:div>
    <w:div w:id="1255243312">
      <w:bodyDiv w:val="1"/>
      <w:marLeft w:val="0"/>
      <w:marRight w:val="0"/>
      <w:marTop w:val="0"/>
      <w:marBottom w:val="0"/>
      <w:divBdr>
        <w:top w:val="none" w:sz="0" w:space="0" w:color="auto"/>
        <w:left w:val="none" w:sz="0" w:space="0" w:color="auto"/>
        <w:bottom w:val="none" w:sz="0" w:space="0" w:color="auto"/>
        <w:right w:val="none" w:sz="0" w:space="0" w:color="auto"/>
      </w:divBdr>
    </w:div>
    <w:div w:id="1267302175">
      <w:bodyDiv w:val="1"/>
      <w:marLeft w:val="0"/>
      <w:marRight w:val="0"/>
      <w:marTop w:val="0"/>
      <w:marBottom w:val="0"/>
      <w:divBdr>
        <w:top w:val="none" w:sz="0" w:space="0" w:color="auto"/>
        <w:left w:val="none" w:sz="0" w:space="0" w:color="auto"/>
        <w:bottom w:val="none" w:sz="0" w:space="0" w:color="auto"/>
        <w:right w:val="none" w:sz="0" w:space="0" w:color="auto"/>
      </w:divBdr>
    </w:div>
    <w:div w:id="1279989304">
      <w:bodyDiv w:val="1"/>
      <w:marLeft w:val="0"/>
      <w:marRight w:val="0"/>
      <w:marTop w:val="0"/>
      <w:marBottom w:val="0"/>
      <w:divBdr>
        <w:top w:val="none" w:sz="0" w:space="0" w:color="auto"/>
        <w:left w:val="none" w:sz="0" w:space="0" w:color="auto"/>
        <w:bottom w:val="none" w:sz="0" w:space="0" w:color="auto"/>
        <w:right w:val="none" w:sz="0" w:space="0" w:color="auto"/>
      </w:divBdr>
    </w:div>
    <w:div w:id="1287927116">
      <w:bodyDiv w:val="1"/>
      <w:marLeft w:val="0"/>
      <w:marRight w:val="0"/>
      <w:marTop w:val="0"/>
      <w:marBottom w:val="0"/>
      <w:divBdr>
        <w:top w:val="none" w:sz="0" w:space="0" w:color="auto"/>
        <w:left w:val="none" w:sz="0" w:space="0" w:color="auto"/>
        <w:bottom w:val="none" w:sz="0" w:space="0" w:color="auto"/>
        <w:right w:val="none" w:sz="0" w:space="0" w:color="auto"/>
      </w:divBdr>
      <w:divsChild>
        <w:div w:id="1728189603">
          <w:marLeft w:val="0"/>
          <w:marRight w:val="0"/>
          <w:marTop w:val="0"/>
          <w:marBottom w:val="0"/>
          <w:divBdr>
            <w:top w:val="none" w:sz="0" w:space="0" w:color="auto"/>
            <w:left w:val="none" w:sz="0" w:space="0" w:color="auto"/>
            <w:bottom w:val="none" w:sz="0" w:space="0" w:color="auto"/>
            <w:right w:val="none" w:sz="0" w:space="0" w:color="auto"/>
          </w:divBdr>
        </w:div>
      </w:divsChild>
    </w:div>
    <w:div w:id="1290668496">
      <w:bodyDiv w:val="1"/>
      <w:marLeft w:val="0"/>
      <w:marRight w:val="0"/>
      <w:marTop w:val="0"/>
      <w:marBottom w:val="0"/>
      <w:divBdr>
        <w:top w:val="none" w:sz="0" w:space="0" w:color="auto"/>
        <w:left w:val="none" w:sz="0" w:space="0" w:color="auto"/>
        <w:bottom w:val="none" w:sz="0" w:space="0" w:color="auto"/>
        <w:right w:val="none" w:sz="0" w:space="0" w:color="auto"/>
      </w:divBdr>
    </w:div>
    <w:div w:id="1291083800">
      <w:bodyDiv w:val="1"/>
      <w:marLeft w:val="0"/>
      <w:marRight w:val="0"/>
      <w:marTop w:val="0"/>
      <w:marBottom w:val="0"/>
      <w:divBdr>
        <w:top w:val="none" w:sz="0" w:space="0" w:color="auto"/>
        <w:left w:val="none" w:sz="0" w:space="0" w:color="auto"/>
        <w:bottom w:val="none" w:sz="0" w:space="0" w:color="auto"/>
        <w:right w:val="none" w:sz="0" w:space="0" w:color="auto"/>
      </w:divBdr>
    </w:div>
    <w:div w:id="1296060465">
      <w:bodyDiv w:val="1"/>
      <w:marLeft w:val="0"/>
      <w:marRight w:val="0"/>
      <w:marTop w:val="0"/>
      <w:marBottom w:val="0"/>
      <w:divBdr>
        <w:top w:val="none" w:sz="0" w:space="0" w:color="auto"/>
        <w:left w:val="none" w:sz="0" w:space="0" w:color="auto"/>
        <w:bottom w:val="none" w:sz="0" w:space="0" w:color="auto"/>
        <w:right w:val="none" w:sz="0" w:space="0" w:color="auto"/>
      </w:divBdr>
    </w:div>
    <w:div w:id="1309214585">
      <w:bodyDiv w:val="1"/>
      <w:marLeft w:val="0"/>
      <w:marRight w:val="0"/>
      <w:marTop w:val="0"/>
      <w:marBottom w:val="0"/>
      <w:divBdr>
        <w:top w:val="none" w:sz="0" w:space="0" w:color="auto"/>
        <w:left w:val="none" w:sz="0" w:space="0" w:color="auto"/>
        <w:bottom w:val="none" w:sz="0" w:space="0" w:color="auto"/>
        <w:right w:val="none" w:sz="0" w:space="0" w:color="auto"/>
      </w:divBdr>
    </w:div>
    <w:div w:id="1309818215">
      <w:bodyDiv w:val="1"/>
      <w:marLeft w:val="0"/>
      <w:marRight w:val="0"/>
      <w:marTop w:val="0"/>
      <w:marBottom w:val="0"/>
      <w:divBdr>
        <w:top w:val="none" w:sz="0" w:space="0" w:color="auto"/>
        <w:left w:val="none" w:sz="0" w:space="0" w:color="auto"/>
        <w:bottom w:val="none" w:sz="0" w:space="0" w:color="auto"/>
        <w:right w:val="none" w:sz="0" w:space="0" w:color="auto"/>
      </w:divBdr>
    </w:div>
    <w:div w:id="1311054586">
      <w:bodyDiv w:val="1"/>
      <w:marLeft w:val="0"/>
      <w:marRight w:val="0"/>
      <w:marTop w:val="0"/>
      <w:marBottom w:val="0"/>
      <w:divBdr>
        <w:top w:val="none" w:sz="0" w:space="0" w:color="auto"/>
        <w:left w:val="none" w:sz="0" w:space="0" w:color="auto"/>
        <w:bottom w:val="none" w:sz="0" w:space="0" w:color="auto"/>
        <w:right w:val="none" w:sz="0" w:space="0" w:color="auto"/>
      </w:divBdr>
    </w:div>
    <w:div w:id="1350719386">
      <w:bodyDiv w:val="1"/>
      <w:marLeft w:val="0"/>
      <w:marRight w:val="0"/>
      <w:marTop w:val="0"/>
      <w:marBottom w:val="0"/>
      <w:divBdr>
        <w:top w:val="none" w:sz="0" w:space="0" w:color="auto"/>
        <w:left w:val="none" w:sz="0" w:space="0" w:color="auto"/>
        <w:bottom w:val="none" w:sz="0" w:space="0" w:color="auto"/>
        <w:right w:val="none" w:sz="0" w:space="0" w:color="auto"/>
      </w:divBdr>
    </w:div>
    <w:div w:id="1356418908">
      <w:bodyDiv w:val="1"/>
      <w:marLeft w:val="0"/>
      <w:marRight w:val="0"/>
      <w:marTop w:val="0"/>
      <w:marBottom w:val="0"/>
      <w:divBdr>
        <w:top w:val="none" w:sz="0" w:space="0" w:color="auto"/>
        <w:left w:val="none" w:sz="0" w:space="0" w:color="auto"/>
        <w:bottom w:val="none" w:sz="0" w:space="0" w:color="auto"/>
        <w:right w:val="none" w:sz="0" w:space="0" w:color="auto"/>
      </w:divBdr>
    </w:div>
    <w:div w:id="1360348681">
      <w:bodyDiv w:val="1"/>
      <w:marLeft w:val="0"/>
      <w:marRight w:val="0"/>
      <w:marTop w:val="0"/>
      <w:marBottom w:val="0"/>
      <w:divBdr>
        <w:top w:val="none" w:sz="0" w:space="0" w:color="auto"/>
        <w:left w:val="none" w:sz="0" w:space="0" w:color="auto"/>
        <w:bottom w:val="none" w:sz="0" w:space="0" w:color="auto"/>
        <w:right w:val="none" w:sz="0" w:space="0" w:color="auto"/>
      </w:divBdr>
    </w:div>
    <w:div w:id="1361707665">
      <w:bodyDiv w:val="1"/>
      <w:marLeft w:val="0"/>
      <w:marRight w:val="0"/>
      <w:marTop w:val="0"/>
      <w:marBottom w:val="0"/>
      <w:divBdr>
        <w:top w:val="none" w:sz="0" w:space="0" w:color="auto"/>
        <w:left w:val="none" w:sz="0" w:space="0" w:color="auto"/>
        <w:bottom w:val="none" w:sz="0" w:space="0" w:color="auto"/>
        <w:right w:val="none" w:sz="0" w:space="0" w:color="auto"/>
      </w:divBdr>
    </w:div>
    <w:div w:id="1364400875">
      <w:bodyDiv w:val="1"/>
      <w:marLeft w:val="0"/>
      <w:marRight w:val="0"/>
      <w:marTop w:val="0"/>
      <w:marBottom w:val="0"/>
      <w:divBdr>
        <w:top w:val="none" w:sz="0" w:space="0" w:color="auto"/>
        <w:left w:val="none" w:sz="0" w:space="0" w:color="auto"/>
        <w:bottom w:val="none" w:sz="0" w:space="0" w:color="auto"/>
        <w:right w:val="none" w:sz="0" w:space="0" w:color="auto"/>
      </w:divBdr>
    </w:div>
    <w:div w:id="1379354799">
      <w:bodyDiv w:val="1"/>
      <w:marLeft w:val="0"/>
      <w:marRight w:val="0"/>
      <w:marTop w:val="0"/>
      <w:marBottom w:val="0"/>
      <w:divBdr>
        <w:top w:val="none" w:sz="0" w:space="0" w:color="auto"/>
        <w:left w:val="none" w:sz="0" w:space="0" w:color="auto"/>
        <w:bottom w:val="none" w:sz="0" w:space="0" w:color="auto"/>
        <w:right w:val="none" w:sz="0" w:space="0" w:color="auto"/>
      </w:divBdr>
      <w:divsChild>
        <w:div w:id="477386350">
          <w:marLeft w:val="0"/>
          <w:marRight w:val="0"/>
          <w:marTop w:val="0"/>
          <w:marBottom w:val="0"/>
          <w:divBdr>
            <w:top w:val="none" w:sz="0" w:space="0" w:color="auto"/>
            <w:left w:val="none" w:sz="0" w:space="0" w:color="auto"/>
            <w:bottom w:val="none" w:sz="0" w:space="0" w:color="auto"/>
            <w:right w:val="none" w:sz="0" w:space="0" w:color="auto"/>
          </w:divBdr>
        </w:div>
      </w:divsChild>
    </w:div>
    <w:div w:id="1380864830">
      <w:bodyDiv w:val="1"/>
      <w:marLeft w:val="0"/>
      <w:marRight w:val="0"/>
      <w:marTop w:val="0"/>
      <w:marBottom w:val="0"/>
      <w:divBdr>
        <w:top w:val="none" w:sz="0" w:space="0" w:color="auto"/>
        <w:left w:val="none" w:sz="0" w:space="0" w:color="auto"/>
        <w:bottom w:val="none" w:sz="0" w:space="0" w:color="auto"/>
        <w:right w:val="none" w:sz="0" w:space="0" w:color="auto"/>
      </w:divBdr>
    </w:div>
    <w:div w:id="1383675015">
      <w:bodyDiv w:val="1"/>
      <w:marLeft w:val="0"/>
      <w:marRight w:val="0"/>
      <w:marTop w:val="0"/>
      <w:marBottom w:val="0"/>
      <w:divBdr>
        <w:top w:val="none" w:sz="0" w:space="0" w:color="auto"/>
        <w:left w:val="none" w:sz="0" w:space="0" w:color="auto"/>
        <w:bottom w:val="none" w:sz="0" w:space="0" w:color="auto"/>
        <w:right w:val="none" w:sz="0" w:space="0" w:color="auto"/>
      </w:divBdr>
    </w:div>
    <w:div w:id="1392119549">
      <w:bodyDiv w:val="1"/>
      <w:marLeft w:val="0"/>
      <w:marRight w:val="0"/>
      <w:marTop w:val="0"/>
      <w:marBottom w:val="0"/>
      <w:divBdr>
        <w:top w:val="none" w:sz="0" w:space="0" w:color="auto"/>
        <w:left w:val="none" w:sz="0" w:space="0" w:color="auto"/>
        <w:bottom w:val="none" w:sz="0" w:space="0" w:color="auto"/>
        <w:right w:val="none" w:sz="0" w:space="0" w:color="auto"/>
      </w:divBdr>
    </w:div>
    <w:div w:id="1393699003">
      <w:bodyDiv w:val="1"/>
      <w:marLeft w:val="0"/>
      <w:marRight w:val="0"/>
      <w:marTop w:val="0"/>
      <w:marBottom w:val="0"/>
      <w:divBdr>
        <w:top w:val="none" w:sz="0" w:space="0" w:color="auto"/>
        <w:left w:val="none" w:sz="0" w:space="0" w:color="auto"/>
        <w:bottom w:val="none" w:sz="0" w:space="0" w:color="auto"/>
        <w:right w:val="none" w:sz="0" w:space="0" w:color="auto"/>
      </w:divBdr>
    </w:div>
    <w:div w:id="1403719769">
      <w:bodyDiv w:val="1"/>
      <w:marLeft w:val="0"/>
      <w:marRight w:val="0"/>
      <w:marTop w:val="0"/>
      <w:marBottom w:val="0"/>
      <w:divBdr>
        <w:top w:val="none" w:sz="0" w:space="0" w:color="auto"/>
        <w:left w:val="none" w:sz="0" w:space="0" w:color="auto"/>
        <w:bottom w:val="none" w:sz="0" w:space="0" w:color="auto"/>
        <w:right w:val="none" w:sz="0" w:space="0" w:color="auto"/>
      </w:divBdr>
    </w:div>
    <w:div w:id="1405223789">
      <w:bodyDiv w:val="1"/>
      <w:marLeft w:val="0"/>
      <w:marRight w:val="0"/>
      <w:marTop w:val="0"/>
      <w:marBottom w:val="0"/>
      <w:divBdr>
        <w:top w:val="none" w:sz="0" w:space="0" w:color="auto"/>
        <w:left w:val="none" w:sz="0" w:space="0" w:color="auto"/>
        <w:bottom w:val="none" w:sz="0" w:space="0" w:color="auto"/>
        <w:right w:val="none" w:sz="0" w:space="0" w:color="auto"/>
      </w:divBdr>
    </w:div>
    <w:div w:id="1406534856">
      <w:bodyDiv w:val="1"/>
      <w:marLeft w:val="0"/>
      <w:marRight w:val="0"/>
      <w:marTop w:val="0"/>
      <w:marBottom w:val="0"/>
      <w:divBdr>
        <w:top w:val="none" w:sz="0" w:space="0" w:color="auto"/>
        <w:left w:val="none" w:sz="0" w:space="0" w:color="auto"/>
        <w:bottom w:val="none" w:sz="0" w:space="0" w:color="auto"/>
        <w:right w:val="none" w:sz="0" w:space="0" w:color="auto"/>
      </w:divBdr>
    </w:div>
    <w:div w:id="1406952862">
      <w:bodyDiv w:val="1"/>
      <w:marLeft w:val="0"/>
      <w:marRight w:val="0"/>
      <w:marTop w:val="0"/>
      <w:marBottom w:val="0"/>
      <w:divBdr>
        <w:top w:val="none" w:sz="0" w:space="0" w:color="auto"/>
        <w:left w:val="none" w:sz="0" w:space="0" w:color="auto"/>
        <w:bottom w:val="none" w:sz="0" w:space="0" w:color="auto"/>
        <w:right w:val="none" w:sz="0" w:space="0" w:color="auto"/>
      </w:divBdr>
    </w:div>
    <w:div w:id="1407342917">
      <w:bodyDiv w:val="1"/>
      <w:marLeft w:val="0"/>
      <w:marRight w:val="0"/>
      <w:marTop w:val="0"/>
      <w:marBottom w:val="0"/>
      <w:divBdr>
        <w:top w:val="none" w:sz="0" w:space="0" w:color="auto"/>
        <w:left w:val="none" w:sz="0" w:space="0" w:color="auto"/>
        <w:bottom w:val="none" w:sz="0" w:space="0" w:color="auto"/>
        <w:right w:val="none" w:sz="0" w:space="0" w:color="auto"/>
      </w:divBdr>
    </w:div>
    <w:div w:id="1412509941">
      <w:bodyDiv w:val="1"/>
      <w:marLeft w:val="0"/>
      <w:marRight w:val="0"/>
      <w:marTop w:val="0"/>
      <w:marBottom w:val="0"/>
      <w:divBdr>
        <w:top w:val="none" w:sz="0" w:space="0" w:color="auto"/>
        <w:left w:val="none" w:sz="0" w:space="0" w:color="auto"/>
        <w:bottom w:val="none" w:sz="0" w:space="0" w:color="auto"/>
        <w:right w:val="none" w:sz="0" w:space="0" w:color="auto"/>
      </w:divBdr>
    </w:div>
    <w:div w:id="1415853563">
      <w:bodyDiv w:val="1"/>
      <w:marLeft w:val="0"/>
      <w:marRight w:val="0"/>
      <w:marTop w:val="0"/>
      <w:marBottom w:val="0"/>
      <w:divBdr>
        <w:top w:val="none" w:sz="0" w:space="0" w:color="auto"/>
        <w:left w:val="none" w:sz="0" w:space="0" w:color="auto"/>
        <w:bottom w:val="none" w:sz="0" w:space="0" w:color="auto"/>
        <w:right w:val="none" w:sz="0" w:space="0" w:color="auto"/>
      </w:divBdr>
    </w:div>
    <w:div w:id="1420522316">
      <w:bodyDiv w:val="1"/>
      <w:marLeft w:val="0"/>
      <w:marRight w:val="0"/>
      <w:marTop w:val="0"/>
      <w:marBottom w:val="0"/>
      <w:divBdr>
        <w:top w:val="none" w:sz="0" w:space="0" w:color="auto"/>
        <w:left w:val="none" w:sz="0" w:space="0" w:color="auto"/>
        <w:bottom w:val="none" w:sz="0" w:space="0" w:color="auto"/>
        <w:right w:val="none" w:sz="0" w:space="0" w:color="auto"/>
      </w:divBdr>
    </w:div>
    <w:div w:id="1428577873">
      <w:bodyDiv w:val="1"/>
      <w:marLeft w:val="0"/>
      <w:marRight w:val="0"/>
      <w:marTop w:val="0"/>
      <w:marBottom w:val="0"/>
      <w:divBdr>
        <w:top w:val="none" w:sz="0" w:space="0" w:color="auto"/>
        <w:left w:val="none" w:sz="0" w:space="0" w:color="auto"/>
        <w:bottom w:val="none" w:sz="0" w:space="0" w:color="auto"/>
        <w:right w:val="none" w:sz="0" w:space="0" w:color="auto"/>
      </w:divBdr>
    </w:div>
    <w:div w:id="1432313326">
      <w:bodyDiv w:val="1"/>
      <w:marLeft w:val="0"/>
      <w:marRight w:val="0"/>
      <w:marTop w:val="0"/>
      <w:marBottom w:val="0"/>
      <w:divBdr>
        <w:top w:val="none" w:sz="0" w:space="0" w:color="auto"/>
        <w:left w:val="none" w:sz="0" w:space="0" w:color="auto"/>
        <w:bottom w:val="none" w:sz="0" w:space="0" w:color="auto"/>
        <w:right w:val="none" w:sz="0" w:space="0" w:color="auto"/>
      </w:divBdr>
    </w:div>
    <w:div w:id="1443183898">
      <w:bodyDiv w:val="1"/>
      <w:marLeft w:val="0"/>
      <w:marRight w:val="0"/>
      <w:marTop w:val="0"/>
      <w:marBottom w:val="0"/>
      <w:divBdr>
        <w:top w:val="none" w:sz="0" w:space="0" w:color="auto"/>
        <w:left w:val="none" w:sz="0" w:space="0" w:color="auto"/>
        <w:bottom w:val="none" w:sz="0" w:space="0" w:color="auto"/>
        <w:right w:val="none" w:sz="0" w:space="0" w:color="auto"/>
      </w:divBdr>
    </w:div>
    <w:div w:id="1461802364">
      <w:bodyDiv w:val="1"/>
      <w:marLeft w:val="0"/>
      <w:marRight w:val="0"/>
      <w:marTop w:val="0"/>
      <w:marBottom w:val="0"/>
      <w:divBdr>
        <w:top w:val="none" w:sz="0" w:space="0" w:color="auto"/>
        <w:left w:val="none" w:sz="0" w:space="0" w:color="auto"/>
        <w:bottom w:val="none" w:sz="0" w:space="0" w:color="auto"/>
        <w:right w:val="none" w:sz="0" w:space="0" w:color="auto"/>
      </w:divBdr>
    </w:div>
    <w:div w:id="1465273760">
      <w:bodyDiv w:val="1"/>
      <w:marLeft w:val="0"/>
      <w:marRight w:val="0"/>
      <w:marTop w:val="0"/>
      <w:marBottom w:val="0"/>
      <w:divBdr>
        <w:top w:val="none" w:sz="0" w:space="0" w:color="auto"/>
        <w:left w:val="none" w:sz="0" w:space="0" w:color="auto"/>
        <w:bottom w:val="none" w:sz="0" w:space="0" w:color="auto"/>
        <w:right w:val="none" w:sz="0" w:space="0" w:color="auto"/>
      </w:divBdr>
    </w:div>
    <w:div w:id="1466655324">
      <w:bodyDiv w:val="1"/>
      <w:marLeft w:val="0"/>
      <w:marRight w:val="0"/>
      <w:marTop w:val="0"/>
      <w:marBottom w:val="0"/>
      <w:divBdr>
        <w:top w:val="none" w:sz="0" w:space="0" w:color="auto"/>
        <w:left w:val="none" w:sz="0" w:space="0" w:color="auto"/>
        <w:bottom w:val="none" w:sz="0" w:space="0" w:color="auto"/>
        <w:right w:val="none" w:sz="0" w:space="0" w:color="auto"/>
      </w:divBdr>
    </w:div>
    <w:div w:id="1488210017">
      <w:bodyDiv w:val="1"/>
      <w:marLeft w:val="0"/>
      <w:marRight w:val="0"/>
      <w:marTop w:val="0"/>
      <w:marBottom w:val="0"/>
      <w:divBdr>
        <w:top w:val="none" w:sz="0" w:space="0" w:color="auto"/>
        <w:left w:val="none" w:sz="0" w:space="0" w:color="auto"/>
        <w:bottom w:val="none" w:sz="0" w:space="0" w:color="auto"/>
        <w:right w:val="none" w:sz="0" w:space="0" w:color="auto"/>
      </w:divBdr>
    </w:div>
    <w:div w:id="1517964896">
      <w:bodyDiv w:val="1"/>
      <w:marLeft w:val="0"/>
      <w:marRight w:val="0"/>
      <w:marTop w:val="0"/>
      <w:marBottom w:val="0"/>
      <w:divBdr>
        <w:top w:val="none" w:sz="0" w:space="0" w:color="auto"/>
        <w:left w:val="none" w:sz="0" w:space="0" w:color="auto"/>
        <w:bottom w:val="none" w:sz="0" w:space="0" w:color="auto"/>
        <w:right w:val="none" w:sz="0" w:space="0" w:color="auto"/>
      </w:divBdr>
    </w:div>
    <w:div w:id="1523594361">
      <w:bodyDiv w:val="1"/>
      <w:marLeft w:val="0"/>
      <w:marRight w:val="0"/>
      <w:marTop w:val="0"/>
      <w:marBottom w:val="0"/>
      <w:divBdr>
        <w:top w:val="none" w:sz="0" w:space="0" w:color="auto"/>
        <w:left w:val="none" w:sz="0" w:space="0" w:color="auto"/>
        <w:bottom w:val="none" w:sz="0" w:space="0" w:color="auto"/>
        <w:right w:val="none" w:sz="0" w:space="0" w:color="auto"/>
      </w:divBdr>
    </w:div>
    <w:div w:id="1530874027">
      <w:bodyDiv w:val="1"/>
      <w:marLeft w:val="0"/>
      <w:marRight w:val="0"/>
      <w:marTop w:val="0"/>
      <w:marBottom w:val="0"/>
      <w:divBdr>
        <w:top w:val="none" w:sz="0" w:space="0" w:color="auto"/>
        <w:left w:val="none" w:sz="0" w:space="0" w:color="auto"/>
        <w:bottom w:val="none" w:sz="0" w:space="0" w:color="auto"/>
        <w:right w:val="none" w:sz="0" w:space="0" w:color="auto"/>
      </w:divBdr>
    </w:div>
    <w:div w:id="1531457574">
      <w:bodyDiv w:val="1"/>
      <w:marLeft w:val="0"/>
      <w:marRight w:val="0"/>
      <w:marTop w:val="0"/>
      <w:marBottom w:val="0"/>
      <w:divBdr>
        <w:top w:val="none" w:sz="0" w:space="0" w:color="auto"/>
        <w:left w:val="none" w:sz="0" w:space="0" w:color="auto"/>
        <w:bottom w:val="none" w:sz="0" w:space="0" w:color="auto"/>
        <w:right w:val="none" w:sz="0" w:space="0" w:color="auto"/>
      </w:divBdr>
    </w:div>
    <w:div w:id="1532839234">
      <w:bodyDiv w:val="1"/>
      <w:marLeft w:val="0"/>
      <w:marRight w:val="0"/>
      <w:marTop w:val="0"/>
      <w:marBottom w:val="0"/>
      <w:divBdr>
        <w:top w:val="none" w:sz="0" w:space="0" w:color="auto"/>
        <w:left w:val="none" w:sz="0" w:space="0" w:color="auto"/>
        <w:bottom w:val="none" w:sz="0" w:space="0" w:color="auto"/>
        <w:right w:val="none" w:sz="0" w:space="0" w:color="auto"/>
      </w:divBdr>
    </w:div>
    <w:div w:id="1542981169">
      <w:bodyDiv w:val="1"/>
      <w:marLeft w:val="0"/>
      <w:marRight w:val="0"/>
      <w:marTop w:val="0"/>
      <w:marBottom w:val="0"/>
      <w:divBdr>
        <w:top w:val="none" w:sz="0" w:space="0" w:color="auto"/>
        <w:left w:val="none" w:sz="0" w:space="0" w:color="auto"/>
        <w:bottom w:val="none" w:sz="0" w:space="0" w:color="auto"/>
        <w:right w:val="none" w:sz="0" w:space="0" w:color="auto"/>
      </w:divBdr>
    </w:div>
    <w:div w:id="1545799377">
      <w:bodyDiv w:val="1"/>
      <w:marLeft w:val="0"/>
      <w:marRight w:val="0"/>
      <w:marTop w:val="0"/>
      <w:marBottom w:val="0"/>
      <w:divBdr>
        <w:top w:val="none" w:sz="0" w:space="0" w:color="auto"/>
        <w:left w:val="none" w:sz="0" w:space="0" w:color="auto"/>
        <w:bottom w:val="none" w:sz="0" w:space="0" w:color="auto"/>
        <w:right w:val="none" w:sz="0" w:space="0" w:color="auto"/>
      </w:divBdr>
    </w:div>
    <w:div w:id="1551333833">
      <w:bodyDiv w:val="1"/>
      <w:marLeft w:val="0"/>
      <w:marRight w:val="0"/>
      <w:marTop w:val="0"/>
      <w:marBottom w:val="0"/>
      <w:divBdr>
        <w:top w:val="none" w:sz="0" w:space="0" w:color="auto"/>
        <w:left w:val="none" w:sz="0" w:space="0" w:color="auto"/>
        <w:bottom w:val="none" w:sz="0" w:space="0" w:color="auto"/>
        <w:right w:val="none" w:sz="0" w:space="0" w:color="auto"/>
      </w:divBdr>
    </w:div>
    <w:div w:id="1558053920">
      <w:bodyDiv w:val="1"/>
      <w:marLeft w:val="0"/>
      <w:marRight w:val="0"/>
      <w:marTop w:val="0"/>
      <w:marBottom w:val="0"/>
      <w:divBdr>
        <w:top w:val="none" w:sz="0" w:space="0" w:color="auto"/>
        <w:left w:val="none" w:sz="0" w:space="0" w:color="auto"/>
        <w:bottom w:val="none" w:sz="0" w:space="0" w:color="auto"/>
        <w:right w:val="none" w:sz="0" w:space="0" w:color="auto"/>
      </w:divBdr>
    </w:div>
    <w:div w:id="1572275430">
      <w:bodyDiv w:val="1"/>
      <w:marLeft w:val="0"/>
      <w:marRight w:val="0"/>
      <w:marTop w:val="0"/>
      <w:marBottom w:val="0"/>
      <w:divBdr>
        <w:top w:val="none" w:sz="0" w:space="0" w:color="auto"/>
        <w:left w:val="none" w:sz="0" w:space="0" w:color="auto"/>
        <w:bottom w:val="none" w:sz="0" w:space="0" w:color="auto"/>
        <w:right w:val="none" w:sz="0" w:space="0" w:color="auto"/>
      </w:divBdr>
    </w:div>
    <w:div w:id="1576277541">
      <w:bodyDiv w:val="1"/>
      <w:marLeft w:val="0"/>
      <w:marRight w:val="0"/>
      <w:marTop w:val="0"/>
      <w:marBottom w:val="0"/>
      <w:divBdr>
        <w:top w:val="none" w:sz="0" w:space="0" w:color="auto"/>
        <w:left w:val="none" w:sz="0" w:space="0" w:color="auto"/>
        <w:bottom w:val="none" w:sz="0" w:space="0" w:color="auto"/>
        <w:right w:val="none" w:sz="0" w:space="0" w:color="auto"/>
      </w:divBdr>
    </w:div>
    <w:div w:id="1578441873">
      <w:bodyDiv w:val="1"/>
      <w:marLeft w:val="0"/>
      <w:marRight w:val="0"/>
      <w:marTop w:val="0"/>
      <w:marBottom w:val="0"/>
      <w:divBdr>
        <w:top w:val="none" w:sz="0" w:space="0" w:color="auto"/>
        <w:left w:val="none" w:sz="0" w:space="0" w:color="auto"/>
        <w:bottom w:val="none" w:sz="0" w:space="0" w:color="auto"/>
        <w:right w:val="none" w:sz="0" w:space="0" w:color="auto"/>
      </w:divBdr>
    </w:div>
    <w:div w:id="1580476960">
      <w:bodyDiv w:val="1"/>
      <w:marLeft w:val="0"/>
      <w:marRight w:val="0"/>
      <w:marTop w:val="0"/>
      <w:marBottom w:val="0"/>
      <w:divBdr>
        <w:top w:val="none" w:sz="0" w:space="0" w:color="auto"/>
        <w:left w:val="none" w:sz="0" w:space="0" w:color="auto"/>
        <w:bottom w:val="none" w:sz="0" w:space="0" w:color="auto"/>
        <w:right w:val="none" w:sz="0" w:space="0" w:color="auto"/>
      </w:divBdr>
    </w:div>
    <w:div w:id="1590583035">
      <w:bodyDiv w:val="1"/>
      <w:marLeft w:val="0"/>
      <w:marRight w:val="0"/>
      <w:marTop w:val="0"/>
      <w:marBottom w:val="0"/>
      <w:divBdr>
        <w:top w:val="none" w:sz="0" w:space="0" w:color="auto"/>
        <w:left w:val="none" w:sz="0" w:space="0" w:color="auto"/>
        <w:bottom w:val="none" w:sz="0" w:space="0" w:color="auto"/>
        <w:right w:val="none" w:sz="0" w:space="0" w:color="auto"/>
      </w:divBdr>
    </w:div>
    <w:div w:id="1601916079">
      <w:bodyDiv w:val="1"/>
      <w:marLeft w:val="0"/>
      <w:marRight w:val="0"/>
      <w:marTop w:val="0"/>
      <w:marBottom w:val="0"/>
      <w:divBdr>
        <w:top w:val="none" w:sz="0" w:space="0" w:color="auto"/>
        <w:left w:val="none" w:sz="0" w:space="0" w:color="auto"/>
        <w:bottom w:val="none" w:sz="0" w:space="0" w:color="auto"/>
        <w:right w:val="none" w:sz="0" w:space="0" w:color="auto"/>
      </w:divBdr>
    </w:div>
    <w:div w:id="1603419529">
      <w:bodyDiv w:val="1"/>
      <w:marLeft w:val="0"/>
      <w:marRight w:val="0"/>
      <w:marTop w:val="0"/>
      <w:marBottom w:val="0"/>
      <w:divBdr>
        <w:top w:val="none" w:sz="0" w:space="0" w:color="auto"/>
        <w:left w:val="none" w:sz="0" w:space="0" w:color="auto"/>
        <w:bottom w:val="none" w:sz="0" w:space="0" w:color="auto"/>
        <w:right w:val="none" w:sz="0" w:space="0" w:color="auto"/>
      </w:divBdr>
    </w:div>
    <w:div w:id="1604531773">
      <w:bodyDiv w:val="1"/>
      <w:marLeft w:val="0"/>
      <w:marRight w:val="0"/>
      <w:marTop w:val="0"/>
      <w:marBottom w:val="0"/>
      <w:divBdr>
        <w:top w:val="none" w:sz="0" w:space="0" w:color="auto"/>
        <w:left w:val="none" w:sz="0" w:space="0" w:color="auto"/>
        <w:bottom w:val="none" w:sz="0" w:space="0" w:color="auto"/>
        <w:right w:val="none" w:sz="0" w:space="0" w:color="auto"/>
      </w:divBdr>
    </w:div>
    <w:div w:id="1611087517">
      <w:bodyDiv w:val="1"/>
      <w:marLeft w:val="0"/>
      <w:marRight w:val="0"/>
      <w:marTop w:val="0"/>
      <w:marBottom w:val="0"/>
      <w:divBdr>
        <w:top w:val="none" w:sz="0" w:space="0" w:color="auto"/>
        <w:left w:val="none" w:sz="0" w:space="0" w:color="auto"/>
        <w:bottom w:val="none" w:sz="0" w:space="0" w:color="auto"/>
        <w:right w:val="none" w:sz="0" w:space="0" w:color="auto"/>
      </w:divBdr>
    </w:div>
    <w:div w:id="1624652086">
      <w:bodyDiv w:val="1"/>
      <w:marLeft w:val="0"/>
      <w:marRight w:val="0"/>
      <w:marTop w:val="0"/>
      <w:marBottom w:val="0"/>
      <w:divBdr>
        <w:top w:val="none" w:sz="0" w:space="0" w:color="auto"/>
        <w:left w:val="none" w:sz="0" w:space="0" w:color="auto"/>
        <w:bottom w:val="none" w:sz="0" w:space="0" w:color="auto"/>
        <w:right w:val="none" w:sz="0" w:space="0" w:color="auto"/>
      </w:divBdr>
    </w:div>
    <w:div w:id="1633973808">
      <w:bodyDiv w:val="1"/>
      <w:marLeft w:val="0"/>
      <w:marRight w:val="0"/>
      <w:marTop w:val="0"/>
      <w:marBottom w:val="0"/>
      <w:divBdr>
        <w:top w:val="none" w:sz="0" w:space="0" w:color="auto"/>
        <w:left w:val="none" w:sz="0" w:space="0" w:color="auto"/>
        <w:bottom w:val="none" w:sz="0" w:space="0" w:color="auto"/>
        <w:right w:val="none" w:sz="0" w:space="0" w:color="auto"/>
      </w:divBdr>
    </w:div>
    <w:div w:id="1638030113">
      <w:bodyDiv w:val="1"/>
      <w:marLeft w:val="0"/>
      <w:marRight w:val="0"/>
      <w:marTop w:val="0"/>
      <w:marBottom w:val="0"/>
      <w:divBdr>
        <w:top w:val="none" w:sz="0" w:space="0" w:color="auto"/>
        <w:left w:val="none" w:sz="0" w:space="0" w:color="auto"/>
        <w:bottom w:val="none" w:sz="0" w:space="0" w:color="auto"/>
        <w:right w:val="none" w:sz="0" w:space="0" w:color="auto"/>
      </w:divBdr>
    </w:div>
    <w:div w:id="1643537067">
      <w:bodyDiv w:val="1"/>
      <w:marLeft w:val="0"/>
      <w:marRight w:val="0"/>
      <w:marTop w:val="0"/>
      <w:marBottom w:val="0"/>
      <w:divBdr>
        <w:top w:val="none" w:sz="0" w:space="0" w:color="auto"/>
        <w:left w:val="none" w:sz="0" w:space="0" w:color="auto"/>
        <w:bottom w:val="none" w:sz="0" w:space="0" w:color="auto"/>
        <w:right w:val="none" w:sz="0" w:space="0" w:color="auto"/>
      </w:divBdr>
    </w:div>
    <w:div w:id="1649017923">
      <w:bodyDiv w:val="1"/>
      <w:marLeft w:val="0"/>
      <w:marRight w:val="0"/>
      <w:marTop w:val="0"/>
      <w:marBottom w:val="0"/>
      <w:divBdr>
        <w:top w:val="none" w:sz="0" w:space="0" w:color="auto"/>
        <w:left w:val="none" w:sz="0" w:space="0" w:color="auto"/>
        <w:bottom w:val="none" w:sz="0" w:space="0" w:color="auto"/>
        <w:right w:val="none" w:sz="0" w:space="0" w:color="auto"/>
      </w:divBdr>
    </w:div>
    <w:div w:id="1662005536">
      <w:bodyDiv w:val="1"/>
      <w:marLeft w:val="0"/>
      <w:marRight w:val="0"/>
      <w:marTop w:val="0"/>
      <w:marBottom w:val="0"/>
      <w:divBdr>
        <w:top w:val="none" w:sz="0" w:space="0" w:color="auto"/>
        <w:left w:val="none" w:sz="0" w:space="0" w:color="auto"/>
        <w:bottom w:val="none" w:sz="0" w:space="0" w:color="auto"/>
        <w:right w:val="none" w:sz="0" w:space="0" w:color="auto"/>
      </w:divBdr>
    </w:div>
    <w:div w:id="1670862920">
      <w:bodyDiv w:val="1"/>
      <w:marLeft w:val="0"/>
      <w:marRight w:val="0"/>
      <w:marTop w:val="0"/>
      <w:marBottom w:val="0"/>
      <w:divBdr>
        <w:top w:val="none" w:sz="0" w:space="0" w:color="auto"/>
        <w:left w:val="none" w:sz="0" w:space="0" w:color="auto"/>
        <w:bottom w:val="none" w:sz="0" w:space="0" w:color="auto"/>
        <w:right w:val="none" w:sz="0" w:space="0" w:color="auto"/>
      </w:divBdr>
    </w:div>
    <w:div w:id="1672368890">
      <w:bodyDiv w:val="1"/>
      <w:marLeft w:val="0"/>
      <w:marRight w:val="0"/>
      <w:marTop w:val="0"/>
      <w:marBottom w:val="0"/>
      <w:divBdr>
        <w:top w:val="none" w:sz="0" w:space="0" w:color="auto"/>
        <w:left w:val="none" w:sz="0" w:space="0" w:color="auto"/>
        <w:bottom w:val="none" w:sz="0" w:space="0" w:color="auto"/>
        <w:right w:val="none" w:sz="0" w:space="0" w:color="auto"/>
      </w:divBdr>
    </w:div>
    <w:div w:id="1680355363">
      <w:bodyDiv w:val="1"/>
      <w:marLeft w:val="0"/>
      <w:marRight w:val="0"/>
      <w:marTop w:val="0"/>
      <w:marBottom w:val="0"/>
      <w:divBdr>
        <w:top w:val="none" w:sz="0" w:space="0" w:color="auto"/>
        <w:left w:val="none" w:sz="0" w:space="0" w:color="auto"/>
        <w:bottom w:val="none" w:sz="0" w:space="0" w:color="auto"/>
        <w:right w:val="none" w:sz="0" w:space="0" w:color="auto"/>
      </w:divBdr>
    </w:div>
    <w:div w:id="1692296653">
      <w:bodyDiv w:val="1"/>
      <w:marLeft w:val="0"/>
      <w:marRight w:val="0"/>
      <w:marTop w:val="0"/>
      <w:marBottom w:val="0"/>
      <w:divBdr>
        <w:top w:val="none" w:sz="0" w:space="0" w:color="auto"/>
        <w:left w:val="none" w:sz="0" w:space="0" w:color="auto"/>
        <w:bottom w:val="none" w:sz="0" w:space="0" w:color="auto"/>
        <w:right w:val="none" w:sz="0" w:space="0" w:color="auto"/>
      </w:divBdr>
    </w:div>
    <w:div w:id="1698459314">
      <w:bodyDiv w:val="1"/>
      <w:marLeft w:val="0"/>
      <w:marRight w:val="0"/>
      <w:marTop w:val="0"/>
      <w:marBottom w:val="0"/>
      <w:divBdr>
        <w:top w:val="none" w:sz="0" w:space="0" w:color="auto"/>
        <w:left w:val="none" w:sz="0" w:space="0" w:color="auto"/>
        <w:bottom w:val="none" w:sz="0" w:space="0" w:color="auto"/>
        <w:right w:val="none" w:sz="0" w:space="0" w:color="auto"/>
      </w:divBdr>
    </w:div>
    <w:div w:id="1710643632">
      <w:bodyDiv w:val="1"/>
      <w:marLeft w:val="0"/>
      <w:marRight w:val="0"/>
      <w:marTop w:val="0"/>
      <w:marBottom w:val="0"/>
      <w:divBdr>
        <w:top w:val="none" w:sz="0" w:space="0" w:color="auto"/>
        <w:left w:val="none" w:sz="0" w:space="0" w:color="auto"/>
        <w:bottom w:val="none" w:sz="0" w:space="0" w:color="auto"/>
        <w:right w:val="none" w:sz="0" w:space="0" w:color="auto"/>
      </w:divBdr>
    </w:div>
    <w:div w:id="1718117221">
      <w:bodyDiv w:val="1"/>
      <w:marLeft w:val="0"/>
      <w:marRight w:val="0"/>
      <w:marTop w:val="0"/>
      <w:marBottom w:val="0"/>
      <w:divBdr>
        <w:top w:val="none" w:sz="0" w:space="0" w:color="auto"/>
        <w:left w:val="none" w:sz="0" w:space="0" w:color="auto"/>
        <w:bottom w:val="none" w:sz="0" w:space="0" w:color="auto"/>
        <w:right w:val="none" w:sz="0" w:space="0" w:color="auto"/>
      </w:divBdr>
    </w:div>
    <w:div w:id="1727996070">
      <w:bodyDiv w:val="1"/>
      <w:marLeft w:val="0"/>
      <w:marRight w:val="0"/>
      <w:marTop w:val="0"/>
      <w:marBottom w:val="0"/>
      <w:divBdr>
        <w:top w:val="none" w:sz="0" w:space="0" w:color="auto"/>
        <w:left w:val="none" w:sz="0" w:space="0" w:color="auto"/>
        <w:bottom w:val="none" w:sz="0" w:space="0" w:color="auto"/>
        <w:right w:val="none" w:sz="0" w:space="0" w:color="auto"/>
      </w:divBdr>
      <w:divsChild>
        <w:div w:id="1421639138">
          <w:marLeft w:val="0"/>
          <w:marRight w:val="0"/>
          <w:marTop w:val="0"/>
          <w:marBottom w:val="0"/>
          <w:divBdr>
            <w:top w:val="none" w:sz="0" w:space="0" w:color="auto"/>
            <w:left w:val="none" w:sz="0" w:space="0" w:color="auto"/>
            <w:bottom w:val="none" w:sz="0" w:space="0" w:color="auto"/>
            <w:right w:val="none" w:sz="0" w:space="0" w:color="auto"/>
          </w:divBdr>
        </w:div>
      </w:divsChild>
    </w:div>
    <w:div w:id="1728994505">
      <w:bodyDiv w:val="1"/>
      <w:marLeft w:val="0"/>
      <w:marRight w:val="0"/>
      <w:marTop w:val="0"/>
      <w:marBottom w:val="0"/>
      <w:divBdr>
        <w:top w:val="none" w:sz="0" w:space="0" w:color="auto"/>
        <w:left w:val="none" w:sz="0" w:space="0" w:color="auto"/>
        <w:bottom w:val="none" w:sz="0" w:space="0" w:color="auto"/>
        <w:right w:val="none" w:sz="0" w:space="0" w:color="auto"/>
      </w:divBdr>
    </w:div>
    <w:div w:id="1731492879">
      <w:bodyDiv w:val="1"/>
      <w:marLeft w:val="0"/>
      <w:marRight w:val="0"/>
      <w:marTop w:val="0"/>
      <w:marBottom w:val="0"/>
      <w:divBdr>
        <w:top w:val="none" w:sz="0" w:space="0" w:color="auto"/>
        <w:left w:val="none" w:sz="0" w:space="0" w:color="auto"/>
        <w:bottom w:val="none" w:sz="0" w:space="0" w:color="auto"/>
        <w:right w:val="none" w:sz="0" w:space="0" w:color="auto"/>
      </w:divBdr>
    </w:div>
    <w:div w:id="1734306887">
      <w:bodyDiv w:val="1"/>
      <w:marLeft w:val="0"/>
      <w:marRight w:val="0"/>
      <w:marTop w:val="0"/>
      <w:marBottom w:val="0"/>
      <w:divBdr>
        <w:top w:val="none" w:sz="0" w:space="0" w:color="auto"/>
        <w:left w:val="none" w:sz="0" w:space="0" w:color="auto"/>
        <w:bottom w:val="none" w:sz="0" w:space="0" w:color="auto"/>
        <w:right w:val="none" w:sz="0" w:space="0" w:color="auto"/>
      </w:divBdr>
    </w:div>
    <w:div w:id="1736313949">
      <w:bodyDiv w:val="1"/>
      <w:marLeft w:val="0"/>
      <w:marRight w:val="0"/>
      <w:marTop w:val="0"/>
      <w:marBottom w:val="0"/>
      <w:divBdr>
        <w:top w:val="none" w:sz="0" w:space="0" w:color="auto"/>
        <w:left w:val="none" w:sz="0" w:space="0" w:color="auto"/>
        <w:bottom w:val="none" w:sz="0" w:space="0" w:color="auto"/>
        <w:right w:val="none" w:sz="0" w:space="0" w:color="auto"/>
      </w:divBdr>
    </w:div>
    <w:div w:id="1741443986">
      <w:bodyDiv w:val="1"/>
      <w:marLeft w:val="0"/>
      <w:marRight w:val="0"/>
      <w:marTop w:val="0"/>
      <w:marBottom w:val="0"/>
      <w:divBdr>
        <w:top w:val="none" w:sz="0" w:space="0" w:color="auto"/>
        <w:left w:val="none" w:sz="0" w:space="0" w:color="auto"/>
        <w:bottom w:val="none" w:sz="0" w:space="0" w:color="auto"/>
        <w:right w:val="none" w:sz="0" w:space="0" w:color="auto"/>
      </w:divBdr>
    </w:div>
    <w:div w:id="1742097293">
      <w:bodyDiv w:val="1"/>
      <w:marLeft w:val="0"/>
      <w:marRight w:val="0"/>
      <w:marTop w:val="0"/>
      <w:marBottom w:val="0"/>
      <w:divBdr>
        <w:top w:val="none" w:sz="0" w:space="0" w:color="auto"/>
        <w:left w:val="none" w:sz="0" w:space="0" w:color="auto"/>
        <w:bottom w:val="none" w:sz="0" w:space="0" w:color="auto"/>
        <w:right w:val="none" w:sz="0" w:space="0" w:color="auto"/>
      </w:divBdr>
    </w:div>
    <w:div w:id="1759254191">
      <w:bodyDiv w:val="1"/>
      <w:marLeft w:val="0"/>
      <w:marRight w:val="0"/>
      <w:marTop w:val="0"/>
      <w:marBottom w:val="0"/>
      <w:divBdr>
        <w:top w:val="none" w:sz="0" w:space="0" w:color="auto"/>
        <w:left w:val="none" w:sz="0" w:space="0" w:color="auto"/>
        <w:bottom w:val="none" w:sz="0" w:space="0" w:color="auto"/>
        <w:right w:val="none" w:sz="0" w:space="0" w:color="auto"/>
      </w:divBdr>
    </w:div>
    <w:div w:id="1773822230">
      <w:bodyDiv w:val="1"/>
      <w:marLeft w:val="0"/>
      <w:marRight w:val="0"/>
      <w:marTop w:val="0"/>
      <w:marBottom w:val="0"/>
      <w:divBdr>
        <w:top w:val="none" w:sz="0" w:space="0" w:color="auto"/>
        <w:left w:val="none" w:sz="0" w:space="0" w:color="auto"/>
        <w:bottom w:val="none" w:sz="0" w:space="0" w:color="auto"/>
        <w:right w:val="none" w:sz="0" w:space="0" w:color="auto"/>
      </w:divBdr>
    </w:div>
    <w:div w:id="1774476739">
      <w:bodyDiv w:val="1"/>
      <w:marLeft w:val="0"/>
      <w:marRight w:val="0"/>
      <w:marTop w:val="0"/>
      <w:marBottom w:val="0"/>
      <w:divBdr>
        <w:top w:val="none" w:sz="0" w:space="0" w:color="auto"/>
        <w:left w:val="none" w:sz="0" w:space="0" w:color="auto"/>
        <w:bottom w:val="none" w:sz="0" w:space="0" w:color="auto"/>
        <w:right w:val="none" w:sz="0" w:space="0" w:color="auto"/>
      </w:divBdr>
    </w:div>
    <w:div w:id="1803226879">
      <w:bodyDiv w:val="1"/>
      <w:marLeft w:val="0"/>
      <w:marRight w:val="0"/>
      <w:marTop w:val="0"/>
      <w:marBottom w:val="0"/>
      <w:divBdr>
        <w:top w:val="none" w:sz="0" w:space="0" w:color="auto"/>
        <w:left w:val="none" w:sz="0" w:space="0" w:color="auto"/>
        <w:bottom w:val="none" w:sz="0" w:space="0" w:color="auto"/>
        <w:right w:val="none" w:sz="0" w:space="0" w:color="auto"/>
      </w:divBdr>
    </w:div>
    <w:div w:id="1810241922">
      <w:bodyDiv w:val="1"/>
      <w:marLeft w:val="0"/>
      <w:marRight w:val="0"/>
      <w:marTop w:val="0"/>
      <w:marBottom w:val="0"/>
      <w:divBdr>
        <w:top w:val="none" w:sz="0" w:space="0" w:color="auto"/>
        <w:left w:val="none" w:sz="0" w:space="0" w:color="auto"/>
        <w:bottom w:val="none" w:sz="0" w:space="0" w:color="auto"/>
        <w:right w:val="none" w:sz="0" w:space="0" w:color="auto"/>
      </w:divBdr>
    </w:div>
    <w:div w:id="1812139563">
      <w:bodyDiv w:val="1"/>
      <w:marLeft w:val="0"/>
      <w:marRight w:val="0"/>
      <w:marTop w:val="0"/>
      <w:marBottom w:val="0"/>
      <w:divBdr>
        <w:top w:val="none" w:sz="0" w:space="0" w:color="auto"/>
        <w:left w:val="none" w:sz="0" w:space="0" w:color="auto"/>
        <w:bottom w:val="none" w:sz="0" w:space="0" w:color="auto"/>
        <w:right w:val="none" w:sz="0" w:space="0" w:color="auto"/>
      </w:divBdr>
    </w:div>
    <w:div w:id="1813015333">
      <w:bodyDiv w:val="1"/>
      <w:marLeft w:val="0"/>
      <w:marRight w:val="0"/>
      <w:marTop w:val="0"/>
      <w:marBottom w:val="0"/>
      <w:divBdr>
        <w:top w:val="none" w:sz="0" w:space="0" w:color="auto"/>
        <w:left w:val="none" w:sz="0" w:space="0" w:color="auto"/>
        <w:bottom w:val="none" w:sz="0" w:space="0" w:color="auto"/>
        <w:right w:val="none" w:sz="0" w:space="0" w:color="auto"/>
      </w:divBdr>
    </w:div>
    <w:div w:id="1828130132">
      <w:bodyDiv w:val="1"/>
      <w:marLeft w:val="0"/>
      <w:marRight w:val="0"/>
      <w:marTop w:val="0"/>
      <w:marBottom w:val="0"/>
      <w:divBdr>
        <w:top w:val="none" w:sz="0" w:space="0" w:color="auto"/>
        <w:left w:val="none" w:sz="0" w:space="0" w:color="auto"/>
        <w:bottom w:val="none" w:sz="0" w:space="0" w:color="auto"/>
        <w:right w:val="none" w:sz="0" w:space="0" w:color="auto"/>
      </w:divBdr>
    </w:div>
    <w:div w:id="1863082770">
      <w:bodyDiv w:val="1"/>
      <w:marLeft w:val="0"/>
      <w:marRight w:val="0"/>
      <w:marTop w:val="0"/>
      <w:marBottom w:val="0"/>
      <w:divBdr>
        <w:top w:val="none" w:sz="0" w:space="0" w:color="auto"/>
        <w:left w:val="none" w:sz="0" w:space="0" w:color="auto"/>
        <w:bottom w:val="none" w:sz="0" w:space="0" w:color="auto"/>
        <w:right w:val="none" w:sz="0" w:space="0" w:color="auto"/>
      </w:divBdr>
    </w:div>
    <w:div w:id="1865509629">
      <w:bodyDiv w:val="1"/>
      <w:marLeft w:val="0"/>
      <w:marRight w:val="0"/>
      <w:marTop w:val="0"/>
      <w:marBottom w:val="0"/>
      <w:divBdr>
        <w:top w:val="none" w:sz="0" w:space="0" w:color="auto"/>
        <w:left w:val="none" w:sz="0" w:space="0" w:color="auto"/>
        <w:bottom w:val="none" w:sz="0" w:space="0" w:color="auto"/>
        <w:right w:val="none" w:sz="0" w:space="0" w:color="auto"/>
      </w:divBdr>
    </w:div>
    <w:div w:id="1866862360">
      <w:bodyDiv w:val="1"/>
      <w:marLeft w:val="0"/>
      <w:marRight w:val="0"/>
      <w:marTop w:val="0"/>
      <w:marBottom w:val="0"/>
      <w:divBdr>
        <w:top w:val="none" w:sz="0" w:space="0" w:color="auto"/>
        <w:left w:val="none" w:sz="0" w:space="0" w:color="auto"/>
        <w:bottom w:val="none" w:sz="0" w:space="0" w:color="auto"/>
        <w:right w:val="none" w:sz="0" w:space="0" w:color="auto"/>
      </w:divBdr>
    </w:div>
    <w:div w:id="1879661571">
      <w:bodyDiv w:val="1"/>
      <w:marLeft w:val="0"/>
      <w:marRight w:val="0"/>
      <w:marTop w:val="0"/>
      <w:marBottom w:val="0"/>
      <w:divBdr>
        <w:top w:val="none" w:sz="0" w:space="0" w:color="auto"/>
        <w:left w:val="none" w:sz="0" w:space="0" w:color="auto"/>
        <w:bottom w:val="none" w:sz="0" w:space="0" w:color="auto"/>
        <w:right w:val="none" w:sz="0" w:space="0" w:color="auto"/>
      </w:divBdr>
    </w:div>
    <w:div w:id="1883133917">
      <w:bodyDiv w:val="1"/>
      <w:marLeft w:val="0"/>
      <w:marRight w:val="0"/>
      <w:marTop w:val="0"/>
      <w:marBottom w:val="0"/>
      <w:divBdr>
        <w:top w:val="none" w:sz="0" w:space="0" w:color="auto"/>
        <w:left w:val="none" w:sz="0" w:space="0" w:color="auto"/>
        <w:bottom w:val="none" w:sz="0" w:space="0" w:color="auto"/>
        <w:right w:val="none" w:sz="0" w:space="0" w:color="auto"/>
      </w:divBdr>
    </w:div>
    <w:div w:id="1914044799">
      <w:bodyDiv w:val="1"/>
      <w:marLeft w:val="0"/>
      <w:marRight w:val="0"/>
      <w:marTop w:val="0"/>
      <w:marBottom w:val="0"/>
      <w:divBdr>
        <w:top w:val="none" w:sz="0" w:space="0" w:color="auto"/>
        <w:left w:val="none" w:sz="0" w:space="0" w:color="auto"/>
        <w:bottom w:val="none" w:sz="0" w:space="0" w:color="auto"/>
        <w:right w:val="none" w:sz="0" w:space="0" w:color="auto"/>
      </w:divBdr>
    </w:div>
    <w:div w:id="1919514756">
      <w:bodyDiv w:val="1"/>
      <w:marLeft w:val="0"/>
      <w:marRight w:val="0"/>
      <w:marTop w:val="0"/>
      <w:marBottom w:val="0"/>
      <w:divBdr>
        <w:top w:val="none" w:sz="0" w:space="0" w:color="auto"/>
        <w:left w:val="none" w:sz="0" w:space="0" w:color="auto"/>
        <w:bottom w:val="none" w:sz="0" w:space="0" w:color="auto"/>
        <w:right w:val="none" w:sz="0" w:space="0" w:color="auto"/>
      </w:divBdr>
    </w:div>
    <w:div w:id="1921794354">
      <w:bodyDiv w:val="1"/>
      <w:marLeft w:val="0"/>
      <w:marRight w:val="0"/>
      <w:marTop w:val="0"/>
      <w:marBottom w:val="0"/>
      <w:divBdr>
        <w:top w:val="none" w:sz="0" w:space="0" w:color="auto"/>
        <w:left w:val="none" w:sz="0" w:space="0" w:color="auto"/>
        <w:bottom w:val="none" w:sz="0" w:space="0" w:color="auto"/>
        <w:right w:val="none" w:sz="0" w:space="0" w:color="auto"/>
      </w:divBdr>
    </w:div>
    <w:div w:id="1924146548">
      <w:bodyDiv w:val="1"/>
      <w:marLeft w:val="0"/>
      <w:marRight w:val="0"/>
      <w:marTop w:val="0"/>
      <w:marBottom w:val="0"/>
      <w:divBdr>
        <w:top w:val="none" w:sz="0" w:space="0" w:color="auto"/>
        <w:left w:val="none" w:sz="0" w:space="0" w:color="auto"/>
        <w:bottom w:val="none" w:sz="0" w:space="0" w:color="auto"/>
        <w:right w:val="none" w:sz="0" w:space="0" w:color="auto"/>
      </w:divBdr>
    </w:div>
    <w:div w:id="1937472709">
      <w:bodyDiv w:val="1"/>
      <w:marLeft w:val="0"/>
      <w:marRight w:val="0"/>
      <w:marTop w:val="0"/>
      <w:marBottom w:val="0"/>
      <w:divBdr>
        <w:top w:val="none" w:sz="0" w:space="0" w:color="auto"/>
        <w:left w:val="none" w:sz="0" w:space="0" w:color="auto"/>
        <w:bottom w:val="none" w:sz="0" w:space="0" w:color="auto"/>
        <w:right w:val="none" w:sz="0" w:space="0" w:color="auto"/>
      </w:divBdr>
    </w:div>
    <w:div w:id="1938098201">
      <w:bodyDiv w:val="1"/>
      <w:marLeft w:val="0"/>
      <w:marRight w:val="0"/>
      <w:marTop w:val="0"/>
      <w:marBottom w:val="0"/>
      <w:divBdr>
        <w:top w:val="none" w:sz="0" w:space="0" w:color="auto"/>
        <w:left w:val="none" w:sz="0" w:space="0" w:color="auto"/>
        <w:bottom w:val="none" w:sz="0" w:space="0" w:color="auto"/>
        <w:right w:val="none" w:sz="0" w:space="0" w:color="auto"/>
      </w:divBdr>
    </w:div>
    <w:div w:id="1941403396">
      <w:bodyDiv w:val="1"/>
      <w:marLeft w:val="0"/>
      <w:marRight w:val="0"/>
      <w:marTop w:val="0"/>
      <w:marBottom w:val="0"/>
      <w:divBdr>
        <w:top w:val="none" w:sz="0" w:space="0" w:color="auto"/>
        <w:left w:val="none" w:sz="0" w:space="0" w:color="auto"/>
        <w:bottom w:val="none" w:sz="0" w:space="0" w:color="auto"/>
        <w:right w:val="none" w:sz="0" w:space="0" w:color="auto"/>
      </w:divBdr>
    </w:div>
    <w:div w:id="1941521612">
      <w:bodyDiv w:val="1"/>
      <w:marLeft w:val="0"/>
      <w:marRight w:val="0"/>
      <w:marTop w:val="0"/>
      <w:marBottom w:val="0"/>
      <w:divBdr>
        <w:top w:val="none" w:sz="0" w:space="0" w:color="auto"/>
        <w:left w:val="none" w:sz="0" w:space="0" w:color="auto"/>
        <w:bottom w:val="none" w:sz="0" w:space="0" w:color="auto"/>
        <w:right w:val="none" w:sz="0" w:space="0" w:color="auto"/>
      </w:divBdr>
    </w:div>
    <w:div w:id="1945264845">
      <w:bodyDiv w:val="1"/>
      <w:marLeft w:val="0"/>
      <w:marRight w:val="0"/>
      <w:marTop w:val="0"/>
      <w:marBottom w:val="0"/>
      <w:divBdr>
        <w:top w:val="none" w:sz="0" w:space="0" w:color="auto"/>
        <w:left w:val="none" w:sz="0" w:space="0" w:color="auto"/>
        <w:bottom w:val="none" w:sz="0" w:space="0" w:color="auto"/>
        <w:right w:val="none" w:sz="0" w:space="0" w:color="auto"/>
      </w:divBdr>
    </w:div>
    <w:div w:id="1945310215">
      <w:bodyDiv w:val="1"/>
      <w:marLeft w:val="0"/>
      <w:marRight w:val="0"/>
      <w:marTop w:val="0"/>
      <w:marBottom w:val="0"/>
      <w:divBdr>
        <w:top w:val="none" w:sz="0" w:space="0" w:color="auto"/>
        <w:left w:val="none" w:sz="0" w:space="0" w:color="auto"/>
        <w:bottom w:val="none" w:sz="0" w:space="0" w:color="auto"/>
        <w:right w:val="none" w:sz="0" w:space="0" w:color="auto"/>
      </w:divBdr>
    </w:div>
    <w:div w:id="1947077879">
      <w:bodyDiv w:val="1"/>
      <w:marLeft w:val="0"/>
      <w:marRight w:val="0"/>
      <w:marTop w:val="0"/>
      <w:marBottom w:val="0"/>
      <w:divBdr>
        <w:top w:val="none" w:sz="0" w:space="0" w:color="auto"/>
        <w:left w:val="none" w:sz="0" w:space="0" w:color="auto"/>
        <w:bottom w:val="none" w:sz="0" w:space="0" w:color="auto"/>
        <w:right w:val="none" w:sz="0" w:space="0" w:color="auto"/>
      </w:divBdr>
    </w:div>
    <w:div w:id="1949654103">
      <w:bodyDiv w:val="1"/>
      <w:marLeft w:val="0"/>
      <w:marRight w:val="0"/>
      <w:marTop w:val="0"/>
      <w:marBottom w:val="0"/>
      <w:divBdr>
        <w:top w:val="none" w:sz="0" w:space="0" w:color="auto"/>
        <w:left w:val="none" w:sz="0" w:space="0" w:color="auto"/>
        <w:bottom w:val="none" w:sz="0" w:space="0" w:color="auto"/>
        <w:right w:val="none" w:sz="0" w:space="0" w:color="auto"/>
      </w:divBdr>
    </w:div>
    <w:div w:id="1949853690">
      <w:bodyDiv w:val="1"/>
      <w:marLeft w:val="0"/>
      <w:marRight w:val="0"/>
      <w:marTop w:val="0"/>
      <w:marBottom w:val="0"/>
      <w:divBdr>
        <w:top w:val="none" w:sz="0" w:space="0" w:color="auto"/>
        <w:left w:val="none" w:sz="0" w:space="0" w:color="auto"/>
        <w:bottom w:val="none" w:sz="0" w:space="0" w:color="auto"/>
        <w:right w:val="none" w:sz="0" w:space="0" w:color="auto"/>
      </w:divBdr>
    </w:div>
    <w:div w:id="1959557598">
      <w:bodyDiv w:val="1"/>
      <w:marLeft w:val="0"/>
      <w:marRight w:val="0"/>
      <w:marTop w:val="0"/>
      <w:marBottom w:val="0"/>
      <w:divBdr>
        <w:top w:val="none" w:sz="0" w:space="0" w:color="auto"/>
        <w:left w:val="none" w:sz="0" w:space="0" w:color="auto"/>
        <w:bottom w:val="none" w:sz="0" w:space="0" w:color="auto"/>
        <w:right w:val="none" w:sz="0" w:space="0" w:color="auto"/>
      </w:divBdr>
    </w:div>
    <w:div w:id="1962766819">
      <w:bodyDiv w:val="1"/>
      <w:marLeft w:val="0"/>
      <w:marRight w:val="0"/>
      <w:marTop w:val="0"/>
      <w:marBottom w:val="0"/>
      <w:divBdr>
        <w:top w:val="none" w:sz="0" w:space="0" w:color="auto"/>
        <w:left w:val="none" w:sz="0" w:space="0" w:color="auto"/>
        <w:bottom w:val="none" w:sz="0" w:space="0" w:color="auto"/>
        <w:right w:val="none" w:sz="0" w:space="0" w:color="auto"/>
      </w:divBdr>
    </w:div>
    <w:div w:id="1965964084">
      <w:bodyDiv w:val="1"/>
      <w:marLeft w:val="0"/>
      <w:marRight w:val="0"/>
      <w:marTop w:val="0"/>
      <w:marBottom w:val="0"/>
      <w:divBdr>
        <w:top w:val="none" w:sz="0" w:space="0" w:color="auto"/>
        <w:left w:val="none" w:sz="0" w:space="0" w:color="auto"/>
        <w:bottom w:val="none" w:sz="0" w:space="0" w:color="auto"/>
        <w:right w:val="none" w:sz="0" w:space="0" w:color="auto"/>
      </w:divBdr>
    </w:div>
    <w:div w:id="1968511760">
      <w:bodyDiv w:val="1"/>
      <w:marLeft w:val="0"/>
      <w:marRight w:val="0"/>
      <w:marTop w:val="0"/>
      <w:marBottom w:val="0"/>
      <w:divBdr>
        <w:top w:val="none" w:sz="0" w:space="0" w:color="auto"/>
        <w:left w:val="none" w:sz="0" w:space="0" w:color="auto"/>
        <w:bottom w:val="none" w:sz="0" w:space="0" w:color="auto"/>
        <w:right w:val="none" w:sz="0" w:space="0" w:color="auto"/>
      </w:divBdr>
    </w:div>
    <w:div w:id="1985887191">
      <w:bodyDiv w:val="1"/>
      <w:marLeft w:val="0"/>
      <w:marRight w:val="0"/>
      <w:marTop w:val="0"/>
      <w:marBottom w:val="0"/>
      <w:divBdr>
        <w:top w:val="none" w:sz="0" w:space="0" w:color="auto"/>
        <w:left w:val="none" w:sz="0" w:space="0" w:color="auto"/>
        <w:bottom w:val="none" w:sz="0" w:space="0" w:color="auto"/>
        <w:right w:val="none" w:sz="0" w:space="0" w:color="auto"/>
      </w:divBdr>
    </w:div>
    <w:div w:id="1991009859">
      <w:bodyDiv w:val="1"/>
      <w:marLeft w:val="0"/>
      <w:marRight w:val="0"/>
      <w:marTop w:val="0"/>
      <w:marBottom w:val="0"/>
      <w:divBdr>
        <w:top w:val="none" w:sz="0" w:space="0" w:color="auto"/>
        <w:left w:val="none" w:sz="0" w:space="0" w:color="auto"/>
        <w:bottom w:val="none" w:sz="0" w:space="0" w:color="auto"/>
        <w:right w:val="none" w:sz="0" w:space="0" w:color="auto"/>
      </w:divBdr>
    </w:div>
    <w:div w:id="1994987803">
      <w:bodyDiv w:val="1"/>
      <w:marLeft w:val="0"/>
      <w:marRight w:val="0"/>
      <w:marTop w:val="0"/>
      <w:marBottom w:val="0"/>
      <w:divBdr>
        <w:top w:val="none" w:sz="0" w:space="0" w:color="auto"/>
        <w:left w:val="none" w:sz="0" w:space="0" w:color="auto"/>
        <w:bottom w:val="none" w:sz="0" w:space="0" w:color="auto"/>
        <w:right w:val="none" w:sz="0" w:space="0" w:color="auto"/>
      </w:divBdr>
    </w:div>
    <w:div w:id="1997610961">
      <w:bodyDiv w:val="1"/>
      <w:marLeft w:val="0"/>
      <w:marRight w:val="0"/>
      <w:marTop w:val="0"/>
      <w:marBottom w:val="0"/>
      <w:divBdr>
        <w:top w:val="none" w:sz="0" w:space="0" w:color="auto"/>
        <w:left w:val="none" w:sz="0" w:space="0" w:color="auto"/>
        <w:bottom w:val="none" w:sz="0" w:space="0" w:color="auto"/>
        <w:right w:val="none" w:sz="0" w:space="0" w:color="auto"/>
      </w:divBdr>
    </w:div>
    <w:div w:id="2001543220">
      <w:bodyDiv w:val="1"/>
      <w:marLeft w:val="0"/>
      <w:marRight w:val="0"/>
      <w:marTop w:val="0"/>
      <w:marBottom w:val="0"/>
      <w:divBdr>
        <w:top w:val="none" w:sz="0" w:space="0" w:color="auto"/>
        <w:left w:val="none" w:sz="0" w:space="0" w:color="auto"/>
        <w:bottom w:val="none" w:sz="0" w:space="0" w:color="auto"/>
        <w:right w:val="none" w:sz="0" w:space="0" w:color="auto"/>
      </w:divBdr>
    </w:div>
    <w:div w:id="2003435811">
      <w:bodyDiv w:val="1"/>
      <w:marLeft w:val="0"/>
      <w:marRight w:val="0"/>
      <w:marTop w:val="0"/>
      <w:marBottom w:val="0"/>
      <w:divBdr>
        <w:top w:val="none" w:sz="0" w:space="0" w:color="auto"/>
        <w:left w:val="none" w:sz="0" w:space="0" w:color="auto"/>
        <w:bottom w:val="none" w:sz="0" w:space="0" w:color="auto"/>
        <w:right w:val="none" w:sz="0" w:space="0" w:color="auto"/>
      </w:divBdr>
    </w:div>
    <w:div w:id="2007853434">
      <w:bodyDiv w:val="1"/>
      <w:marLeft w:val="0"/>
      <w:marRight w:val="0"/>
      <w:marTop w:val="0"/>
      <w:marBottom w:val="0"/>
      <w:divBdr>
        <w:top w:val="none" w:sz="0" w:space="0" w:color="auto"/>
        <w:left w:val="none" w:sz="0" w:space="0" w:color="auto"/>
        <w:bottom w:val="none" w:sz="0" w:space="0" w:color="auto"/>
        <w:right w:val="none" w:sz="0" w:space="0" w:color="auto"/>
      </w:divBdr>
    </w:div>
    <w:div w:id="2012098599">
      <w:bodyDiv w:val="1"/>
      <w:marLeft w:val="0"/>
      <w:marRight w:val="0"/>
      <w:marTop w:val="0"/>
      <w:marBottom w:val="0"/>
      <w:divBdr>
        <w:top w:val="none" w:sz="0" w:space="0" w:color="auto"/>
        <w:left w:val="none" w:sz="0" w:space="0" w:color="auto"/>
        <w:bottom w:val="none" w:sz="0" w:space="0" w:color="auto"/>
        <w:right w:val="none" w:sz="0" w:space="0" w:color="auto"/>
      </w:divBdr>
    </w:div>
    <w:div w:id="2014647687">
      <w:bodyDiv w:val="1"/>
      <w:marLeft w:val="0"/>
      <w:marRight w:val="0"/>
      <w:marTop w:val="0"/>
      <w:marBottom w:val="0"/>
      <w:divBdr>
        <w:top w:val="none" w:sz="0" w:space="0" w:color="auto"/>
        <w:left w:val="none" w:sz="0" w:space="0" w:color="auto"/>
        <w:bottom w:val="none" w:sz="0" w:space="0" w:color="auto"/>
        <w:right w:val="none" w:sz="0" w:space="0" w:color="auto"/>
      </w:divBdr>
    </w:div>
    <w:div w:id="2032291993">
      <w:bodyDiv w:val="1"/>
      <w:marLeft w:val="0"/>
      <w:marRight w:val="0"/>
      <w:marTop w:val="0"/>
      <w:marBottom w:val="0"/>
      <w:divBdr>
        <w:top w:val="none" w:sz="0" w:space="0" w:color="auto"/>
        <w:left w:val="none" w:sz="0" w:space="0" w:color="auto"/>
        <w:bottom w:val="none" w:sz="0" w:space="0" w:color="auto"/>
        <w:right w:val="none" w:sz="0" w:space="0" w:color="auto"/>
      </w:divBdr>
    </w:div>
    <w:div w:id="2038385719">
      <w:bodyDiv w:val="1"/>
      <w:marLeft w:val="0"/>
      <w:marRight w:val="0"/>
      <w:marTop w:val="0"/>
      <w:marBottom w:val="0"/>
      <w:divBdr>
        <w:top w:val="none" w:sz="0" w:space="0" w:color="auto"/>
        <w:left w:val="none" w:sz="0" w:space="0" w:color="auto"/>
        <w:bottom w:val="none" w:sz="0" w:space="0" w:color="auto"/>
        <w:right w:val="none" w:sz="0" w:space="0" w:color="auto"/>
      </w:divBdr>
    </w:div>
    <w:div w:id="2054847044">
      <w:bodyDiv w:val="1"/>
      <w:marLeft w:val="0"/>
      <w:marRight w:val="0"/>
      <w:marTop w:val="0"/>
      <w:marBottom w:val="0"/>
      <w:divBdr>
        <w:top w:val="none" w:sz="0" w:space="0" w:color="auto"/>
        <w:left w:val="none" w:sz="0" w:space="0" w:color="auto"/>
        <w:bottom w:val="none" w:sz="0" w:space="0" w:color="auto"/>
        <w:right w:val="none" w:sz="0" w:space="0" w:color="auto"/>
      </w:divBdr>
    </w:div>
    <w:div w:id="2058896502">
      <w:bodyDiv w:val="1"/>
      <w:marLeft w:val="0"/>
      <w:marRight w:val="0"/>
      <w:marTop w:val="0"/>
      <w:marBottom w:val="0"/>
      <w:divBdr>
        <w:top w:val="none" w:sz="0" w:space="0" w:color="auto"/>
        <w:left w:val="none" w:sz="0" w:space="0" w:color="auto"/>
        <w:bottom w:val="none" w:sz="0" w:space="0" w:color="auto"/>
        <w:right w:val="none" w:sz="0" w:space="0" w:color="auto"/>
      </w:divBdr>
    </w:div>
    <w:div w:id="2068644269">
      <w:bodyDiv w:val="1"/>
      <w:marLeft w:val="0"/>
      <w:marRight w:val="0"/>
      <w:marTop w:val="0"/>
      <w:marBottom w:val="0"/>
      <w:divBdr>
        <w:top w:val="none" w:sz="0" w:space="0" w:color="auto"/>
        <w:left w:val="none" w:sz="0" w:space="0" w:color="auto"/>
        <w:bottom w:val="none" w:sz="0" w:space="0" w:color="auto"/>
        <w:right w:val="none" w:sz="0" w:space="0" w:color="auto"/>
      </w:divBdr>
    </w:div>
    <w:div w:id="2072654405">
      <w:bodyDiv w:val="1"/>
      <w:marLeft w:val="0"/>
      <w:marRight w:val="0"/>
      <w:marTop w:val="0"/>
      <w:marBottom w:val="0"/>
      <w:divBdr>
        <w:top w:val="none" w:sz="0" w:space="0" w:color="auto"/>
        <w:left w:val="none" w:sz="0" w:space="0" w:color="auto"/>
        <w:bottom w:val="none" w:sz="0" w:space="0" w:color="auto"/>
        <w:right w:val="none" w:sz="0" w:space="0" w:color="auto"/>
      </w:divBdr>
    </w:div>
    <w:div w:id="2082940899">
      <w:bodyDiv w:val="1"/>
      <w:marLeft w:val="0"/>
      <w:marRight w:val="0"/>
      <w:marTop w:val="0"/>
      <w:marBottom w:val="0"/>
      <w:divBdr>
        <w:top w:val="none" w:sz="0" w:space="0" w:color="auto"/>
        <w:left w:val="none" w:sz="0" w:space="0" w:color="auto"/>
        <w:bottom w:val="none" w:sz="0" w:space="0" w:color="auto"/>
        <w:right w:val="none" w:sz="0" w:space="0" w:color="auto"/>
      </w:divBdr>
    </w:div>
    <w:div w:id="2101026241">
      <w:bodyDiv w:val="1"/>
      <w:marLeft w:val="0"/>
      <w:marRight w:val="0"/>
      <w:marTop w:val="0"/>
      <w:marBottom w:val="0"/>
      <w:divBdr>
        <w:top w:val="none" w:sz="0" w:space="0" w:color="auto"/>
        <w:left w:val="none" w:sz="0" w:space="0" w:color="auto"/>
        <w:bottom w:val="none" w:sz="0" w:space="0" w:color="auto"/>
        <w:right w:val="none" w:sz="0" w:space="0" w:color="auto"/>
      </w:divBdr>
    </w:div>
    <w:div w:id="2108193408">
      <w:bodyDiv w:val="1"/>
      <w:marLeft w:val="0"/>
      <w:marRight w:val="0"/>
      <w:marTop w:val="0"/>
      <w:marBottom w:val="0"/>
      <w:divBdr>
        <w:top w:val="none" w:sz="0" w:space="0" w:color="auto"/>
        <w:left w:val="none" w:sz="0" w:space="0" w:color="auto"/>
        <w:bottom w:val="none" w:sz="0" w:space="0" w:color="auto"/>
        <w:right w:val="none" w:sz="0" w:space="0" w:color="auto"/>
      </w:divBdr>
    </w:div>
    <w:div w:id="2113891347">
      <w:bodyDiv w:val="1"/>
      <w:marLeft w:val="0"/>
      <w:marRight w:val="0"/>
      <w:marTop w:val="0"/>
      <w:marBottom w:val="0"/>
      <w:divBdr>
        <w:top w:val="none" w:sz="0" w:space="0" w:color="auto"/>
        <w:left w:val="none" w:sz="0" w:space="0" w:color="auto"/>
        <w:bottom w:val="none" w:sz="0" w:space="0" w:color="auto"/>
        <w:right w:val="none" w:sz="0" w:space="0" w:color="auto"/>
      </w:divBdr>
    </w:div>
    <w:div w:id="2115975380">
      <w:bodyDiv w:val="1"/>
      <w:marLeft w:val="0"/>
      <w:marRight w:val="0"/>
      <w:marTop w:val="0"/>
      <w:marBottom w:val="0"/>
      <w:divBdr>
        <w:top w:val="none" w:sz="0" w:space="0" w:color="auto"/>
        <w:left w:val="none" w:sz="0" w:space="0" w:color="auto"/>
        <w:bottom w:val="none" w:sz="0" w:space="0" w:color="auto"/>
        <w:right w:val="none" w:sz="0" w:space="0" w:color="auto"/>
      </w:divBdr>
    </w:div>
    <w:div w:id="2132625005">
      <w:bodyDiv w:val="1"/>
      <w:marLeft w:val="0"/>
      <w:marRight w:val="0"/>
      <w:marTop w:val="0"/>
      <w:marBottom w:val="0"/>
      <w:divBdr>
        <w:top w:val="none" w:sz="0" w:space="0" w:color="auto"/>
        <w:left w:val="none" w:sz="0" w:space="0" w:color="auto"/>
        <w:bottom w:val="none" w:sz="0" w:space="0" w:color="auto"/>
        <w:right w:val="none" w:sz="0" w:space="0" w:color="auto"/>
      </w:divBdr>
    </w:div>
    <w:div w:id="2132750251">
      <w:bodyDiv w:val="1"/>
      <w:marLeft w:val="0"/>
      <w:marRight w:val="0"/>
      <w:marTop w:val="0"/>
      <w:marBottom w:val="0"/>
      <w:divBdr>
        <w:top w:val="none" w:sz="0" w:space="0" w:color="auto"/>
        <w:left w:val="none" w:sz="0" w:space="0" w:color="auto"/>
        <w:bottom w:val="none" w:sz="0" w:space="0" w:color="auto"/>
        <w:right w:val="none" w:sz="0" w:space="0" w:color="auto"/>
      </w:divBdr>
    </w:div>
    <w:div w:id="2136288195">
      <w:bodyDiv w:val="1"/>
      <w:marLeft w:val="0"/>
      <w:marRight w:val="0"/>
      <w:marTop w:val="0"/>
      <w:marBottom w:val="0"/>
      <w:divBdr>
        <w:top w:val="none" w:sz="0" w:space="0" w:color="auto"/>
        <w:left w:val="none" w:sz="0" w:space="0" w:color="auto"/>
        <w:bottom w:val="none" w:sz="0" w:space="0" w:color="auto"/>
        <w:right w:val="none" w:sz="0" w:space="0" w:color="auto"/>
      </w:divBdr>
    </w:div>
    <w:div w:id="2137941310">
      <w:bodyDiv w:val="1"/>
      <w:marLeft w:val="0"/>
      <w:marRight w:val="0"/>
      <w:marTop w:val="0"/>
      <w:marBottom w:val="0"/>
      <w:divBdr>
        <w:top w:val="none" w:sz="0" w:space="0" w:color="auto"/>
        <w:left w:val="none" w:sz="0" w:space="0" w:color="auto"/>
        <w:bottom w:val="none" w:sz="0" w:space="0" w:color="auto"/>
        <w:right w:val="none" w:sz="0" w:space="0" w:color="auto"/>
      </w:divBdr>
    </w:div>
    <w:div w:id="21392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image" Target="media/image11.png"/><Relationship Id="rId42" Type="http://schemas.microsoft.com/office/2007/relationships/hdphoto" Target="media/hdphoto10.wdp"/><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www.conadisperu.gob.pe/observatorio/images/articulos/pdf/version_1_AuditivaJP.pdf" TargetMode="External"/><Relationship Id="rId63" Type="http://schemas.openxmlformats.org/officeDocument/2006/relationships/hyperlink" Target="https://www.pwc.com/mx/es/publicaciones%20/archivo/2014-10-alianza-pacifico-baja.pdf" TargetMode="External"/><Relationship Id="rId68" Type="http://schemas.openxmlformats.org/officeDocument/2006/relationships/image" Target="media/image21.png"/><Relationship Id="rId76" Type="http://schemas.openxmlformats.org/officeDocument/2006/relationships/image" Target="media/image25.png"/><Relationship Id="rId7" Type="http://schemas.openxmlformats.org/officeDocument/2006/relationships/footnotes" Target="footnotes.xml"/><Relationship Id="rId71" Type="http://schemas.microsoft.com/office/2007/relationships/hdphoto" Target="media/hdphoto15.wdp"/><Relationship Id="rId2" Type="http://schemas.openxmlformats.org/officeDocument/2006/relationships/numbering" Target="numbering.xml"/><Relationship Id="rId16" Type="http://schemas.openxmlformats.org/officeDocument/2006/relationships/footer" Target="footer4.xml"/><Relationship Id="rId29" Type="http://schemas.microsoft.com/office/2007/relationships/hdphoto" Target="media/hdphoto4.wdp"/><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10.png"/><Relationship Id="rId37" Type="http://schemas.microsoft.com/office/2007/relationships/hdphoto" Target="media/hdphoto8.wdp"/><Relationship Id="rId40" Type="http://schemas.microsoft.com/office/2007/relationships/hdphoto" Target="media/hdphoto9.wdp"/><Relationship Id="rId45" Type="http://schemas.openxmlformats.org/officeDocument/2006/relationships/image" Target="media/image17.png"/><Relationship Id="rId53" Type="http://schemas.openxmlformats.org/officeDocument/2006/relationships/hyperlink" Target="http://www.bcrp.gob.pe/docs/Publicaciones/Reporte-Inflacion/2016/setiembre/reporte-de-inflacion-setiembre-2016-presentacion.pdf" TargetMode="External"/><Relationship Id="rId58" Type="http://schemas.openxmlformats.org/officeDocument/2006/relationships/hyperlink" Target="http://store.eiu.com/" TargetMode="External"/><Relationship Id="rId66" Type="http://schemas.openxmlformats.org/officeDocument/2006/relationships/hyperlink" Target="http://espanol.doingbusiness.org/~/media/WBG/DoingBusiness/Documents/Annual-Reports/English/DB17-Full-Report.pdf" TargetMode="External"/><Relationship Id="rId74" Type="http://schemas.microsoft.com/office/2007/relationships/hdphoto" Target="media/hdphoto16.wdp"/><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pages.stern.nyu.edu/~adamodar/%20New_Home_Page/datafile/histretSP.html" TargetMode="External"/><Relationship Id="rId61" Type="http://schemas.openxmlformats.org/officeDocument/2006/relationships/hyperlink" Target="http://www.acuerdoscomerciales.gob.pe/" TargetMode="External"/><Relationship Id="rId10" Type="http://schemas.openxmlformats.org/officeDocument/2006/relationships/header" Target="header1.xml"/><Relationship Id="rId19" Type="http://schemas.microsoft.com/office/2007/relationships/hdphoto" Target="media/hdphoto1.wdp"/><Relationship Id="rId31" Type="http://schemas.microsoft.com/office/2007/relationships/hdphoto" Target="media/hdphoto5.wdp"/><Relationship Id="rId44" Type="http://schemas.microsoft.com/office/2007/relationships/hdphoto" Target="media/hdphoto11.wdp"/><Relationship Id="rId52" Type="http://schemas.openxmlformats.org/officeDocument/2006/relationships/hyperlink" Target="http://www.bcrp.gob.pe/docs/Transparencia/Notas-Informativas/2016/nota-informativa-2016-11-10.pdf" TargetMode="External"/><Relationship Id="rId60" Type="http://schemas.openxmlformats.org/officeDocument/2006/relationships/hyperlink" Target="https://www.inei.gob.pe/media/MenuRecursivo/publicaciones_digitales/Est/Lib1171/ENEDIS%202012%20-%20COMPLETO.pdf" TargetMode="External"/><Relationship Id="rId65" Type="http://schemas.openxmlformats.org/officeDocument/2006/relationships/hyperlink" Target="http://elcomercio.pe/opinion/colaboradores/shock-integridad-y-inversion-alfredo-thorne-noticia-1965934" TargetMode="External"/><Relationship Id="rId73" Type="http://schemas.openxmlformats.org/officeDocument/2006/relationships/image" Target="media/image24.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eader" Target="header3.xml"/><Relationship Id="rId22" Type="http://schemas.microsoft.com/office/2007/relationships/hdphoto" Target="media/hdphoto2.wdp"/><Relationship Id="rId27" Type="http://schemas.microsoft.com/office/2007/relationships/hdphoto" Target="media/hdphoto3.wdp"/><Relationship Id="rId30" Type="http://schemas.openxmlformats.org/officeDocument/2006/relationships/image" Target="media/image9.png"/><Relationship Id="rId35" Type="http://schemas.microsoft.com/office/2007/relationships/hdphoto" Target="media/hdphoto7.wdp"/><Relationship Id="rId43" Type="http://schemas.openxmlformats.org/officeDocument/2006/relationships/image" Target="media/image16.png"/><Relationship Id="rId48" Type="http://schemas.microsoft.com/office/2007/relationships/hdphoto" Target="media/hdphoto13.wdp"/><Relationship Id="rId56" Type="http://schemas.openxmlformats.org/officeDocument/2006/relationships/hyperlink" Target="http://pages.stern.nyu.edu/~adamodar/New_Home_Page/datafile/totalbeta.html" TargetMode="External"/><Relationship Id="rId64" Type="http://schemas.openxmlformats.org/officeDocument/2006/relationships/hyperlink" Target="https://www.whitehouse.gov/sites/default/files/microsites/ostp/PCAST/pcast_hearing_%20tech_%20letterreport_final.pdf" TargetMode="External"/><Relationship Id="rId69" Type="http://schemas.microsoft.com/office/2007/relationships/hdphoto" Target="media/hdphoto14.wdp"/><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bcrp.gob.pe/docs/Publicaciones/Notas-Estudios/2016/nota-de-estudios-85-2016.pdf" TargetMode="External"/><Relationship Id="rId72"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6.png"/><Relationship Id="rId33" Type="http://schemas.microsoft.com/office/2007/relationships/hdphoto" Target="media/hdphoto6.wdp"/><Relationship Id="rId38" Type="http://schemas.openxmlformats.org/officeDocument/2006/relationships/image" Target="media/image13.png"/><Relationship Id="rId46" Type="http://schemas.microsoft.com/office/2007/relationships/hdphoto" Target="media/hdphoto12.wdp"/><Relationship Id="rId59" Type="http://schemas.openxmlformats.org/officeDocument/2006/relationships/hyperlink" Target="http://proyectos.inei.gob.pe/%20web/biblioineipub/bancopub/Est/Lib1039/libro.pdf" TargetMode="External"/><Relationship Id="rId67" Type="http://schemas.openxmlformats.org/officeDocument/2006/relationships/hyperlink" Target="http://reports.weforum.org/global-competitiveness-index/country-profiles/" TargetMode="Externa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hyperlink" Target="http://www.iadb.org/research/dia/2010/files/DIA_2010_Spanish.pdf" TargetMode="External"/><Relationship Id="rId62" Type="http://schemas.openxmlformats.org/officeDocument/2006/relationships/hyperlink" Target="http://www.who.int/mediacentre" TargetMode="External"/><Relationship Id="rId70" Type="http://schemas.openxmlformats.org/officeDocument/2006/relationships/image" Target="media/image22.png"/><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AB289-4808-411D-A34E-EAFBC5106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88</Pages>
  <Words>26224</Words>
  <Characters>144232</Characters>
  <Application>Microsoft Office Word</Application>
  <DocSecurity>0</DocSecurity>
  <Lines>1201</Lines>
  <Paragraphs>340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montjoy</dc:creator>
  <cp:lastModifiedBy>Daniel Montjoy Pita</cp:lastModifiedBy>
  <cp:revision>20</cp:revision>
  <cp:lastPrinted>2017-10-10T14:26:00Z</cp:lastPrinted>
  <dcterms:created xsi:type="dcterms:W3CDTF">2017-10-09T17:21:00Z</dcterms:created>
  <dcterms:modified xsi:type="dcterms:W3CDTF">2017-10-10T14:27:00Z</dcterms:modified>
</cp:coreProperties>
</file>