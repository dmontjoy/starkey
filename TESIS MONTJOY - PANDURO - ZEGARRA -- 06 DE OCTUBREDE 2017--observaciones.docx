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rsidR="00734B98" w:rsidRPr="00242E3C" w:rsidRDefault="00734B98" w:rsidP="00E720DA">
      <w:pPr>
        <w:pStyle w:val="SubttuloTesisEPG"/>
        <w:tabs>
          <w:tab w:val="clear" w:pos="340"/>
          <w:tab w:val="clear" w:pos="680"/>
          <w:tab w:val="clear" w:pos="1021"/>
          <w:tab w:val="clear" w:pos="1361"/>
        </w:tabs>
        <w:ind w:right="-2"/>
        <w:rPr>
          <w:noProof/>
        </w:rPr>
      </w:pPr>
    </w:p>
    <w:p w:rsidR="00734B98" w:rsidRPr="00242E3C" w:rsidRDefault="00734B98" w:rsidP="002C5914">
      <w:pPr>
        <w:pStyle w:val="SubttuloTesisEPG"/>
        <w:tabs>
          <w:tab w:val="clear" w:pos="340"/>
          <w:tab w:val="clear" w:pos="680"/>
          <w:tab w:val="clear" w:pos="1021"/>
          <w:tab w:val="clear" w:pos="1361"/>
        </w:tabs>
        <w:ind w:right="-2"/>
        <w:rPr>
          <w:noProof/>
        </w:rPr>
      </w:pPr>
    </w:p>
    <w:p w:rsidR="00734B98" w:rsidRPr="00242E3C" w:rsidRDefault="00734B98" w:rsidP="00582BAE">
      <w:pPr>
        <w:pStyle w:val="TtuloTesisEPG"/>
        <w:tabs>
          <w:tab w:val="left" w:pos="0"/>
        </w:tabs>
        <w:ind w:right="-2"/>
        <w:outlineLvl w:val="0"/>
        <w:rPr>
          <w:lang w:val="en-US"/>
        </w:rPr>
      </w:pPr>
      <w:r w:rsidRPr="00242E3C">
        <w:rPr>
          <w:lang w:val="en-US"/>
        </w:rPr>
        <w:t xml:space="preserve">“PLAN ESTRATÉGICO DE STARKEY </w:t>
      </w:r>
    </w:p>
    <w:p w:rsidR="00734B98" w:rsidRPr="00242E3C" w:rsidRDefault="00734B98" w:rsidP="00582BAE">
      <w:pPr>
        <w:pStyle w:val="TtuloTesisEPG"/>
        <w:tabs>
          <w:tab w:val="clear" w:pos="340"/>
          <w:tab w:val="clear" w:pos="680"/>
          <w:tab w:val="clear" w:pos="1021"/>
          <w:tab w:val="clear" w:pos="1361"/>
          <w:tab w:val="left" w:pos="0"/>
        </w:tabs>
        <w:ind w:right="-2"/>
        <w:outlineLvl w:val="0"/>
        <w:rPr>
          <w:lang w:val="en-US"/>
        </w:rPr>
      </w:pPr>
      <w:r w:rsidRPr="00242E3C">
        <w:rPr>
          <w:lang w:val="en-US"/>
        </w:rPr>
        <w:t>HEARING TECHNOLOGIES – PERÚ”</w:t>
      </w:r>
    </w:p>
    <w:p w:rsidR="00734B98" w:rsidRPr="00242E3C" w:rsidRDefault="00734B98" w:rsidP="00734B98">
      <w:pPr>
        <w:pStyle w:val="SubttuloTesisEPG"/>
        <w:ind w:right="-2"/>
        <w:rPr>
          <w:noProof/>
          <w:lang w:val="en-US"/>
        </w:rPr>
      </w:pPr>
    </w:p>
    <w:p w:rsidR="00734B98" w:rsidRPr="00242E3C" w:rsidRDefault="00734B98" w:rsidP="00734B98">
      <w:pPr>
        <w:pStyle w:val="SubttuloTesisEPG"/>
        <w:ind w:right="-2"/>
        <w:rPr>
          <w:noProof/>
          <w:lang w:val="en-US"/>
        </w:rPr>
      </w:pPr>
    </w:p>
    <w:p w:rsidR="00734B98" w:rsidRPr="00242E3C" w:rsidRDefault="00734B98" w:rsidP="002C5914">
      <w:pPr>
        <w:pStyle w:val="SubttuloTesisEPG"/>
        <w:tabs>
          <w:tab w:val="clear" w:pos="340"/>
          <w:tab w:val="clear" w:pos="680"/>
          <w:tab w:val="clear" w:pos="1021"/>
          <w:tab w:val="clear" w:pos="1361"/>
        </w:tabs>
        <w:ind w:right="-2"/>
        <w:rPr>
          <w:noProof/>
          <w:lang w:val="en-US"/>
        </w:rPr>
      </w:pPr>
    </w:p>
    <w:p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582BAE">
      <w:pPr>
        <w:pStyle w:val="SubttuloTesisEPG"/>
        <w:ind w:right="-2"/>
        <w:outlineLvl w:val="0"/>
        <w:rPr>
          <w:lang w:val="pt-BR"/>
        </w:rPr>
      </w:pPr>
      <w:r w:rsidRPr="00242E3C">
        <w:rPr>
          <w:lang w:val="pt-BR"/>
        </w:rPr>
        <w:t>Presentado por</w:t>
      </w:r>
    </w:p>
    <w:p w:rsidR="00734B98" w:rsidRPr="00242E3C" w:rsidRDefault="00734B98" w:rsidP="00734B98">
      <w:pPr>
        <w:pStyle w:val="SubttuloTesisEPG"/>
        <w:ind w:right="-2"/>
        <w:jc w:val="left"/>
        <w:rPr>
          <w:lang w:val="pt-BR"/>
        </w:rPr>
      </w:pPr>
    </w:p>
    <w:p w:rsidR="00734B98" w:rsidRPr="00242E3C" w:rsidRDefault="00734B98" w:rsidP="00582BAE">
      <w:pPr>
        <w:pStyle w:val="SubttuloTesisEPG"/>
        <w:ind w:right="-2"/>
        <w:outlineLvl w:val="0"/>
        <w:rPr>
          <w:lang w:val="pt-BR"/>
        </w:rPr>
      </w:pPr>
      <w:r w:rsidRPr="00242E3C">
        <w:rPr>
          <w:lang w:val="pt-BR"/>
        </w:rPr>
        <w:t>Sr. Daniel Geray Montjoy Pita</w:t>
      </w:r>
    </w:p>
    <w:p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rsidR="00734B98" w:rsidRPr="00242E3C" w:rsidRDefault="00734B98" w:rsidP="00734B98">
      <w:pPr>
        <w:pStyle w:val="SubttuloTesisEPG"/>
        <w:ind w:right="-2"/>
        <w:rPr>
          <w:lang w:val="pt-BR"/>
        </w:rPr>
      </w:pPr>
      <w:r w:rsidRPr="00242E3C">
        <w:rPr>
          <w:lang w:val="pt-BR"/>
        </w:rPr>
        <w:t>Sr. Javier Alexander Zegarra Beltrán</w:t>
      </w:r>
    </w:p>
    <w:p w:rsidR="00734B98" w:rsidRPr="00242E3C" w:rsidRDefault="00734B98" w:rsidP="00734B98">
      <w:pPr>
        <w:pStyle w:val="SubttuloTesisEPG"/>
        <w:ind w:right="-2"/>
        <w:rPr>
          <w:noProof/>
          <w:lang w:val="pt-BR"/>
        </w:rPr>
      </w:pPr>
    </w:p>
    <w:p w:rsidR="00734B98" w:rsidRPr="00242E3C" w:rsidRDefault="00734B98" w:rsidP="00734B98">
      <w:pPr>
        <w:pStyle w:val="SubttuloTesisEPG"/>
        <w:ind w:right="-2"/>
        <w:rPr>
          <w:noProof/>
          <w:lang w:val="pt-BR"/>
        </w:rPr>
      </w:pPr>
    </w:p>
    <w:p w:rsidR="00734B98" w:rsidRPr="00242E3C" w:rsidRDefault="00734B98" w:rsidP="00582BAE">
      <w:pPr>
        <w:pStyle w:val="SubttuloTesisEPG"/>
        <w:tabs>
          <w:tab w:val="left" w:pos="8503"/>
        </w:tabs>
        <w:ind w:right="-2"/>
        <w:outlineLvl w:val="0"/>
        <w:rPr>
          <w:noProof/>
          <w:lang w:val="pt-BR"/>
        </w:rPr>
      </w:pPr>
      <w:r w:rsidRPr="00242E3C">
        <w:rPr>
          <w:noProof/>
          <w:lang w:val="pt-BR"/>
        </w:rPr>
        <w:t>Asesor: Profesor</w:t>
      </w:r>
      <w:r w:rsidRPr="00242E3C">
        <w:t xml:space="preserve"> </w:t>
      </w:r>
      <w:r w:rsidRPr="00242E3C">
        <w:rPr>
          <w:noProof/>
          <w:lang w:val="pt-BR"/>
        </w:rPr>
        <w:t>Oscar de Azambuja Donayre</w:t>
      </w:r>
    </w:p>
    <w:p w:rsidR="00734B98" w:rsidRPr="00242E3C" w:rsidRDefault="00734B98" w:rsidP="00734B98">
      <w:pPr>
        <w:pStyle w:val="SubttuloTesisEPG"/>
        <w:ind w:right="-2"/>
        <w:rPr>
          <w:lang w:val="pt-BR"/>
        </w:rPr>
      </w:pPr>
    </w:p>
    <w:p w:rsidR="00734B98" w:rsidRPr="00242E3C" w:rsidRDefault="00734B98" w:rsidP="00734B98">
      <w:pPr>
        <w:pStyle w:val="SubttuloTesisEPG"/>
        <w:ind w:right="-2"/>
        <w:rPr>
          <w:lang w:val="pt-BR"/>
        </w:rPr>
      </w:pPr>
    </w:p>
    <w:p w:rsidR="00734B98" w:rsidRPr="00242E3C" w:rsidRDefault="00734B98" w:rsidP="00734B98">
      <w:pPr>
        <w:pStyle w:val="SubttuloTesisEPG"/>
        <w:ind w:right="-2"/>
      </w:pPr>
      <w:r w:rsidRPr="00242E3C">
        <w:t>2017</w:t>
      </w:r>
    </w:p>
    <w:p w:rsidR="00267C82" w:rsidRPr="00242E3C" w:rsidRDefault="00267C82" w:rsidP="00267C82">
      <w:pPr>
        <w:jc w:val="center"/>
      </w:pPr>
    </w:p>
    <w:p w:rsidR="00A36EDA" w:rsidRPr="00242E3C" w:rsidRDefault="00A36EDA" w:rsidP="00A36EDA">
      <w:pPr>
        <w:rPr>
          <w:lang w:eastAsia="en-US"/>
        </w:rPr>
      </w:pPr>
    </w:p>
    <w:p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rsidR="00BE14DB" w:rsidRPr="00242E3C" w:rsidRDefault="00BE14DB"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73209D" w:rsidRPr="00242E3C" w:rsidRDefault="0073209D"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rsidR="00BE1D2B" w:rsidRPr="00242E3C" w:rsidRDefault="0073209D" w:rsidP="00582BAE">
      <w:pPr>
        <w:ind w:left="3969"/>
        <w:jc w:val="left"/>
        <w:outlineLvl w:val="0"/>
        <w:rPr>
          <w:b/>
          <w:lang w:eastAsia="en-US"/>
        </w:rPr>
      </w:pPr>
      <w:r w:rsidRPr="00242E3C">
        <w:rPr>
          <w:b/>
          <w:lang w:eastAsia="en-US"/>
        </w:rPr>
        <w:t>Daniel Geray Montjoy Pita</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rsidR="00BE1D2B" w:rsidRPr="00242E3C" w:rsidRDefault="00F65FBB" w:rsidP="00582BAE">
      <w:pPr>
        <w:ind w:left="3969"/>
        <w:jc w:val="left"/>
        <w:outlineLvl w:val="0"/>
        <w:rPr>
          <w:b/>
          <w:lang w:eastAsia="en-US"/>
        </w:rPr>
      </w:pPr>
      <w:r w:rsidRPr="00242E3C">
        <w:rPr>
          <w:b/>
          <w:lang w:eastAsia="en-US"/>
        </w:rPr>
        <w:t>María</w:t>
      </w:r>
      <w:r w:rsidR="0073209D" w:rsidRPr="00242E3C">
        <w:rPr>
          <w:b/>
          <w:lang w:eastAsia="en-US"/>
        </w:rPr>
        <w:t xml:space="preserve"> Gracia Panduro Temple</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rsidR="00734B98" w:rsidRPr="00242E3C" w:rsidRDefault="0073209D" w:rsidP="00582BAE">
      <w:pPr>
        <w:ind w:left="3969"/>
        <w:jc w:val="left"/>
        <w:outlineLvl w:val="0"/>
        <w:rPr>
          <w:b/>
          <w:lang w:eastAsia="en-US"/>
        </w:rPr>
      </w:pPr>
      <w:r w:rsidRPr="00242E3C">
        <w:rPr>
          <w:b/>
          <w:lang w:eastAsia="en-US"/>
        </w:rPr>
        <w:t>Javier Alexander Zegarra Beltrán</w:t>
      </w: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433D35" w:rsidRPr="00242E3C" w:rsidRDefault="00433D35"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A36EDA">
      <w:pPr>
        <w:rPr>
          <w:lang w:eastAsia="en-US"/>
        </w:rPr>
      </w:pPr>
      <w:r w:rsidRPr="00242E3C">
        <w:rPr>
          <w:lang w:eastAsia="en-US"/>
        </w:rPr>
        <w:br w:type="page"/>
      </w:r>
    </w:p>
    <w:p w:rsidR="00734B98" w:rsidRPr="00242E3C" w:rsidRDefault="00734B98" w:rsidP="00582BAE">
      <w:pPr>
        <w:jc w:val="center"/>
        <w:outlineLvl w:val="0"/>
        <w:rPr>
          <w:b/>
          <w:lang w:eastAsia="en-US"/>
        </w:rPr>
      </w:pPr>
      <w:r w:rsidRPr="00242E3C">
        <w:rPr>
          <w:b/>
          <w:lang w:eastAsia="en-US"/>
        </w:rPr>
        <w:lastRenderedPageBreak/>
        <w:t>Índice</w:t>
      </w:r>
    </w:p>
    <w:p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rsidR="00734B98" w:rsidRPr="00242E3C" w:rsidRDefault="00734B98" w:rsidP="00953BAC">
      <w:pPr>
        <w:tabs>
          <w:tab w:val="right" w:leader="dot" w:pos="8505"/>
        </w:tabs>
        <w:spacing w:line="240" w:lineRule="auto"/>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8925F5" w:rsidRPr="00242E3C" w:rsidRDefault="008925F5" w:rsidP="002B659E">
      <w:pPr>
        <w:tabs>
          <w:tab w:val="right" w:leader="dot" w:pos="8505"/>
        </w:tabs>
        <w:ind w:left="340" w:hanging="340"/>
        <w:rPr>
          <w:lang w:eastAsia="en-US"/>
        </w:rPr>
      </w:pPr>
      <w:r w:rsidRPr="00242E3C">
        <w:rPr>
          <w:lang w:eastAsia="en-US"/>
        </w:rPr>
        <w:br w:type="page"/>
      </w:r>
    </w:p>
    <w:p w:rsidR="00953BAC" w:rsidRPr="00242E3C" w:rsidRDefault="00953BAC" w:rsidP="00582BAE">
      <w:pPr>
        <w:tabs>
          <w:tab w:val="right" w:leader="dot" w:pos="8505"/>
        </w:tabs>
        <w:jc w:val="center"/>
        <w:outlineLvl w:val="0"/>
        <w:rPr>
          <w:b/>
          <w:lang w:eastAsia="en-US"/>
        </w:rPr>
      </w:pPr>
      <w:r w:rsidRPr="00242E3C">
        <w:rPr>
          <w:b/>
          <w:lang w:eastAsia="en-US"/>
        </w:rPr>
        <w:lastRenderedPageBreak/>
        <w:t>Índice de tablas</w:t>
      </w:r>
    </w:p>
    <w:p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rsidR="00433C2F" w:rsidRPr="00242E3C" w:rsidRDefault="00433C2F" w:rsidP="00953BAC">
      <w:pPr>
        <w:tabs>
          <w:tab w:val="right" w:leader="dot" w:pos="8505"/>
        </w:tabs>
        <w:ind w:left="1247" w:hanging="1247"/>
        <w:rPr>
          <w:lang w:eastAsia="en-US"/>
        </w:rPr>
      </w:pPr>
    </w:p>
    <w:p w:rsidR="00763F44" w:rsidRPr="00242E3C" w:rsidRDefault="00763F44" w:rsidP="00953BAC">
      <w:pPr>
        <w:tabs>
          <w:tab w:val="right" w:leader="dot" w:pos="8505"/>
        </w:tabs>
        <w:ind w:left="1247" w:hanging="1247"/>
        <w:rPr>
          <w:lang w:eastAsia="en-US"/>
        </w:rPr>
      </w:pPr>
      <w:r w:rsidRPr="00242E3C">
        <w:rPr>
          <w:lang w:eastAsia="en-US"/>
        </w:rPr>
        <w:br w:type="page"/>
      </w:r>
    </w:p>
    <w:p w:rsidR="00433C2F" w:rsidRPr="00242E3C" w:rsidRDefault="00B97949" w:rsidP="00582BAE">
      <w:pPr>
        <w:tabs>
          <w:tab w:val="right" w:leader="dot" w:pos="8505"/>
        </w:tabs>
        <w:jc w:val="center"/>
        <w:outlineLvl w:val="0"/>
        <w:rPr>
          <w:b/>
          <w:lang w:eastAsia="en-US"/>
        </w:rPr>
      </w:pPr>
      <w:r w:rsidRPr="00242E3C">
        <w:rPr>
          <w:b/>
          <w:lang w:eastAsia="en-US"/>
        </w:rPr>
        <w:lastRenderedPageBreak/>
        <w:t>Índice de gráficos</w:t>
      </w:r>
    </w:p>
    <w:p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t>Coordenadas matriz PEYEA</w:t>
      </w:r>
      <w:r w:rsidR="00433D35" w:rsidRPr="00242E3C">
        <w:rPr>
          <w:lang w:eastAsia="en-US"/>
        </w:rPr>
        <w:tab/>
      </w:r>
      <w:r w:rsidR="00C42BEB" w:rsidRPr="00242E3C">
        <w:rPr>
          <w:lang w:eastAsia="en-US"/>
        </w:rPr>
        <w:t>32</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B97949" w:rsidRPr="00242E3C" w:rsidRDefault="00B97949" w:rsidP="00953BAC">
      <w:pPr>
        <w:tabs>
          <w:tab w:val="right" w:leader="dot" w:pos="8505"/>
        </w:tabs>
        <w:ind w:left="1247" w:hanging="1247"/>
        <w:rPr>
          <w:lang w:eastAsia="en-US"/>
        </w:rPr>
      </w:pPr>
      <w:r w:rsidRPr="00242E3C">
        <w:rPr>
          <w:lang w:eastAsia="en-US"/>
        </w:rPr>
        <w:br w:type="page"/>
      </w:r>
    </w:p>
    <w:p w:rsidR="00B97949" w:rsidRPr="00242E3C" w:rsidRDefault="00B97949" w:rsidP="00582BAE">
      <w:pPr>
        <w:ind w:left="1247" w:hanging="1247"/>
        <w:jc w:val="center"/>
        <w:outlineLvl w:val="0"/>
        <w:rPr>
          <w:b/>
          <w:bCs/>
          <w:color w:val="000000"/>
        </w:rPr>
      </w:pPr>
      <w:r w:rsidRPr="00242E3C">
        <w:rPr>
          <w:b/>
          <w:bCs/>
          <w:color w:val="000000"/>
        </w:rPr>
        <w:lastRenderedPageBreak/>
        <w:t>Índice de anexos</w:t>
      </w:r>
    </w:p>
    <w:p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Detalle de salarios aplicando plan estrátegico del 2017 al 2019</w:t>
      </w:r>
      <w:r w:rsidRPr="00242E3C">
        <w:rPr>
          <w:bCs/>
          <w:color w:val="000000"/>
        </w:rPr>
        <w:tab/>
      </w:r>
      <w:r>
        <w:rPr>
          <w:bCs/>
          <w:color w:val="000000"/>
        </w:rPr>
        <w:t>75</w:t>
      </w:r>
    </w:p>
    <w:p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a estratégico de Starkey Perú</w:t>
      </w:r>
      <w:r w:rsidR="00A855DA" w:rsidRPr="00242E3C">
        <w:rPr>
          <w:bCs/>
          <w:color w:val="000000"/>
        </w:rPr>
        <w:tab/>
      </w:r>
      <w:r>
        <w:rPr>
          <w:bCs/>
          <w:color w:val="000000"/>
        </w:rPr>
        <w:t>76</w:t>
      </w: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7D3AD1" w:rsidRPr="00242E3C" w:rsidRDefault="007D3AD1" w:rsidP="00267C82">
      <w:pPr>
        <w:rPr>
          <w:bCs/>
          <w:color w:val="000000"/>
        </w:rPr>
      </w:pPr>
    </w:p>
    <w:p w:rsidR="007D3AD1" w:rsidRPr="00242E3C" w:rsidRDefault="007D3AD1" w:rsidP="00267C82">
      <w:pPr>
        <w:rPr>
          <w:bCs/>
          <w:color w:val="000000"/>
        </w:rPr>
      </w:pPr>
    </w:p>
    <w:p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rsidR="00F67DF1" w:rsidRPr="00242E3C" w:rsidRDefault="00BE0F9C" w:rsidP="00582BAE">
      <w:pPr>
        <w:tabs>
          <w:tab w:val="right" w:leader="dot" w:pos="8505"/>
        </w:tabs>
        <w:ind w:left="340" w:hanging="340"/>
        <w:outlineLvl w:val="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rsidR="00AF6658" w:rsidRPr="00242E3C" w:rsidRDefault="00AF6658" w:rsidP="00A855DA">
      <w:pPr>
        <w:rPr>
          <w:szCs w:val="22"/>
        </w:rPr>
      </w:pPr>
    </w:p>
    <w:p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r w:rsidR="00AF45B8" w:rsidRPr="00242E3C">
        <w:rPr>
          <w:szCs w:val="22"/>
        </w:rPr>
        <w:t xml:space="preserve">Scalar Market Research, </w:t>
      </w:r>
      <w:r w:rsidR="00116668" w:rsidRPr="00242E3C">
        <w:rPr>
          <w:szCs w:val="22"/>
        </w:rPr>
        <w:t>2016)</w:t>
      </w:r>
      <w:r w:rsidRPr="00242E3C">
        <w:rPr>
          <w:rFonts w:eastAsia="Arial"/>
          <w:szCs w:val="22"/>
        </w:rPr>
        <w:t>.</w:t>
      </w:r>
    </w:p>
    <w:p w:rsidR="00A50198" w:rsidRPr="00242E3C" w:rsidRDefault="00A50198" w:rsidP="00A855DA">
      <w:pPr>
        <w:rPr>
          <w:rFonts w:eastAsia="Arial"/>
          <w:szCs w:val="22"/>
        </w:rPr>
      </w:pPr>
    </w:p>
    <w:p w:rsidR="00AF45B8" w:rsidRPr="00242E3C" w:rsidRDefault="00E74497" w:rsidP="00A855DA">
      <w:pPr>
        <w:rPr>
          <w:rFonts w:eastAsia="Arial"/>
          <w:szCs w:val="22"/>
        </w:rPr>
      </w:pPr>
      <w:r w:rsidRPr="00242E3C">
        <w:rPr>
          <w:rFonts w:eastAsia="Arial"/>
          <w:szCs w:val="22"/>
        </w:rPr>
        <w:t>Starkey Hearing Technologies</w:t>
      </w:r>
      <w:r w:rsidR="008A173E" w:rsidRPr="00242E3C">
        <w:rPr>
          <w:rFonts w:eastAsia="Arial"/>
          <w:szCs w:val="22"/>
        </w:rPr>
        <w:t xml:space="preserve"> (Starkey)</w:t>
      </w:r>
      <w:r w:rsidRPr="00242E3C">
        <w:rPr>
          <w:rFonts w:eastAsia="Arial"/>
          <w:szCs w:val="22"/>
        </w:rPr>
        <w:t xml:space="preserve"> es una empresa 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rsidR="00A50198" w:rsidRPr="00242E3C" w:rsidRDefault="00A50198" w:rsidP="00A855DA">
      <w:pPr>
        <w:rPr>
          <w:rFonts w:eastAsia="Arial"/>
          <w:szCs w:val="22"/>
        </w:rPr>
      </w:pPr>
    </w:p>
    <w:p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rsidR="00A50198" w:rsidRPr="00242E3C" w:rsidRDefault="00A50198" w:rsidP="00A855DA">
      <w:pPr>
        <w:rPr>
          <w:szCs w:val="22"/>
        </w:rPr>
      </w:pPr>
    </w:p>
    <w:p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rsidR="00A50198" w:rsidRPr="00242E3C" w:rsidRDefault="00A50198" w:rsidP="00A855DA">
      <w:pPr>
        <w:rPr>
          <w:rFonts w:eastAsia="Arial"/>
          <w:szCs w:val="22"/>
        </w:rPr>
      </w:pPr>
    </w:p>
    <w:p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Este proceso finalizará el año 2018 cuando la empresa posea el 100% de las acciones. La toma de control de las operaciones se 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w:t>
      </w:r>
      <w:r w:rsidRPr="00242E3C">
        <w:rPr>
          <w:rFonts w:eastAsia="Arial"/>
          <w:szCs w:val="22"/>
        </w:rPr>
        <w:lastRenderedPageBreak/>
        <w:t>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rsidR="00A50198" w:rsidRPr="00242E3C" w:rsidRDefault="00A50198" w:rsidP="00A855DA">
      <w:pPr>
        <w:rPr>
          <w:szCs w:val="22"/>
        </w:rPr>
      </w:pPr>
    </w:p>
    <w:p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rsidR="00A50198" w:rsidRPr="00242E3C" w:rsidRDefault="00A50198" w:rsidP="00A855DA">
      <w:pPr>
        <w:rPr>
          <w:szCs w:val="22"/>
        </w:rPr>
      </w:pPr>
    </w:p>
    <w:p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rsidR="00FD5E90" w:rsidRPr="00242E3C" w:rsidRDefault="00FD5E90" w:rsidP="00A855DA">
      <w:pPr>
        <w:rPr>
          <w:szCs w:val="22"/>
        </w:rPr>
      </w:pPr>
    </w:p>
    <w:p w:rsidR="00824E3D" w:rsidRPr="00242E3C" w:rsidRDefault="00824E3D" w:rsidP="00582BAE">
      <w:pPr>
        <w:pStyle w:val="Epgrafe"/>
        <w:outlineLvl w:val="0"/>
        <w:rPr>
          <w:rFonts w:cs="Times New Roman"/>
          <w:iCs w:val="0"/>
          <w:color w:val="000000"/>
          <w:szCs w:val="22"/>
        </w:rPr>
      </w:pPr>
      <w:bookmarkStart w:id="3" w:name="_Ref491545213"/>
      <w:bookmarkStart w:id="4" w:name="_Toc491549924"/>
      <w:r w:rsidRPr="00242E3C">
        <w:rPr>
          <w:rFonts w:cs="Times New Roman"/>
          <w:iCs w:val="0"/>
          <w:color w:val="000000"/>
          <w:szCs w:val="22"/>
        </w:rPr>
        <w:t xml:space="preserve">Gráfico </w:t>
      </w:r>
      <w:bookmarkEnd w:id="3"/>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4"/>
    </w:p>
    <w:p w:rsidR="00824E3D" w:rsidRPr="00242E3C" w:rsidRDefault="00824E3D" w:rsidP="00C140EF">
      <w:pPr>
        <w:jc w:val="center"/>
      </w:pPr>
      <w:del w:id="5" w:author="Daniel Montjoy Pita" w:date="2017-10-06T13:28:00Z">
        <w:r w:rsidRPr="00242E3C" w:rsidDel="00C23428">
          <w:rPr>
            <w:rFonts w:eastAsia="Arial"/>
            <w:noProof/>
            <w:rPrChange w:id="6" w:author="Unknown">
              <w:rPr>
                <w:noProof/>
              </w:rPr>
            </w:rPrChange>
          </w:rPr>
          <w:drawing>
            <wp:inline distT="0" distB="0" distL="0" distR="0" wp14:anchorId="7B5870A5" wp14:editId="0AE65159">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del>
      <w:ins w:id="7" w:author="Daniel Montjoy Pita" w:date="2017-10-06T13:28:00Z">
        <w:r w:rsidR="00C23428" w:rsidRPr="00C23428">
          <w:rPr>
            <w:noProof/>
          </w:rPr>
          <w:drawing>
            <wp:inline distT="0" distB="0" distL="0" distR="0" wp14:anchorId="70555760" wp14:editId="1505F085">
              <wp:extent cx="5399405" cy="2890924"/>
              <wp:effectExtent l="0" t="0" r="0" b="508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0"/>
                      <a:srcRect b="3807"/>
                      <a:stretch/>
                    </pic:blipFill>
                    <pic:spPr>
                      <a:xfrm>
                        <a:off x="0" y="0"/>
                        <a:ext cx="5399405" cy="2890924"/>
                      </a:xfrm>
                      <a:prstGeom prst="rect">
                        <a:avLst/>
                      </a:prstGeom>
                    </pic:spPr>
                  </pic:pic>
                </a:graphicData>
              </a:graphic>
            </wp:inline>
          </w:drawing>
        </w:r>
      </w:ins>
    </w:p>
    <w:p w:rsidR="00824E3D" w:rsidRPr="00242E3C" w:rsidRDefault="005A57B4" w:rsidP="00DC0DAD">
      <w:pPr>
        <w:rPr>
          <w:sz w:val="18"/>
        </w:rPr>
      </w:pPr>
      <w:r w:rsidRPr="00242E3C">
        <w:rPr>
          <w:sz w:val="18"/>
        </w:rPr>
        <w:t>Fuente: Elaboración propia, 2017.</w:t>
      </w:r>
    </w:p>
    <w:p w:rsidR="00A855DA" w:rsidRPr="00242E3C" w:rsidRDefault="00A855DA" w:rsidP="00DC0DAD">
      <w:r w:rsidRPr="00242E3C">
        <w:br w:type="page"/>
      </w:r>
    </w:p>
    <w:bookmarkEnd w:id="1"/>
    <w:bookmarkEnd w:id="2"/>
    <w:p w:rsidR="00C83D3C" w:rsidRPr="00242E3C" w:rsidRDefault="00C83D3C" w:rsidP="00582BAE">
      <w:pPr>
        <w:outlineLvl w:val="0"/>
        <w:rPr>
          <w:b/>
        </w:rPr>
      </w:pPr>
      <w:r w:rsidRPr="00242E3C">
        <w:rPr>
          <w:b/>
        </w:rPr>
        <w:lastRenderedPageBreak/>
        <w:t>Capítulo II. Análisis y diagnóstico situacional</w:t>
      </w:r>
    </w:p>
    <w:p w:rsidR="00C83D3C" w:rsidRPr="00242E3C" w:rsidRDefault="00C83D3C" w:rsidP="00C83D3C"/>
    <w:p w:rsidR="00C83D3C" w:rsidRPr="00242E3C" w:rsidRDefault="00C83D3C" w:rsidP="00C83D3C">
      <w:pPr>
        <w:ind w:left="340" w:hanging="340"/>
        <w:rPr>
          <w:b/>
        </w:rPr>
      </w:pPr>
      <w:r w:rsidRPr="00242E3C">
        <w:rPr>
          <w:b/>
        </w:rPr>
        <w:t>1.</w:t>
      </w:r>
      <w:r w:rsidRPr="00242E3C">
        <w:rPr>
          <w:b/>
        </w:rPr>
        <w:tab/>
        <w:t>Análisis del entorno general o del macroentorno</w:t>
      </w:r>
    </w:p>
    <w:p w:rsidR="00C83D3C" w:rsidRPr="00242E3C" w:rsidRDefault="00C83D3C" w:rsidP="00C83D3C">
      <w:pPr>
        <w:rPr>
          <w:lang w:eastAsia="en-US"/>
        </w:rPr>
      </w:pPr>
    </w:p>
    <w:p w:rsidR="00C83D3C" w:rsidRPr="00242E3C" w:rsidRDefault="00C83D3C" w:rsidP="00582BAE">
      <w:pPr>
        <w:outlineLvl w:val="0"/>
      </w:pPr>
      <w:r w:rsidRPr="00242E3C">
        <w:t>Para el análisis del macroentorno se ha seguido los lineamientos de David (2013).</w:t>
      </w:r>
    </w:p>
    <w:p w:rsidR="00C83D3C" w:rsidRPr="00242E3C" w:rsidRDefault="00C83D3C" w:rsidP="00C83D3C"/>
    <w:p w:rsidR="00C83D3C" w:rsidRPr="00242E3C" w:rsidRDefault="00C83D3C" w:rsidP="00C83D3C">
      <w:pPr>
        <w:ind w:left="340" w:hanging="340"/>
        <w:rPr>
          <w:b/>
        </w:rPr>
      </w:pPr>
      <w:bookmarkStart w:id="8" w:name="_Toc469493448"/>
      <w:bookmarkStart w:id="9" w:name="_Toc469493848"/>
      <w:bookmarkStart w:id="10" w:name="_Toc469495251"/>
      <w:bookmarkStart w:id="11" w:name="_Toc469495448"/>
      <w:bookmarkStart w:id="12" w:name="_Toc491614539"/>
      <w:r w:rsidRPr="00242E3C">
        <w:rPr>
          <w:b/>
        </w:rPr>
        <w:t>1.1</w:t>
      </w:r>
      <w:r w:rsidRPr="00242E3C">
        <w:rPr>
          <w:b/>
        </w:rPr>
        <w:tab/>
        <w:t>Entorno político - legal</w:t>
      </w:r>
      <w:bookmarkEnd w:id="8"/>
      <w:bookmarkEnd w:id="9"/>
      <w:bookmarkEnd w:id="10"/>
      <w:bookmarkEnd w:id="11"/>
      <w:bookmarkEnd w:id="12"/>
    </w:p>
    <w:p w:rsidR="00C83D3C" w:rsidRPr="00242E3C" w:rsidRDefault="00C83D3C" w:rsidP="00C83D3C"/>
    <w:p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r w:rsidR="00C26A6E" w:rsidRPr="00242E3C">
        <w:t>Wor</w:t>
      </w:r>
      <w:r w:rsidR="00985DFC" w:rsidRPr="00242E3C">
        <w:t>l</w:t>
      </w:r>
      <w:r w:rsidR="00C26A6E" w:rsidRPr="00242E3C">
        <w:t>d Economic Forum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rsidR="000F0447" w:rsidRPr="00242E3C" w:rsidRDefault="000F0447" w:rsidP="00C83D3C">
      <w:pPr>
        <w:rPr>
          <w:color w:val="000000"/>
        </w:rPr>
      </w:pPr>
    </w:p>
    <w:p w:rsidR="00A140E8" w:rsidRPr="00242E3C" w:rsidRDefault="003F43FD" w:rsidP="00C83D3C">
      <w:pPr>
        <w:rPr>
          <w:color w:val="000000"/>
        </w:rPr>
      </w:pPr>
      <w:r w:rsidRPr="00242E3C">
        <w:rPr>
          <w:color w:val="000000"/>
        </w:rPr>
        <w:t>L</w:t>
      </w:r>
      <w:r w:rsidR="00A24671" w:rsidRPr="00242E3C">
        <w:rPr>
          <w:color w:val="000000"/>
        </w:rPr>
        <w:t xml:space="preserve">a </w:t>
      </w:r>
      <w:ins w:id="13" w:author="Daniel Montjoy Pita" w:date="2017-10-07T10:42:00Z">
        <w:r w:rsidR="006571B0">
          <w:rPr>
            <w:color w:val="000000"/>
          </w:rPr>
          <w:t>l</w:t>
        </w:r>
      </w:ins>
      <w:del w:id="14" w:author="Daniel Montjoy Pita" w:date="2017-10-07T10:42:00Z">
        <w:r w:rsidR="00A24671" w:rsidRPr="00242E3C" w:rsidDel="006571B0">
          <w:rPr>
            <w:color w:val="000000"/>
          </w:rPr>
          <w:delText>L</w:delText>
        </w:r>
      </w:del>
      <w:r w:rsidR="00A24671" w:rsidRPr="00242E3C">
        <w:rPr>
          <w:color w:val="000000"/>
        </w:rPr>
        <w:t>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w:t>
      </w:r>
      <w:ins w:id="15" w:author="Daniel Montjoy Pita" w:date="2017-10-07T10:42:00Z">
        <w:r w:rsidR="006571B0">
          <w:rPr>
            <w:color w:val="000000"/>
          </w:rPr>
          <w:t>l</w:t>
        </w:r>
      </w:ins>
      <w:del w:id="16" w:author="Daniel Montjoy Pita" w:date="2017-10-07T10:42:00Z">
        <w:r w:rsidR="002473DC" w:rsidRPr="00242E3C" w:rsidDel="006571B0">
          <w:rPr>
            <w:color w:val="000000"/>
          </w:rPr>
          <w:delText>L</w:delText>
        </w:r>
      </w:del>
      <w:r w:rsidR="00A24671" w:rsidRPr="00242E3C">
        <w:rPr>
          <w:color w:val="000000"/>
        </w:rPr>
        <w:t>ey 29344 “Ley Marco de Aseguramiento Universal en Salud”</w:t>
      </w:r>
      <w:r w:rsidR="005A57B4" w:rsidRPr="00242E3C">
        <w:rPr>
          <w:color w:val="000000"/>
        </w:rPr>
        <w:t>,</w:t>
      </w:r>
      <w:r w:rsidR="00A24671" w:rsidRPr="00242E3C">
        <w:rPr>
          <w:color w:val="000000"/>
        </w:rPr>
        <w:t xml:space="preserve"> </w:t>
      </w:r>
      <w:r w:rsidR="004D5D54" w:rsidRPr="00242E3C">
        <w:rPr>
          <w:color w:val="000000"/>
        </w:rPr>
        <w:t>y sus reglamentos</w:t>
      </w:r>
      <w:r w:rsidR="005A57B4" w:rsidRPr="00242E3C">
        <w:rPr>
          <w:color w:val="000000"/>
        </w:rPr>
        <w:t>,</w:t>
      </w:r>
      <w:r w:rsidR="004D5D54" w:rsidRPr="00242E3C">
        <w:rPr>
          <w:color w:val="000000"/>
        </w:rPr>
        <w:t xml:space="preserve"> </w:t>
      </w:r>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r w:rsidR="009E229C" w:rsidRPr="00242E3C">
        <w:rPr>
          <w:color w:val="000000"/>
        </w:rPr>
        <w:t xml:space="preserve"> </w:t>
      </w:r>
      <w:r w:rsidR="004D5D54" w:rsidRPr="00242E3C">
        <w:rPr>
          <w:color w:val="000000"/>
        </w:rPr>
        <w:t xml:space="preserve">en las que se </w:t>
      </w:r>
      <w:del w:id="17" w:author="Daniel Montjoy Pita" w:date="2017-10-06T13:34:00Z">
        <w:r w:rsidR="004D5D54" w:rsidRPr="00242E3C" w:rsidDel="0096754C">
          <w:rPr>
            <w:color w:val="000000"/>
          </w:rPr>
          <w:delText xml:space="preserve">establece </w:delText>
        </w:r>
      </w:del>
      <w:ins w:id="18" w:author="Daniel Montjoy Pita" w:date="2017-10-06T13:34:00Z">
        <w:r w:rsidR="0096754C">
          <w:rPr>
            <w:color w:val="000000"/>
          </w:rPr>
          <w:t>señala</w:t>
        </w:r>
        <w:r w:rsidR="0096754C" w:rsidRPr="00242E3C">
          <w:rPr>
            <w:color w:val="000000"/>
          </w:rPr>
          <w:t xml:space="preserve"> </w:t>
        </w:r>
      </w:ins>
      <w:r w:rsidR="004D5D54" w:rsidRPr="00242E3C">
        <w:rPr>
          <w:color w:val="000000"/>
        </w:rPr>
        <w:t>la racionalización de prótesis</w:t>
      </w:r>
      <w:ins w:id="19" w:author="Daniel Montjoy Pita" w:date="2017-10-06T13:34:00Z">
        <w:r w:rsidR="0096754C">
          <w:rPr>
            <w:color w:val="000000"/>
          </w:rPr>
          <w:t xml:space="preserve"> m</w:t>
        </w:r>
      </w:ins>
      <w:ins w:id="20" w:author="Daniel Montjoy Pita" w:date="2017-10-06T13:35:00Z">
        <w:r w:rsidR="0096754C">
          <w:rPr>
            <w:color w:val="000000"/>
          </w:rPr>
          <w:t>é</w:t>
        </w:r>
      </w:ins>
      <w:ins w:id="21" w:author="Daniel Montjoy Pita" w:date="2017-10-06T13:34:00Z">
        <w:r w:rsidR="0096754C">
          <w:rPr>
            <w:color w:val="000000"/>
          </w:rPr>
          <w:t>dicas</w:t>
        </w:r>
      </w:ins>
      <w:r w:rsidR="004D5D54" w:rsidRPr="00242E3C">
        <w:rPr>
          <w:color w:val="000000"/>
        </w:rPr>
        <w:t xml:space="preserve"> como </w:t>
      </w:r>
      <w:r w:rsidR="00A24671" w:rsidRPr="00242E3C">
        <w:rPr>
          <w:color w:val="000000"/>
        </w:rPr>
        <w:t>audífonos por las</w:t>
      </w:r>
      <w:r w:rsidR="009E229C" w:rsidRPr="00242E3C">
        <w:rPr>
          <w:color w:val="000000"/>
        </w:rPr>
        <w:t xml:space="preserve"> EPS</w:t>
      </w:r>
      <w:r w:rsidR="003F2255" w:rsidRPr="00242E3C">
        <w:rPr>
          <w:color w:val="000000"/>
        </w:rPr>
        <w:t xml:space="preserve">. </w:t>
      </w:r>
    </w:p>
    <w:p w:rsidR="00207871" w:rsidRPr="00242E3C" w:rsidRDefault="00207871" w:rsidP="00C83D3C">
      <w:pPr>
        <w:rPr>
          <w:color w:val="000000"/>
        </w:rPr>
      </w:pPr>
    </w:p>
    <w:p w:rsidR="00824E3D" w:rsidRPr="00242E3C" w:rsidRDefault="003F43FD" w:rsidP="00C83D3C">
      <w:pPr>
        <w:rPr>
          <w:color w:val="000000"/>
        </w:rPr>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 xml:space="preserve">ntorno político - legal se </w:t>
      </w:r>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rsidR="006273BD" w:rsidRPr="00242E3C" w:rsidRDefault="006273BD" w:rsidP="00C83D3C">
      <w:pPr>
        <w:rPr>
          <w:color w:val="000000"/>
        </w:rPr>
      </w:pPr>
      <w:r w:rsidRPr="00242E3C">
        <w:rPr>
          <w:color w:val="000000"/>
        </w:rPr>
        <w:br w:type="page"/>
      </w:r>
    </w:p>
    <w:p w:rsidR="00057121" w:rsidRPr="00242E3C" w:rsidRDefault="00A140E8" w:rsidP="00582BAE">
      <w:pPr>
        <w:pStyle w:val="Epgrafe"/>
        <w:outlineLvl w:val="0"/>
      </w:pPr>
      <w:bookmarkStart w:id="22" w:name="_Ref473296186"/>
      <w:bookmarkStart w:id="23" w:name="_Toc491614495"/>
      <w:r w:rsidRPr="00242E3C">
        <w:lastRenderedPageBreak/>
        <w:t xml:space="preserve">Tabla </w:t>
      </w:r>
      <w:bookmarkEnd w:id="22"/>
      <w:r w:rsidR="006273BD" w:rsidRPr="00242E3C">
        <w:t>1</w:t>
      </w:r>
      <w:r w:rsidRPr="00242E3C">
        <w:t>. Entorno político – legal</w:t>
      </w:r>
      <w:bookmarkEnd w:id="23"/>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rsidTr="003C0C37">
        <w:trPr>
          <w:trHeight w:val="20"/>
          <w:jc w:val="center"/>
        </w:trPr>
        <w:tc>
          <w:tcPr>
            <w:tcW w:w="300"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rsidTr="003C0C37">
        <w:trPr>
          <w:trHeight w:val="20"/>
          <w:jc w:val="center"/>
        </w:trPr>
        <w:tc>
          <w:tcPr>
            <w:tcW w:w="300" w:type="pct"/>
            <w:vMerge/>
            <w:vAlign w:val="center"/>
            <w:hideMark/>
          </w:tcPr>
          <w:p w:rsidR="00207871" w:rsidRPr="00242E3C" w:rsidRDefault="00207871" w:rsidP="003C0C37">
            <w:pPr>
              <w:spacing w:line="240" w:lineRule="auto"/>
              <w:jc w:val="center"/>
              <w:rPr>
                <w:color w:val="000000"/>
                <w:szCs w:val="16"/>
              </w:rPr>
            </w:pPr>
          </w:p>
        </w:tc>
        <w:tc>
          <w:tcPr>
            <w:tcW w:w="1228" w:type="pct"/>
            <w:vMerge/>
            <w:vAlign w:val="center"/>
            <w:hideMark/>
          </w:tcPr>
          <w:p w:rsidR="00207871" w:rsidRPr="00242E3C" w:rsidRDefault="00207871" w:rsidP="003C0C37">
            <w:pPr>
              <w:spacing w:line="240" w:lineRule="auto"/>
              <w:jc w:val="left"/>
              <w:rPr>
                <w:color w:val="000000"/>
                <w:szCs w:val="16"/>
              </w:rPr>
            </w:pP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rsidR="00207871" w:rsidRPr="00242E3C" w:rsidRDefault="00207871" w:rsidP="003C0C37">
            <w:pPr>
              <w:spacing w:line="240" w:lineRule="auto"/>
              <w:jc w:val="left"/>
              <w:rPr>
                <w:color w:val="000000"/>
                <w:szCs w:val="16"/>
              </w:rPr>
            </w:pPr>
          </w:p>
        </w:tc>
        <w:tc>
          <w:tcPr>
            <w:tcW w:w="746" w:type="pct"/>
            <w:vMerge/>
            <w:vAlign w:val="center"/>
            <w:hideMark/>
          </w:tcPr>
          <w:p w:rsidR="00207871" w:rsidRPr="00242E3C" w:rsidRDefault="00207871" w:rsidP="003C0C37">
            <w:pPr>
              <w:spacing w:line="240" w:lineRule="auto"/>
              <w:jc w:val="center"/>
              <w:rPr>
                <w:color w:val="000000"/>
                <w:szCs w:val="16"/>
              </w:rPr>
            </w:pP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Pérdida de canal de ventas</w:t>
            </w:r>
            <w:ins w:id="24" w:author="Daniel Montjoy Pita" w:date="2017-10-06T13:37:00Z">
              <w:r w:rsidR="009437A3">
                <w:rPr>
                  <w:color w:val="000000"/>
                  <w:szCs w:val="16"/>
                </w:rPr>
                <w:t>.</w:t>
              </w:r>
            </w:ins>
            <w:del w:id="25" w:author="Daniel Montjoy Pita" w:date="2017-10-06T13:37:00Z">
              <w:r w:rsidRPr="00242E3C" w:rsidDel="009437A3">
                <w:rPr>
                  <w:color w:val="000000"/>
                  <w:szCs w:val="16"/>
                </w:rPr>
                <w:delText>.</w:delText>
              </w:r>
            </w:del>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No hay un aumento del poder de nego</w:t>
            </w:r>
            <w:ins w:id="26" w:author="Daniel Montjoy Pita" w:date="2017-10-06T13:37:00Z">
              <w:r w:rsidR="0089415C">
                <w:rPr>
                  <w:color w:val="000000"/>
                  <w:szCs w:val="16"/>
                </w:rPr>
                <w:t>cia</w:t>
              </w:r>
            </w:ins>
            <w:r w:rsidRPr="00242E3C">
              <w:rPr>
                <w:color w:val="000000"/>
                <w:szCs w:val="16"/>
              </w:rPr>
              <w:t>ción de los clientes.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Oportunidad.</w:t>
            </w:r>
          </w:p>
        </w:tc>
      </w:tr>
    </w:tbl>
    <w:p w:rsidR="002473DC" w:rsidRPr="00242E3C" w:rsidRDefault="002473DC" w:rsidP="005370A3">
      <w:pPr>
        <w:pStyle w:val="Nota"/>
        <w:spacing w:line="240" w:lineRule="auto"/>
      </w:pPr>
      <w:r w:rsidRPr="00242E3C">
        <w:t xml:space="preserve">Fuente: Elaboración propia 2016. </w:t>
      </w:r>
    </w:p>
    <w:p w:rsidR="000F0447" w:rsidRPr="00242E3C" w:rsidRDefault="000F0447" w:rsidP="006273BD">
      <w:pPr>
        <w:pStyle w:val="Nota"/>
        <w:rPr>
          <w:sz w:val="22"/>
        </w:rPr>
      </w:pPr>
    </w:p>
    <w:p w:rsidR="00552CD6" w:rsidRPr="00242E3C" w:rsidRDefault="00C83D3C" w:rsidP="006273BD">
      <w:pPr>
        <w:spacing w:line="240" w:lineRule="auto"/>
        <w:ind w:left="340" w:hanging="340"/>
      </w:pPr>
      <w:bookmarkStart w:id="27" w:name="_Toc469493449"/>
      <w:bookmarkStart w:id="28" w:name="_Toc469493849"/>
      <w:bookmarkStart w:id="29" w:name="_Toc469495252"/>
      <w:bookmarkStart w:id="30" w:name="_Toc469495449"/>
      <w:bookmarkStart w:id="31" w:name="_Toc491614540"/>
      <w:r w:rsidRPr="00242E3C">
        <w:rPr>
          <w:b/>
        </w:rPr>
        <w:t>1.2</w:t>
      </w:r>
      <w:r w:rsidRPr="00242E3C">
        <w:rPr>
          <w:b/>
        </w:rPr>
        <w:tab/>
      </w:r>
      <w:r w:rsidR="00921F0C" w:rsidRPr="00242E3C">
        <w:rPr>
          <w:b/>
        </w:rPr>
        <w:t>Entorno económico</w:t>
      </w:r>
      <w:bookmarkEnd w:id="27"/>
      <w:bookmarkEnd w:id="28"/>
      <w:bookmarkEnd w:id="29"/>
      <w:bookmarkEnd w:id="30"/>
      <w:bookmarkEnd w:id="31"/>
      <w:r w:rsidR="00921F0C" w:rsidRPr="00242E3C">
        <w:t xml:space="preserve"> </w:t>
      </w:r>
    </w:p>
    <w:p w:rsidR="00A50198" w:rsidRPr="00242E3C" w:rsidRDefault="00A50198" w:rsidP="006273BD">
      <w:pPr>
        <w:rPr>
          <w:lang w:eastAsia="en-US"/>
        </w:rPr>
      </w:pPr>
    </w:p>
    <w:p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en el reporte del Wor</w:t>
      </w:r>
      <w:r w:rsidR="00985DFC" w:rsidRPr="00242E3C">
        <w:rPr>
          <w:color w:val="000000"/>
        </w:rPr>
        <w:t>l</w:t>
      </w:r>
      <w:r w:rsidR="007621F1" w:rsidRPr="00242E3C">
        <w:rPr>
          <w:color w:val="000000"/>
        </w:rPr>
        <w:t>d Economic Forum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r w:rsidR="00552CD6" w:rsidRPr="00242E3C">
        <w:t>%</w:t>
      </w:r>
      <w:r w:rsidR="00296D66" w:rsidRPr="00242E3C">
        <w:rPr>
          <w:color w:val="000000"/>
        </w:rPr>
        <w:t>.</w:t>
      </w:r>
      <w:r w:rsidR="00EA0663" w:rsidRPr="00242E3C">
        <w:rPr>
          <w:color w:val="000000"/>
        </w:rPr>
        <w:t xml:space="preserve"> </w:t>
      </w:r>
      <w:del w:id="32" w:author="Daniel Montjoy Pita" w:date="2017-10-06T15:09:00Z">
        <w:r w:rsidR="00EA0663" w:rsidRPr="00242E3C" w:rsidDel="00262391">
          <w:rPr>
            <w:color w:val="000000"/>
          </w:rPr>
          <w:delText xml:space="preserve">Hay que señalar que el crecimiento del PBI ha sufrido un ajuste a la baja </w:delText>
        </w:r>
        <w:r w:rsidR="008458F5" w:rsidRPr="00242E3C" w:rsidDel="00262391">
          <w:rPr>
            <w:color w:val="000000"/>
          </w:rPr>
          <w:delText>del 4</w:delText>
        </w:r>
        <w:r w:rsidR="005370A3" w:rsidRPr="00242E3C" w:rsidDel="00262391">
          <w:rPr>
            <w:color w:val="000000"/>
          </w:rPr>
          <w:delText>,</w:delText>
        </w:r>
        <w:r w:rsidR="008458F5" w:rsidRPr="00242E3C" w:rsidDel="00262391">
          <w:rPr>
            <w:color w:val="000000"/>
          </w:rPr>
          <w:delText>5 o 4</w:delText>
        </w:r>
        <w:r w:rsidR="005370A3" w:rsidRPr="00242E3C" w:rsidDel="00262391">
          <w:rPr>
            <w:color w:val="000000"/>
          </w:rPr>
          <w:delText>,</w:delText>
        </w:r>
        <w:r w:rsidR="008458F5" w:rsidRPr="00242E3C" w:rsidDel="00262391">
          <w:rPr>
            <w:color w:val="000000"/>
          </w:rPr>
          <w:delText>2% que se había pronosticado.</w:delText>
        </w:r>
      </w:del>
    </w:p>
    <w:p w:rsidR="000F0447" w:rsidRPr="00242E3C" w:rsidRDefault="000F0447" w:rsidP="006273BD">
      <w:pPr>
        <w:rPr>
          <w:i/>
        </w:rPr>
      </w:pPr>
    </w:p>
    <w:p w:rsidR="00F934F7" w:rsidRPr="00242E3C" w:rsidDel="00262391" w:rsidRDefault="007621F1" w:rsidP="006273BD">
      <w:pPr>
        <w:rPr>
          <w:del w:id="33" w:author="Daniel Montjoy Pita" w:date="2017-10-06T15:10:00Z"/>
        </w:rPr>
      </w:pPr>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ins w:id="34" w:author="Daniel Montjoy Pita" w:date="2017-10-06T15:10:00Z">
        <w:r w:rsidR="00262391">
          <w:rPr>
            <w:color w:val="000000"/>
          </w:rPr>
          <w:t xml:space="preserve"> </w:t>
        </w:r>
      </w:ins>
    </w:p>
    <w:p w:rsidR="000F0447" w:rsidRPr="00242E3C" w:rsidDel="00262391" w:rsidRDefault="000F0447" w:rsidP="006273BD">
      <w:pPr>
        <w:rPr>
          <w:del w:id="35" w:author="Daniel Montjoy Pita" w:date="2017-10-06T15:10:00Z"/>
        </w:rPr>
      </w:pPr>
    </w:p>
    <w:p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del w:id="36" w:author="Daniel Montjoy Pita" w:date="2017-10-06T15:10:00Z">
        <w:r w:rsidR="008E4B00" w:rsidRPr="00242E3C" w:rsidDel="00262391">
          <w:rPr>
            <w:color w:val="000000"/>
          </w:rPr>
          <w:delText>El</w:delText>
        </w:r>
        <w:r w:rsidR="00B37BA1" w:rsidRPr="00242E3C" w:rsidDel="00262391">
          <w:rPr>
            <w:color w:val="000000"/>
          </w:rPr>
          <w:delText xml:space="preserve"> impuesto a </w:delText>
        </w:r>
        <w:r w:rsidR="00DD2B80" w:rsidRPr="00242E3C" w:rsidDel="00262391">
          <w:rPr>
            <w:color w:val="000000"/>
          </w:rPr>
          <w:delText xml:space="preserve">la </w:delText>
        </w:r>
        <w:r w:rsidR="008E4B00" w:rsidRPr="00242E3C" w:rsidDel="00262391">
          <w:rPr>
            <w:color w:val="000000"/>
          </w:rPr>
          <w:delText>renta de tercera categoría</w:delText>
        </w:r>
        <w:r w:rsidR="00B37BA1" w:rsidRPr="00242E3C" w:rsidDel="00262391">
          <w:rPr>
            <w:color w:val="000000"/>
          </w:rPr>
          <w:delText xml:space="preserve"> </w:delText>
        </w:r>
        <w:r w:rsidR="00650B9A" w:rsidRPr="00242E3C" w:rsidDel="00262391">
          <w:rPr>
            <w:color w:val="000000"/>
          </w:rPr>
          <w:delText xml:space="preserve">se </w:delText>
        </w:r>
        <w:r w:rsidR="00B37BA1" w:rsidRPr="00242E3C" w:rsidDel="00262391">
          <w:rPr>
            <w:color w:val="000000"/>
          </w:rPr>
          <w:delText xml:space="preserve">ha </w:delText>
        </w:r>
        <w:r w:rsidR="00650B9A" w:rsidRPr="00242E3C" w:rsidDel="00262391">
          <w:rPr>
            <w:color w:val="000000"/>
          </w:rPr>
          <w:delText>incrementado</w:delText>
        </w:r>
        <w:r w:rsidR="00B37BA1" w:rsidRPr="00242E3C" w:rsidDel="00262391">
          <w:rPr>
            <w:color w:val="000000"/>
          </w:rPr>
          <w:delText xml:space="preserve"> a 29</w:delText>
        </w:r>
        <w:r w:rsidR="00720159" w:rsidRPr="00242E3C" w:rsidDel="00262391">
          <w:rPr>
            <w:color w:val="000000"/>
          </w:rPr>
          <w:delText>,</w:delText>
        </w:r>
        <w:r w:rsidR="00B37BA1" w:rsidRPr="00242E3C" w:rsidDel="00262391">
          <w:rPr>
            <w:color w:val="000000"/>
          </w:rPr>
          <w:delText>5</w:delText>
        </w:r>
        <w:r w:rsidR="002B0D69" w:rsidRPr="00242E3C" w:rsidDel="00262391">
          <w:rPr>
            <w:color w:val="000000"/>
          </w:rPr>
          <w:delText>%</w:delText>
        </w:r>
        <w:r w:rsidR="00720159" w:rsidRPr="00242E3C" w:rsidDel="00262391">
          <w:rPr>
            <w:color w:val="000000"/>
          </w:rPr>
          <w:delText>,</w:delText>
        </w:r>
        <w:r w:rsidR="00B37BA1" w:rsidRPr="00242E3C" w:rsidDel="00262391">
          <w:rPr>
            <w:color w:val="000000"/>
          </w:rPr>
          <w:delText xml:space="preserve"> </w:delText>
        </w:r>
        <w:r w:rsidR="00650B9A" w:rsidRPr="00242E3C" w:rsidDel="00262391">
          <w:rPr>
            <w:color w:val="000000"/>
          </w:rPr>
          <w:delText xml:space="preserve">mientras que </w:delText>
        </w:r>
        <w:r w:rsidR="00B37BA1" w:rsidRPr="00242E3C" w:rsidDel="00262391">
          <w:rPr>
            <w:color w:val="000000"/>
          </w:rPr>
          <w:delText>e</w:delText>
        </w:r>
        <w:r w:rsidR="008E4B00" w:rsidRPr="00242E3C" w:rsidDel="00262391">
          <w:rPr>
            <w:color w:val="000000"/>
          </w:rPr>
          <w:delText>l impuesto a</w:delText>
        </w:r>
        <w:r w:rsidR="00B37BA1" w:rsidRPr="00242E3C" w:rsidDel="00262391">
          <w:rPr>
            <w:color w:val="000000"/>
          </w:rPr>
          <w:delText xml:space="preserve"> los dividendos</w:delText>
        </w:r>
        <w:r w:rsidR="00650B9A" w:rsidRPr="00242E3C" w:rsidDel="00262391">
          <w:rPr>
            <w:color w:val="000000"/>
          </w:rPr>
          <w:delText xml:space="preserve"> bajó</w:delText>
        </w:r>
        <w:r w:rsidR="00B37BA1" w:rsidRPr="00242E3C" w:rsidDel="00262391">
          <w:rPr>
            <w:color w:val="000000"/>
          </w:rPr>
          <w:delText xml:space="preserve"> a 5%.</w:delText>
        </w:r>
      </w:del>
    </w:p>
    <w:p w:rsidR="003A12F7" w:rsidRPr="00242E3C" w:rsidRDefault="003A12F7" w:rsidP="006273BD">
      <w:pPr>
        <w:rPr>
          <w:color w:val="000000"/>
        </w:rPr>
      </w:pPr>
    </w:p>
    <w:p w:rsidR="003A12F7" w:rsidRDefault="009B0432" w:rsidP="003A12F7">
      <w:pPr>
        <w:rPr>
          <w:ins w:id="37" w:author="Daniel Montjoy Pita" w:date="2017-10-06T15:39:00Z"/>
          <w:szCs w:val="22"/>
          <w:lang w:val="en-US"/>
        </w:rPr>
      </w:pPr>
      <w:moveFromRangeStart w:id="38" w:author="Daniel Montjoy Pita" w:date="2017-10-06T15:40:00Z" w:name="move495067765"/>
      <w:moveFrom w:id="39" w:author="Daniel Montjoy Pita" w:date="2017-10-06T15:40:00Z">
        <w:r w:rsidRPr="00242E3C" w:rsidDel="003A12F7">
          <w:rPr>
            <w:color w:val="000000"/>
          </w:rPr>
          <w:t>Se observa</w:t>
        </w:r>
        <w:r w:rsidR="008458F5" w:rsidRPr="00242E3C" w:rsidDel="003A12F7">
          <w:rPr>
            <w:color w:val="000000"/>
          </w:rPr>
          <w:t xml:space="preserve"> </w:t>
        </w:r>
        <w:r w:rsidR="00767E6D" w:rsidRPr="00242E3C" w:rsidDel="003A12F7">
          <w:rPr>
            <w:color w:val="000000"/>
          </w:rPr>
          <w:t>incertidumbre</w:t>
        </w:r>
        <w:r w:rsidR="008458F5" w:rsidRPr="00242E3C" w:rsidDel="003A12F7">
          <w:rPr>
            <w:color w:val="000000"/>
          </w:rPr>
          <w:t xml:space="preserve"> </w:t>
        </w:r>
        <w:r w:rsidRPr="00242E3C" w:rsidDel="003A12F7">
          <w:rPr>
            <w:color w:val="000000"/>
          </w:rPr>
          <w:t>respe</w:t>
        </w:r>
        <w:r w:rsidR="00720159" w:rsidRPr="00242E3C" w:rsidDel="003A12F7">
          <w:rPr>
            <w:color w:val="000000"/>
          </w:rPr>
          <w:t>c</w:t>
        </w:r>
        <w:r w:rsidRPr="00242E3C" w:rsidDel="003A12F7">
          <w:rPr>
            <w:color w:val="000000"/>
          </w:rPr>
          <w:t xml:space="preserve">to al tipo de cambio, </w:t>
        </w:r>
        <w:r w:rsidR="008458F5" w:rsidRPr="00242E3C" w:rsidDel="003A12F7">
          <w:rPr>
            <w:color w:val="000000"/>
          </w:rPr>
          <w:t>pues</w:t>
        </w:r>
        <w:r w:rsidR="00720159" w:rsidRPr="00242E3C" w:rsidDel="003A12F7">
          <w:rPr>
            <w:color w:val="000000"/>
          </w:rPr>
          <w:t>,</w:t>
        </w:r>
        <w:r w:rsidR="008458F5" w:rsidRPr="00242E3C" w:rsidDel="003A12F7">
          <w:rPr>
            <w:color w:val="000000"/>
          </w:rPr>
          <w:t xml:space="preserve"> a diciembre de 2016</w:t>
        </w:r>
        <w:r w:rsidR="00720159" w:rsidRPr="00242E3C" w:rsidDel="003A12F7">
          <w:rPr>
            <w:color w:val="000000"/>
          </w:rPr>
          <w:t>,</w:t>
        </w:r>
        <w:r w:rsidR="008458F5" w:rsidRPr="00242E3C" w:rsidDel="003A12F7">
          <w:rPr>
            <w:color w:val="000000"/>
          </w:rPr>
          <w:t xml:space="preserve"> </w:t>
        </w:r>
        <w:r w:rsidR="00770918" w:rsidRPr="00242E3C" w:rsidDel="003A12F7">
          <w:rPr>
            <w:color w:val="000000"/>
          </w:rPr>
          <w:t xml:space="preserve">según el </w:t>
        </w:r>
        <w:r w:rsidR="00770918" w:rsidRPr="00242E3C" w:rsidDel="003A12F7">
          <w:t>B</w:t>
        </w:r>
        <w:r w:rsidR="00720159" w:rsidRPr="00242E3C" w:rsidDel="003A12F7">
          <w:t>CRP</w:t>
        </w:r>
        <w:r w:rsidR="00770918" w:rsidRPr="00242E3C" w:rsidDel="003A12F7">
          <w:t xml:space="preserve"> (</w:t>
        </w:r>
        <w:r w:rsidR="00FD77AB" w:rsidRPr="00242E3C" w:rsidDel="003A12F7">
          <w:t>2016c</w:t>
        </w:r>
        <w:r w:rsidR="00770918" w:rsidRPr="00242E3C" w:rsidDel="003A12F7">
          <w:t>) el</w:t>
        </w:r>
        <w:r w:rsidR="00770918" w:rsidRPr="00242E3C" w:rsidDel="003A12F7">
          <w:rPr>
            <w:color w:val="000000"/>
          </w:rPr>
          <w:t xml:space="preserve"> </w:t>
        </w:r>
        <w:r w:rsidR="00720159" w:rsidRPr="00242E3C" w:rsidDel="003A12F7">
          <w:rPr>
            <w:color w:val="000000"/>
          </w:rPr>
          <w:t>s</w:t>
        </w:r>
        <w:r w:rsidR="00ED34CD" w:rsidRPr="00242E3C" w:rsidDel="003A12F7">
          <w:rPr>
            <w:color w:val="000000"/>
          </w:rPr>
          <w:t>ol</w:t>
        </w:r>
        <w:r w:rsidR="00770918" w:rsidRPr="00242E3C" w:rsidDel="003A12F7">
          <w:rPr>
            <w:color w:val="000000"/>
          </w:rPr>
          <w:t xml:space="preserve"> peruano</w:t>
        </w:r>
        <w:r w:rsidR="00B97E9A" w:rsidRPr="00242E3C" w:rsidDel="003A12F7">
          <w:rPr>
            <w:color w:val="000000"/>
          </w:rPr>
          <w:t xml:space="preserve"> continuaba</w:t>
        </w:r>
        <w:r w:rsidR="00ED34CD" w:rsidRPr="00242E3C" w:rsidDel="003A12F7">
          <w:rPr>
            <w:color w:val="000000"/>
          </w:rPr>
          <w:t xml:space="preserve"> depreciándose</w:t>
        </w:r>
        <w:r w:rsidR="00B37BA1" w:rsidRPr="00242E3C" w:rsidDel="003A12F7">
          <w:rPr>
            <w:color w:val="000000"/>
          </w:rPr>
          <w:t xml:space="preserve"> frente al </w:t>
        </w:r>
        <w:r w:rsidR="00720159" w:rsidRPr="00242E3C" w:rsidDel="003A12F7">
          <w:rPr>
            <w:color w:val="000000"/>
          </w:rPr>
          <w:t>d</w:t>
        </w:r>
        <w:r w:rsidR="00B37BA1" w:rsidRPr="00242E3C" w:rsidDel="003A12F7">
          <w:rPr>
            <w:color w:val="000000"/>
          </w:rPr>
          <w:t xml:space="preserve">ólar </w:t>
        </w:r>
        <w:r w:rsidR="00720159" w:rsidRPr="00242E3C" w:rsidDel="003A12F7">
          <w:rPr>
            <w:color w:val="000000"/>
          </w:rPr>
          <w:t>nortea</w:t>
        </w:r>
        <w:r w:rsidR="00786E76" w:rsidRPr="00242E3C" w:rsidDel="003A12F7">
          <w:rPr>
            <w:color w:val="000000"/>
          </w:rPr>
          <w:t>mericano,</w:t>
        </w:r>
        <w:r w:rsidR="00ED34CD" w:rsidRPr="00242E3C" w:rsidDel="003A12F7">
          <w:rPr>
            <w:color w:val="000000"/>
          </w:rPr>
          <w:t xml:space="preserve"> </w:t>
        </w:r>
        <w:r w:rsidR="00B37BA1" w:rsidRPr="00242E3C" w:rsidDel="003A12F7">
          <w:rPr>
            <w:color w:val="000000"/>
          </w:rPr>
          <w:t>la expectativa</w:t>
        </w:r>
        <w:r w:rsidR="008458F5" w:rsidRPr="00242E3C" w:rsidDel="003A12F7">
          <w:rPr>
            <w:color w:val="000000"/>
          </w:rPr>
          <w:t xml:space="preserve"> era</w:t>
        </w:r>
        <w:r w:rsidR="00ED34CD" w:rsidRPr="00242E3C" w:rsidDel="003A12F7">
          <w:rPr>
            <w:color w:val="000000"/>
          </w:rPr>
          <w:t xml:space="preserve"> que al 2018 esté en </w:t>
        </w:r>
        <w:r w:rsidR="004D78F4" w:rsidRPr="00242E3C" w:rsidDel="003A12F7">
          <w:rPr>
            <w:color w:val="000000"/>
          </w:rPr>
          <w:t>el rango de 3</w:t>
        </w:r>
        <w:r w:rsidR="00720159" w:rsidRPr="00242E3C" w:rsidDel="003A12F7">
          <w:rPr>
            <w:color w:val="000000"/>
          </w:rPr>
          <w:t>,</w:t>
        </w:r>
        <w:r w:rsidR="004D78F4" w:rsidRPr="00242E3C" w:rsidDel="003A12F7">
          <w:rPr>
            <w:color w:val="000000"/>
          </w:rPr>
          <w:t xml:space="preserve">50 </w:t>
        </w:r>
        <w:r w:rsidR="00B37BA1" w:rsidRPr="00242E3C" w:rsidDel="003A12F7">
          <w:rPr>
            <w:color w:val="000000"/>
          </w:rPr>
          <w:t>a</w:t>
        </w:r>
        <w:r w:rsidR="004D78F4" w:rsidRPr="00242E3C" w:rsidDel="003A12F7">
          <w:rPr>
            <w:color w:val="000000"/>
          </w:rPr>
          <w:t xml:space="preserve"> 3</w:t>
        </w:r>
        <w:r w:rsidR="00720159" w:rsidRPr="00242E3C" w:rsidDel="003A12F7">
          <w:rPr>
            <w:color w:val="000000"/>
          </w:rPr>
          <w:t>,</w:t>
        </w:r>
        <w:r w:rsidR="004D78F4" w:rsidRPr="00242E3C" w:rsidDel="003A12F7">
          <w:rPr>
            <w:color w:val="000000"/>
          </w:rPr>
          <w:t>52</w:t>
        </w:r>
        <w:r w:rsidR="00B37BA1" w:rsidRPr="00242E3C" w:rsidDel="003A12F7">
          <w:rPr>
            <w:color w:val="000000"/>
          </w:rPr>
          <w:t xml:space="preserve"> </w:t>
        </w:r>
        <w:r w:rsidR="00720159" w:rsidRPr="00242E3C" w:rsidDel="003A12F7">
          <w:rPr>
            <w:color w:val="000000"/>
          </w:rPr>
          <w:t>s</w:t>
        </w:r>
        <w:r w:rsidR="00B37BA1" w:rsidRPr="00242E3C" w:rsidDel="003A12F7">
          <w:rPr>
            <w:color w:val="000000"/>
          </w:rPr>
          <w:t xml:space="preserve">oles por </w:t>
        </w:r>
        <w:r w:rsidR="00720159" w:rsidRPr="00242E3C" w:rsidDel="003A12F7">
          <w:rPr>
            <w:color w:val="000000"/>
          </w:rPr>
          <w:t>USD</w:t>
        </w:r>
        <w:r w:rsidR="00A73F93" w:rsidRPr="00242E3C" w:rsidDel="003A12F7">
          <w:rPr>
            <w:color w:val="000000"/>
          </w:rPr>
          <w:t>.</w:t>
        </w:r>
        <w:r w:rsidR="00B97E9A" w:rsidRPr="00242E3C" w:rsidDel="003A12F7">
          <w:rPr>
            <w:color w:val="000000"/>
          </w:rPr>
          <w:t xml:space="preserve"> </w:t>
        </w:r>
      </w:moveFrom>
      <w:moveFromRangeEnd w:id="38"/>
      <w:ins w:id="40" w:author="Daniel Montjoy Pita" w:date="2017-10-06T15:40:00Z">
        <w:r w:rsidR="003A12F7">
          <w:rPr>
            <w:color w:val="000000"/>
          </w:rPr>
          <w:t>De</w:t>
        </w:r>
      </w:ins>
      <w:ins w:id="41" w:author="Daniel Montjoy Pita" w:date="2017-10-06T15:39:00Z">
        <w:r w:rsidR="003A12F7">
          <w:rPr>
            <w:color w:val="000000"/>
          </w:rPr>
          <w:t xml:space="preserve"> acuerdo a la </w:t>
        </w:r>
        <w:proofErr w:type="spellStart"/>
        <w:r w:rsidR="003A12F7">
          <w:rPr>
            <w:szCs w:val="22"/>
            <w:lang w:val="en-US"/>
          </w:rPr>
          <w:t>División</w:t>
        </w:r>
        <w:proofErr w:type="spellEnd"/>
        <w:r w:rsidR="003A12F7">
          <w:rPr>
            <w:szCs w:val="22"/>
            <w:lang w:val="en-US"/>
          </w:rPr>
          <w:t xml:space="preserve"> de </w:t>
        </w:r>
        <w:proofErr w:type="spellStart"/>
        <w:r w:rsidR="003A12F7">
          <w:rPr>
            <w:szCs w:val="22"/>
            <w:lang w:val="en-US"/>
          </w:rPr>
          <w:t>Desarrollo</w:t>
        </w:r>
        <w:proofErr w:type="spellEnd"/>
        <w:r w:rsidR="003A12F7">
          <w:rPr>
            <w:szCs w:val="22"/>
            <w:lang w:val="en-US"/>
          </w:rPr>
          <w:t xml:space="preserve"> </w:t>
        </w:r>
        <w:proofErr w:type="spellStart"/>
        <w:r w:rsidR="003A12F7">
          <w:rPr>
            <w:szCs w:val="22"/>
            <w:lang w:val="en-US"/>
          </w:rPr>
          <w:t>Productivo</w:t>
        </w:r>
        <w:proofErr w:type="spellEnd"/>
        <w:r w:rsidR="003A12F7">
          <w:rPr>
            <w:szCs w:val="22"/>
            <w:lang w:val="en-US"/>
          </w:rPr>
          <w:t xml:space="preserve"> y </w:t>
        </w:r>
        <w:proofErr w:type="spellStart"/>
        <w:r w:rsidR="003A12F7">
          <w:rPr>
            <w:szCs w:val="22"/>
            <w:lang w:val="en-US"/>
          </w:rPr>
          <w:t>Empresarial</w:t>
        </w:r>
        <w:proofErr w:type="spellEnd"/>
        <w:r w:rsidR="003A12F7">
          <w:rPr>
            <w:szCs w:val="22"/>
            <w:lang w:val="en-US"/>
          </w:rPr>
          <w:t xml:space="preserve"> de la </w:t>
        </w:r>
        <w:proofErr w:type="spellStart"/>
        <w:r w:rsidR="003A12F7">
          <w:rPr>
            <w:szCs w:val="22"/>
            <w:lang w:val="en-US"/>
          </w:rPr>
          <w:t>Comisión</w:t>
        </w:r>
        <w:proofErr w:type="spellEnd"/>
        <w:r w:rsidR="003A12F7">
          <w:rPr>
            <w:szCs w:val="22"/>
            <w:lang w:val="en-US"/>
          </w:rPr>
          <w:t xml:space="preserve"> </w:t>
        </w:r>
        <w:proofErr w:type="spellStart"/>
        <w:r w:rsidR="003A12F7">
          <w:rPr>
            <w:szCs w:val="22"/>
            <w:lang w:val="en-US"/>
          </w:rPr>
          <w:t>Económica</w:t>
        </w:r>
        <w:proofErr w:type="spellEnd"/>
        <w:r w:rsidR="003A12F7">
          <w:rPr>
            <w:szCs w:val="22"/>
            <w:lang w:val="en-US"/>
          </w:rPr>
          <w:t xml:space="preserve"> </w:t>
        </w:r>
        <w:proofErr w:type="spellStart"/>
        <w:r w:rsidR="003A12F7">
          <w:rPr>
            <w:szCs w:val="22"/>
            <w:lang w:val="en-US"/>
          </w:rPr>
          <w:t>para</w:t>
        </w:r>
        <w:proofErr w:type="spellEnd"/>
        <w:r w:rsidR="003A12F7">
          <w:rPr>
            <w:szCs w:val="22"/>
            <w:lang w:val="en-US"/>
          </w:rPr>
          <w:t xml:space="preserve"> </w:t>
        </w:r>
        <w:proofErr w:type="spellStart"/>
        <w:r w:rsidR="003A12F7">
          <w:rPr>
            <w:szCs w:val="22"/>
            <w:lang w:val="en-US"/>
          </w:rPr>
          <w:t>América</w:t>
        </w:r>
        <w:proofErr w:type="spellEnd"/>
        <w:r w:rsidR="003A12F7">
          <w:rPr>
            <w:szCs w:val="22"/>
            <w:lang w:val="en-US"/>
          </w:rPr>
          <w:t xml:space="preserve"> Latina y el Caribe (2017) la Inversion </w:t>
        </w:r>
        <w:proofErr w:type="spellStart"/>
        <w:r w:rsidR="003A12F7">
          <w:rPr>
            <w:szCs w:val="22"/>
            <w:lang w:val="en-US"/>
          </w:rPr>
          <w:t>Extranjera</w:t>
        </w:r>
        <w:proofErr w:type="spellEnd"/>
        <w:r w:rsidR="003A12F7">
          <w:rPr>
            <w:szCs w:val="22"/>
            <w:lang w:val="en-US"/>
          </w:rPr>
          <w:t xml:space="preserve"> </w:t>
        </w:r>
        <w:proofErr w:type="spellStart"/>
        <w:r w:rsidR="003A12F7">
          <w:rPr>
            <w:szCs w:val="22"/>
            <w:lang w:val="en-US"/>
          </w:rPr>
          <w:t>Directa</w:t>
        </w:r>
      </w:ins>
      <w:proofErr w:type="spellEnd"/>
      <w:ins w:id="42" w:author="Daniel Montjoy Pita" w:date="2017-10-06T15:44:00Z">
        <w:r w:rsidR="00870707">
          <w:rPr>
            <w:szCs w:val="22"/>
            <w:lang w:val="en-US"/>
          </w:rPr>
          <w:t xml:space="preserve"> (IED)</w:t>
        </w:r>
      </w:ins>
      <w:ins w:id="43" w:author="Daniel Montjoy Pita" w:date="2017-10-06T15:39:00Z">
        <w:r w:rsidR="003A12F7">
          <w:rPr>
            <w:szCs w:val="22"/>
            <w:lang w:val="en-US"/>
          </w:rPr>
          <w:t xml:space="preserve"> en el </w:t>
        </w:r>
        <w:proofErr w:type="spellStart"/>
        <w:r w:rsidR="003A12F7">
          <w:rPr>
            <w:szCs w:val="22"/>
            <w:lang w:val="en-US"/>
          </w:rPr>
          <w:t>Perú</w:t>
        </w:r>
        <w:proofErr w:type="spellEnd"/>
        <w:r w:rsidR="003A12F7">
          <w:rPr>
            <w:szCs w:val="22"/>
            <w:lang w:val="en-US"/>
          </w:rPr>
          <w:t xml:space="preserve"> </w:t>
        </w:r>
        <w:proofErr w:type="spellStart"/>
        <w:r w:rsidR="003A12F7">
          <w:rPr>
            <w:szCs w:val="22"/>
            <w:lang w:val="en-US"/>
          </w:rPr>
          <w:t>totalizó</w:t>
        </w:r>
        <w:proofErr w:type="spellEnd"/>
        <w:r w:rsidR="003A12F7">
          <w:rPr>
            <w:szCs w:val="22"/>
            <w:lang w:val="en-US"/>
          </w:rPr>
          <w:t xml:space="preserve"> 6.863 </w:t>
        </w:r>
        <w:proofErr w:type="spellStart"/>
        <w:r w:rsidR="003A12F7">
          <w:rPr>
            <w:szCs w:val="22"/>
            <w:lang w:val="en-US"/>
          </w:rPr>
          <w:t>millones</w:t>
        </w:r>
        <w:proofErr w:type="spellEnd"/>
        <w:r w:rsidR="003A12F7">
          <w:rPr>
            <w:szCs w:val="22"/>
            <w:lang w:val="en-US"/>
          </w:rPr>
          <w:t xml:space="preserve"> de </w:t>
        </w:r>
        <w:proofErr w:type="spellStart"/>
        <w:r w:rsidR="003A12F7">
          <w:rPr>
            <w:szCs w:val="22"/>
            <w:lang w:val="en-US"/>
          </w:rPr>
          <w:t>dólares</w:t>
        </w:r>
        <w:proofErr w:type="spellEnd"/>
        <w:r w:rsidR="003A12F7">
          <w:rPr>
            <w:szCs w:val="22"/>
            <w:lang w:val="en-US"/>
          </w:rPr>
          <w:t xml:space="preserve"> en el 2016</w:t>
        </w:r>
      </w:ins>
      <w:ins w:id="44" w:author="Daniel Montjoy Pita" w:date="2017-10-06T15:46:00Z">
        <w:r w:rsidR="0058329C">
          <w:rPr>
            <w:szCs w:val="22"/>
            <w:lang w:val="en-US"/>
          </w:rPr>
          <w:t xml:space="preserve">, </w:t>
        </w:r>
        <w:proofErr w:type="spellStart"/>
        <w:r w:rsidR="0058329C">
          <w:rPr>
            <w:szCs w:val="22"/>
            <w:lang w:val="en-US"/>
          </w:rPr>
          <w:t>cayendo</w:t>
        </w:r>
        <w:proofErr w:type="spellEnd"/>
        <w:r w:rsidR="0058329C">
          <w:rPr>
            <w:szCs w:val="22"/>
            <w:lang w:val="en-US"/>
          </w:rPr>
          <w:t xml:space="preserve"> un 17% respect 2015</w:t>
        </w:r>
      </w:ins>
      <w:ins w:id="45" w:author="Daniel Montjoy Pita" w:date="2017-10-06T15:39:00Z">
        <w:r w:rsidR="003A12F7">
          <w:rPr>
            <w:szCs w:val="22"/>
            <w:lang w:val="en-US"/>
          </w:rPr>
          <w:t xml:space="preserve"> </w:t>
        </w:r>
        <w:proofErr w:type="spellStart"/>
        <w:r w:rsidR="003A12F7">
          <w:rPr>
            <w:szCs w:val="22"/>
            <w:lang w:val="en-US"/>
          </w:rPr>
          <w:t>debido</w:t>
        </w:r>
        <w:proofErr w:type="spellEnd"/>
        <w:r w:rsidR="003A12F7">
          <w:rPr>
            <w:szCs w:val="22"/>
            <w:lang w:val="en-US"/>
          </w:rPr>
          <w:t xml:space="preserve"> a un </w:t>
        </w:r>
        <w:proofErr w:type="spellStart"/>
        <w:r w:rsidR="003A12F7">
          <w:rPr>
            <w:szCs w:val="22"/>
            <w:lang w:val="en-US"/>
          </w:rPr>
          <w:t>menor</w:t>
        </w:r>
        <w:proofErr w:type="spellEnd"/>
        <w:r w:rsidR="003A12F7">
          <w:rPr>
            <w:szCs w:val="22"/>
            <w:lang w:val="en-US"/>
          </w:rPr>
          <w:t xml:space="preserve"> </w:t>
        </w:r>
        <w:proofErr w:type="spellStart"/>
        <w:r w:rsidR="003A12F7">
          <w:rPr>
            <w:szCs w:val="22"/>
            <w:lang w:val="en-US"/>
          </w:rPr>
          <w:t>ingreso</w:t>
        </w:r>
        <w:proofErr w:type="spellEnd"/>
        <w:r w:rsidR="003A12F7">
          <w:rPr>
            <w:szCs w:val="22"/>
            <w:lang w:val="en-US"/>
          </w:rPr>
          <w:t xml:space="preserve"> de </w:t>
        </w:r>
        <w:proofErr w:type="spellStart"/>
        <w:r w:rsidR="003A12F7">
          <w:rPr>
            <w:szCs w:val="22"/>
            <w:lang w:val="en-US"/>
          </w:rPr>
          <w:t>capitales</w:t>
        </w:r>
        <w:proofErr w:type="spellEnd"/>
        <w:r w:rsidR="003A12F7">
          <w:rPr>
            <w:szCs w:val="22"/>
            <w:lang w:val="en-US"/>
          </w:rPr>
          <w:t>.</w:t>
        </w:r>
      </w:ins>
      <w:ins w:id="46" w:author="Daniel Montjoy Pita" w:date="2017-10-06T15:45:00Z">
        <w:r w:rsidR="00870707">
          <w:rPr>
            <w:szCs w:val="22"/>
            <w:lang w:val="en-US"/>
          </w:rPr>
          <w:t xml:space="preserve"> Los </w:t>
        </w:r>
        <w:proofErr w:type="gramStart"/>
        <w:r w:rsidR="00870707">
          <w:rPr>
            <w:szCs w:val="22"/>
            <w:lang w:val="en-US"/>
          </w:rPr>
          <w:t>principals</w:t>
        </w:r>
        <w:proofErr w:type="gramEnd"/>
        <w:r w:rsidR="00870707">
          <w:rPr>
            <w:szCs w:val="22"/>
            <w:lang w:val="en-US"/>
          </w:rPr>
          <w:t xml:space="preserve"> </w:t>
        </w:r>
        <w:proofErr w:type="spellStart"/>
        <w:r w:rsidR="00870707">
          <w:rPr>
            <w:szCs w:val="22"/>
            <w:lang w:val="en-US"/>
          </w:rPr>
          <w:t>conceptos</w:t>
        </w:r>
        <w:proofErr w:type="spellEnd"/>
        <w:r w:rsidR="00870707">
          <w:rPr>
            <w:szCs w:val="22"/>
            <w:lang w:val="en-US"/>
          </w:rPr>
          <w:t xml:space="preserve"> de la IED </w:t>
        </w:r>
        <w:proofErr w:type="spellStart"/>
        <w:r w:rsidR="00870707">
          <w:rPr>
            <w:szCs w:val="22"/>
            <w:lang w:val="en-US"/>
          </w:rPr>
          <w:t>correspondieron</w:t>
        </w:r>
        <w:proofErr w:type="spellEnd"/>
        <w:r w:rsidR="00870707">
          <w:rPr>
            <w:szCs w:val="22"/>
            <w:lang w:val="en-US"/>
          </w:rPr>
          <w:t xml:space="preserve"> a </w:t>
        </w:r>
        <w:proofErr w:type="spellStart"/>
        <w:r w:rsidR="00870707">
          <w:rPr>
            <w:szCs w:val="22"/>
            <w:lang w:val="en-US"/>
          </w:rPr>
          <w:t>transporte</w:t>
        </w:r>
        <w:proofErr w:type="spellEnd"/>
        <w:r w:rsidR="00870707">
          <w:rPr>
            <w:szCs w:val="22"/>
            <w:lang w:val="en-US"/>
          </w:rPr>
          <w:t xml:space="preserve"> y </w:t>
        </w:r>
        <w:proofErr w:type="spellStart"/>
        <w:r w:rsidR="00870707">
          <w:rPr>
            <w:szCs w:val="22"/>
            <w:lang w:val="en-US"/>
          </w:rPr>
          <w:t>logística</w:t>
        </w:r>
        <w:proofErr w:type="spellEnd"/>
        <w:r w:rsidR="00870707">
          <w:rPr>
            <w:szCs w:val="22"/>
            <w:lang w:val="en-US"/>
          </w:rPr>
          <w:t xml:space="preserve"> y </w:t>
        </w:r>
        <w:proofErr w:type="spellStart"/>
        <w:r w:rsidR="00870707">
          <w:rPr>
            <w:szCs w:val="22"/>
            <w:lang w:val="en-US"/>
          </w:rPr>
          <w:t>energías</w:t>
        </w:r>
        <w:proofErr w:type="spellEnd"/>
        <w:r w:rsidR="00870707">
          <w:rPr>
            <w:szCs w:val="22"/>
            <w:lang w:val="en-US"/>
          </w:rPr>
          <w:t xml:space="preserve"> </w:t>
        </w:r>
        <w:proofErr w:type="spellStart"/>
        <w:r w:rsidR="00870707">
          <w:rPr>
            <w:szCs w:val="22"/>
            <w:lang w:val="en-US"/>
          </w:rPr>
          <w:t>renovables</w:t>
        </w:r>
      </w:ins>
      <w:proofErr w:type="spellEnd"/>
      <w:ins w:id="47" w:author="Daniel Montjoy Pita" w:date="2017-10-06T15:44:00Z">
        <w:r w:rsidR="00870707">
          <w:rPr>
            <w:szCs w:val="22"/>
            <w:lang w:val="en-US"/>
          </w:rPr>
          <w:t>.</w:t>
        </w:r>
      </w:ins>
      <w:ins w:id="48" w:author="Daniel Montjoy Pita" w:date="2017-10-06T15:45:00Z">
        <w:r w:rsidR="00870707">
          <w:rPr>
            <w:szCs w:val="22"/>
            <w:lang w:val="en-US"/>
          </w:rPr>
          <w:t xml:space="preserve"> </w:t>
        </w:r>
      </w:ins>
      <w:proofErr w:type="spellStart"/>
      <w:ins w:id="49" w:author="Daniel Montjoy Pita" w:date="2017-10-06T15:40:00Z">
        <w:r w:rsidR="003A12F7">
          <w:rPr>
            <w:szCs w:val="22"/>
            <w:lang w:val="en-US"/>
          </w:rPr>
          <w:t>Además</w:t>
        </w:r>
        <w:proofErr w:type="spellEnd"/>
        <w:r w:rsidR="003A12F7">
          <w:rPr>
            <w:szCs w:val="22"/>
            <w:lang w:val="en-US"/>
          </w:rPr>
          <w:t xml:space="preserve">, </w:t>
        </w:r>
        <w:r w:rsidR="003A12F7">
          <w:rPr>
            <w:color w:val="000000"/>
          </w:rPr>
          <w:t>s</w:t>
        </w:r>
      </w:ins>
      <w:moveToRangeStart w:id="50" w:author="Daniel Montjoy Pita" w:date="2017-10-06T15:40:00Z" w:name="move495067765"/>
      <w:moveTo w:id="51" w:author="Daniel Montjoy Pita" w:date="2017-10-06T15:40:00Z">
        <w:del w:id="52" w:author="Daniel Montjoy Pita" w:date="2017-10-06T15:40:00Z">
          <w:r w:rsidR="003A12F7" w:rsidRPr="00242E3C" w:rsidDel="003A12F7">
            <w:rPr>
              <w:color w:val="000000"/>
            </w:rPr>
            <w:delText>S</w:delText>
          </w:r>
        </w:del>
        <w:r w:rsidR="003A12F7" w:rsidRPr="00242E3C">
          <w:rPr>
            <w:color w:val="000000"/>
          </w:rPr>
          <w:t xml:space="preserve">e observa incertidumbre respecto al tipo de cambio, pues, a diciembre de 2016, según el </w:t>
        </w:r>
        <w:r w:rsidR="003A12F7" w:rsidRPr="00242E3C">
          <w:t>BCRP (2016c) el</w:t>
        </w:r>
        <w:r w:rsidR="003A12F7" w:rsidRPr="00242E3C">
          <w:rPr>
            <w:color w:val="000000"/>
          </w:rPr>
          <w:t xml:space="preserve"> sol peruano continuaba depreciándose frente al dólar norteamericano, la expectativa era que al 2018 esté en el rango de 3,50 a 3,52 soles por USD.</w:t>
        </w:r>
        <w:del w:id="53" w:author="Daniel Montjoy Pita" w:date="2017-10-06T15:41:00Z">
          <w:r w:rsidR="003A12F7" w:rsidRPr="00242E3C" w:rsidDel="003A12F7">
            <w:rPr>
              <w:color w:val="000000"/>
            </w:rPr>
            <w:delText xml:space="preserve"> </w:delText>
          </w:r>
          <w:r w:rsidR="003A12F7" w:rsidDel="003A12F7">
            <w:rPr>
              <w:color w:val="000000"/>
            </w:rPr>
            <w:delText xml:space="preserve"> </w:delText>
          </w:r>
        </w:del>
      </w:moveTo>
      <w:moveToRangeEnd w:id="50"/>
    </w:p>
    <w:p w:rsidR="00262391" w:rsidRPr="00242E3C" w:rsidDel="00870707" w:rsidRDefault="00B97E9A" w:rsidP="006273BD">
      <w:pPr>
        <w:rPr>
          <w:del w:id="54" w:author="Daniel Montjoy Pita" w:date="2017-10-06T15:46:00Z"/>
          <w:color w:val="000000"/>
        </w:rPr>
      </w:pPr>
      <w:del w:id="55" w:author="Daniel Montjoy Pita" w:date="2017-10-06T15:10:00Z">
        <w:r w:rsidRPr="00242E3C" w:rsidDel="00262391">
          <w:rPr>
            <w:color w:val="000000"/>
          </w:rPr>
          <w:lastRenderedPageBreak/>
          <w:delText>Pero</w:delText>
        </w:r>
        <w:r w:rsidR="00720159" w:rsidRPr="00242E3C" w:rsidDel="00262391">
          <w:rPr>
            <w:color w:val="000000"/>
          </w:rPr>
          <w:delText>,</w:delText>
        </w:r>
        <w:r w:rsidRPr="00242E3C" w:rsidDel="00262391">
          <w:rPr>
            <w:color w:val="000000"/>
          </w:rPr>
          <w:delText xml:space="preserve"> ahora</w:delText>
        </w:r>
        <w:r w:rsidR="00720159" w:rsidRPr="00242E3C" w:rsidDel="00262391">
          <w:rPr>
            <w:color w:val="000000"/>
          </w:rPr>
          <w:delText>,</w:delText>
        </w:r>
        <w:r w:rsidR="008458F5" w:rsidRPr="00242E3C" w:rsidDel="00262391">
          <w:rPr>
            <w:color w:val="000000"/>
          </w:rPr>
          <w:delText xml:space="preserve"> </w:delText>
        </w:r>
        <w:r w:rsidRPr="00242E3C" w:rsidDel="00262391">
          <w:rPr>
            <w:color w:val="000000"/>
          </w:rPr>
          <w:delText>con</w:delText>
        </w:r>
        <w:r w:rsidR="008458F5" w:rsidRPr="00242E3C" w:rsidDel="00262391">
          <w:rPr>
            <w:color w:val="000000"/>
          </w:rPr>
          <w:delText xml:space="preserve"> las nuevas coyunturas </w:delText>
        </w:r>
        <w:r w:rsidR="00767E6D" w:rsidRPr="00242E3C" w:rsidDel="00262391">
          <w:rPr>
            <w:color w:val="000000"/>
          </w:rPr>
          <w:delText>globales</w:delText>
        </w:r>
        <w:r w:rsidRPr="00242E3C" w:rsidDel="00262391">
          <w:rPr>
            <w:color w:val="000000"/>
          </w:rPr>
          <w:delText>,</w:delText>
        </w:r>
        <w:r w:rsidR="00767E6D" w:rsidRPr="00242E3C" w:rsidDel="00262391">
          <w:rPr>
            <w:color w:val="000000"/>
          </w:rPr>
          <w:delText xml:space="preserve"> como la elección del </w:delText>
        </w:r>
        <w:r w:rsidR="00720159" w:rsidRPr="00242E3C" w:rsidDel="00262391">
          <w:rPr>
            <w:color w:val="000000"/>
          </w:rPr>
          <w:delText>p</w:delText>
        </w:r>
        <w:r w:rsidR="00767E6D" w:rsidRPr="00242E3C" w:rsidDel="00262391">
          <w:rPr>
            <w:color w:val="000000"/>
          </w:rPr>
          <w:delText xml:space="preserve">residente </w:delText>
        </w:r>
        <w:r w:rsidRPr="00242E3C" w:rsidDel="00262391">
          <w:rPr>
            <w:color w:val="000000"/>
          </w:rPr>
          <w:delText>Donald Trump,</w:delText>
        </w:r>
        <w:r w:rsidR="004103BA" w:rsidRPr="00242E3C" w:rsidDel="00262391">
          <w:rPr>
            <w:color w:val="000000"/>
          </w:rPr>
          <w:delText xml:space="preserve"> hace</w:delText>
        </w:r>
        <w:r w:rsidRPr="00242E3C" w:rsidDel="00262391">
          <w:rPr>
            <w:color w:val="000000"/>
          </w:rPr>
          <w:delText>n que las</w:delText>
        </w:r>
        <w:r w:rsidR="004103BA" w:rsidRPr="00242E3C" w:rsidDel="00262391">
          <w:rPr>
            <w:color w:val="000000"/>
          </w:rPr>
          <w:delText xml:space="preserve"> expectativas del tipo de cambio disminuyan entre 3</w:delText>
        </w:r>
        <w:r w:rsidR="00720159" w:rsidRPr="00242E3C" w:rsidDel="00262391">
          <w:rPr>
            <w:color w:val="000000"/>
          </w:rPr>
          <w:delText>,</w:delText>
        </w:r>
        <w:r w:rsidR="004103BA" w:rsidRPr="00242E3C" w:rsidDel="00262391">
          <w:rPr>
            <w:color w:val="000000"/>
          </w:rPr>
          <w:delText>42 y 3</w:delText>
        </w:r>
        <w:r w:rsidR="00720159" w:rsidRPr="00242E3C" w:rsidDel="00262391">
          <w:rPr>
            <w:color w:val="000000"/>
          </w:rPr>
          <w:delText>,</w:delText>
        </w:r>
        <w:r w:rsidR="004103BA" w:rsidRPr="00242E3C" w:rsidDel="00262391">
          <w:rPr>
            <w:color w:val="000000"/>
          </w:rPr>
          <w:delText xml:space="preserve">48 </w:delText>
        </w:r>
        <w:r w:rsidR="00720159" w:rsidRPr="00242E3C" w:rsidDel="00262391">
          <w:rPr>
            <w:color w:val="000000"/>
          </w:rPr>
          <w:delText>s</w:delText>
        </w:r>
        <w:r w:rsidR="004103BA" w:rsidRPr="00242E3C" w:rsidDel="00262391">
          <w:rPr>
            <w:color w:val="000000"/>
          </w:rPr>
          <w:delText xml:space="preserve">oles por </w:delText>
        </w:r>
        <w:r w:rsidR="00720159" w:rsidRPr="00242E3C" w:rsidDel="00262391">
          <w:rPr>
            <w:color w:val="000000"/>
          </w:rPr>
          <w:delText>d</w:delText>
        </w:r>
        <w:r w:rsidR="004103BA" w:rsidRPr="00242E3C" w:rsidDel="00262391">
          <w:rPr>
            <w:color w:val="000000"/>
          </w:rPr>
          <w:delText>ólar.</w:delText>
        </w:r>
      </w:del>
    </w:p>
    <w:p w:rsidR="003F43FD" w:rsidRPr="00242E3C" w:rsidRDefault="003F43FD" w:rsidP="006273BD">
      <w:pPr>
        <w:rPr>
          <w:color w:val="000000"/>
        </w:rPr>
      </w:pPr>
      <w:r w:rsidRPr="00242E3C">
        <w:rPr>
          <w:color w:val="000000"/>
        </w:rPr>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proofErr w:type="gramStart"/>
      <w:r w:rsidR="000C65C8" w:rsidRPr="00242E3C">
        <w:rPr>
          <w:color w:val="000000"/>
        </w:rPr>
        <w:t>e</w:t>
      </w:r>
      <w:r w:rsidR="00ED1792" w:rsidRPr="00242E3C">
        <w:rPr>
          <w:color w:val="000000"/>
        </w:rPr>
        <w:t>s</w:t>
      </w:r>
      <w:proofErr w:type="gramEnd"/>
      <w:r w:rsidR="000C65C8" w:rsidRPr="00242E3C">
        <w:rPr>
          <w:color w:val="000000"/>
        </w:rPr>
        <w:t xml:space="preserve"> una oportunidad.</w:t>
      </w:r>
    </w:p>
    <w:p w:rsidR="000F0447" w:rsidRPr="00242E3C" w:rsidDel="00262391" w:rsidRDefault="000F0447" w:rsidP="005B45CF">
      <w:pPr>
        <w:spacing w:line="240" w:lineRule="auto"/>
        <w:rPr>
          <w:del w:id="56" w:author="Daniel Montjoy Pita" w:date="2017-10-06T15:11:00Z"/>
          <w:color w:val="000000"/>
        </w:rPr>
      </w:pPr>
    </w:p>
    <w:p w:rsidR="00CA1DA2" w:rsidRPr="00242E3C" w:rsidRDefault="006337D1" w:rsidP="00582BAE">
      <w:pPr>
        <w:pStyle w:val="Epgrafe"/>
        <w:outlineLvl w:val="0"/>
      </w:pPr>
      <w:bookmarkStart w:id="57" w:name="_Ref473296584"/>
      <w:bookmarkStart w:id="58" w:name="_Toc491614496"/>
      <w:r w:rsidRPr="00242E3C">
        <w:t xml:space="preserve">Tabla </w:t>
      </w:r>
      <w:bookmarkEnd w:id="57"/>
      <w:r w:rsidR="006273BD" w:rsidRPr="00242E3C">
        <w:t>2</w:t>
      </w:r>
      <w:r w:rsidRPr="00242E3C">
        <w:t xml:space="preserve">. Entorno </w:t>
      </w:r>
      <w:r w:rsidR="006273BD" w:rsidRPr="00242E3C">
        <w:t>e</w:t>
      </w:r>
      <w:r w:rsidRPr="00242E3C">
        <w:t>conómico</w:t>
      </w:r>
      <w:bookmarkEnd w:id="58"/>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pPr>
              <w:spacing w:line="240" w:lineRule="auto"/>
              <w:jc w:val="left"/>
              <w:rPr>
                <w:color w:val="000000"/>
                <w:szCs w:val="16"/>
              </w:rPr>
            </w:pPr>
            <w:r w:rsidRPr="00242E3C">
              <w:rPr>
                <w:color w:val="000000"/>
                <w:szCs w:val="16"/>
              </w:rPr>
              <w:t>Crecimiento del PBI</w:t>
            </w:r>
            <w:ins w:id="59" w:author="Daniel Montjoy Pita" w:date="2017-10-06T15:41:00Z">
              <w:r w:rsidR="003A12F7">
                <w:rPr>
                  <w:color w:val="000000"/>
                  <w:szCs w:val="16"/>
                </w:rPr>
                <w:t>.</w:t>
              </w:r>
            </w:ins>
            <w:del w:id="60" w:author="Daniel Montjoy Pita" w:date="2017-10-06T15:41:00Z">
              <w:r w:rsidRPr="00242E3C" w:rsidDel="003A12F7">
                <w:rPr>
                  <w:color w:val="000000"/>
                  <w:szCs w:val="16"/>
                </w:rPr>
                <w:delText xml:space="preserve"> alrededor de 3</w:delText>
              </w:r>
              <w:r w:rsidR="00D32394" w:rsidRPr="00242E3C" w:rsidDel="003A12F7">
                <w:rPr>
                  <w:color w:val="000000"/>
                  <w:szCs w:val="16"/>
                </w:rPr>
                <w:delText>,</w:delText>
              </w:r>
              <w:r w:rsidRPr="00242E3C" w:rsidDel="003A12F7">
                <w:rPr>
                  <w:color w:val="000000"/>
                  <w:szCs w:val="16"/>
                </w:rPr>
                <w:delText>4%.</w:delText>
              </w:r>
            </w:del>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Amenaza.</w:t>
            </w:r>
          </w:p>
        </w:tc>
      </w:tr>
    </w:tbl>
    <w:p w:rsidR="006337D1" w:rsidRPr="00242E3C" w:rsidRDefault="00883C30" w:rsidP="00883C30">
      <w:pPr>
        <w:pStyle w:val="Nota"/>
      </w:pPr>
      <w:r w:rsidRPr="00242E3C">
        <w:t xml:space="preserve">Fuente: Elaboración propia 2016. </w:t>
      </w:r>
    </w:p>
    <w:p w:rsidR="000F0447" w:rsidRPr="00242E3C" w:rsidRDefault="000F0447" w:rsidP="005B45CF">
      <w:pPr>
        <w:pStyle w:val="Nota"/>
        <w:spacing w:line="240" w:lineRule="auto"/>
        <w:rPr>
          <w:sz w:val="22"/>
        </w:rPr>
      </w:pPr>
    </w:p>
    <w:p w:rsidR="00921F0C" w:rsidRPr="00242E3C" w:rsidRDefault="00C83D3C" w:rsidP="006273BD">
      <w:pPr>
        <w:spacing w:line="240" w:lineRule="auto"/>
        <w:ind w:left="340" w:hanging="340"/>
      </w:pPr>
      <w:bookmarkStart w:id="61" w:name="_Toc469493450"/>
      <w:bookmarkStart w:id="62" w:name="_Toc469493850"/>
      <w:bookmarkStart w:id="63" w:name="_Toc469495253"/>
      <w:bookmarkStart w:id="64" w:name="_Toc469495450"/>
      <w:bookmarkStart w:id="65" w:name="_Toc491614541"/>
      <w:r w:rsidRPr="00242E3C">
        <w:rPr>
          <w:b/>
        </w:rPr>
        <w:t>1.3</w:t>
      </w:r>
      <w:r w:rsidRPr="00242E3C">
        <w:rPr>
          <w:b/>
        </w:rPr>
        <w:tab/>
      </w:r>
      <w:r w:rsidR="00921F0C" w:rsidRPr="00242E3C">
        <w:rPr>
          <w:b/>
        </w:rPr>
        <w:t>Entorno social</w:t>
      </w:r>
      <w:bookmarkEnd w:id="61"/>
      <w:bookmarkEnd w:id="62"/>
      <w:bookmarkEnd w:id="63"/>
      <w:bookmarkEnd w:id="64"/>
      <w:bookmarkEnd w:id="65"/>
      <w:r w:rsidR="00921F0C" w:rsidRPr="00242E3C">
        <w:t xml:space="preserve"> </w:t>
      </w:r>
    </w:p>
    <w:p w:rsidR="00A50198" w:rsidRPr="00242E3C" w:rsidRDefault="00A50198" w:rsidP="005B45CF">
      <w:pPr>
        <w:spacing w:line="240" w:lineRule="auto"/>
        <w:rPr>
          <w:lang w:eastAsia="en-US"/>
        </w:rPr>
      </w:pPr>
    </w:p>
    <w:p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de </w:t>
      </w:r>
      <w:r w:rsidR="00156AF1" w:rsidRPr="00242E3C">
        <w:rPr>
          <w:color w:val="000000"/>
        </w:rPr>
        <w:t>estos estudios 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r w:rsidR="00156AF1" w:rsidRPr="00242E3C">
        <w:rPr>
          <w:color w:val="000000"/>
        </w:rPr>
        <w:t xml:space="preserve">que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rsidR="000F0447" w:rsidRPr="00242E3C" w:rsidRDefault="000F0447" w:rsidP="005B45CF">
      <w:pPr>
        <w:spacing w:line="240" w:lineRule="auto"/>
        <w:rPr>
          <w:color w:val="000000"/>
        </w:rPr>
      </w:pPr>
    </w:p>
    <w:p w:rsidR="00351723" w:rsidRPr="00242E3C" w:rsidRDefault="002E1DDA" w:rsidP="00AE3DC3">
      <w:pPr>
        <w:rPr>
          <w:color w:val="000000"/>
        </w:rPr>
      </w:pPr>
      <w:r w:rsidRPr="00242E3C">
        <w:rPr>
          <w:color w:val="000000"/>
        </w:rPr>
        <w:t>S</w:t>
      </w:r>
      <w:r w:rsidR="0054285F" w:rsidRPr="00242E3C">
        <w:rPr>
          <w:color w:val="000000"/>
        </w:rPr>
        <w:t xml:space="preserve">egún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 El incremento</w:t>
      </w:r>
      <w:r w:rsidR="00BC14BD" w:rsidRPr="00242E3C">
        <w:rPr>
          <w:color w:val="000000"/>
        </w:rPr>
        <w:t xml:space="preserve"> anual</w:t>
      </w:r>
      <w:r w:rsidR="009D044B" w:rsidRPr="00242E3C">
        <w:rPr>
          <w:color w:val="000000"/>
        </w:rPr>
        <w:t xml:space="preserve"> </w:t>
      </w:r>
      <w:r w:rsidR="00E474F0" w:rsidRPr="00242E3C">
        <w:rPr>
          <w:color w:val="000000"/>
        </w:rPr>
        <w:t>de las personas</w:t>
      </w:r>
      <w:r w:rsidR="009D044B" w:rsidRPr="00242E3C">
        <w:rPr>
          <w:color w:val="000000"/>
        </w:rPr>
        <w:t xml:space="preserve"> </w:t>
      </w:r>
      <w:r w:rsidR="00BC14BD" w:rsidRPr="00242E3C">
        <w:rPr>
          <w:color w:val="000000"/>
        </w:rPr>
        <w:t xml:space="preserve">con más de 60 </w:t>
      </w:r>
      <w:r w:rsidR="005F2AB6" w:rsidRPr="00242E3C">
        <w:rPr>
          <w:color w:val="000000"/>
        </w:rPr>
        <w:t xml:space="preserve">años </w:t>
      </w:r>
      <w:r w:rsidR="009D044B" w:rsidRPr="00242E3C">
        <w:rPr>
          <w:color w:val="000000"/>
        </w:rPr>
        <w:t xml:space="preserve">tiene un </w:t>
      </w:r>
      <w:r w:rsidR="00BC14BD" w:rsidRPr="00242E3C">
        <w:rPr>
          <w:color w:val="000000"/>
        </w:rPr>
        <w:t>crecimiento</w:t>
      </w:r>
      <w:r w:rsidR="009D044B" w:rsidRPr="00242E3C">
        <w:rPr>
          <w:color w:val="000000"/>
        </w:rPr>
        <w:t xml:space="preserve"> </w:t>
      </w:r>
      <w:r w:rsidR="005F2AB6" w:rsidRPr="00242E3C">
        <w:rPr>
          <w:color w:val="000000"/>
        </w:rPr>
        <w:t xml:space="preserve">casi </w:t>
      </w:r>
      <w:r w:rsidR="009D044B" w:rsidRPr="00242E3C">
        <w:rPr>
          <w:color w:val="000000"/>
        </w:rPr>
        <w:t xml:space="preserve">constante de </w:t>
      </w:r>
      <w:r w:rsidR="00BC14BD" w:rsidRPr="00242E3C">
        <w:rPr>
          <w:color w:val="000000"/>
        </w:rPr>
        <w:t>1</w:t>
      </w:r>
      <w:r w:rsidR="00E64FD9" w:rsidRPr="00242E3C">
        <w:rPr>
          <w:color w:val="000000"/>
        </w:rPr>
        <w:t>00</w:t>
      </w:r>
      <w:r w:rsidR="00D32394" w:rsidRPr="00242E3C">
        <w:rPr>
          <w:color w:val="000000"/>
        </w:rPr>
        <w:t>.</w:t>
      </w:r>
      <w:r w:rsidR="009D044B" w:rsidRPr="00242E3C">
        <w:rPr>
          <w:color w:val="000000"/>
        </w:rPr>
        <w:t xml:space="preserve">000 </w:t>
      </w:r>
      <w:r w:rsidR="005F2AB6" w:rsidRPr="00242E3C">
        <w:rPr>
          <w:color w:val="000000"/>
        </w:rPr>
        <w:t xml:space="preserve">personas desde el 2010. </w:t>
      </w:r>
      <w:r w:rsidR="00F60A4D" w:rsidRPr="00242E3C">
        <w:rPr>
          <w:color w:val="000000"/>
        </w:rPr>
        <w:t>En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r w:rsidR="005F2AB6" w:rsidRPr="00242E3C">
        <w:rPr>
          <w:color w:val="000000"/>
        </w:rPr>
        <w:t xml:space="preserve"> </w:t>
      </w:r>
      <w:r w:rsidR="00AE3DC3" w:rsidRPr="00242E3C">
        <w:rPr>
          <w:color w:val="000000"/>
        </w:rPr>
        <w:t>D</w:t>
      </w:r>
      <w:r w:rsidR="00F60A4D" w:rsidRPr="00242E3C">
        <w:rPr>
          <w:color w:val="000000"/>
        </w:rPr>
        <w:t xml:space="preserve">e acuerdo a la </w:t>
      </w:r>
      <w:r w:rsidR="00AE3DC3" w:rsidRPr="00242E3C">
        <w:t>Organización Mundial de la Salud (</w:t>
      </w:r>
      <w:r w:rsidR="00D32394" w:rsidRPr="00242E3C">
        <w:t xml:space="preserve">OMS </w:t>
      </w:r>
      <w:r w:rsidR="00AE3DC3" w:rsidRPr="00242E3C">
        <w:t xml:space="preserve">2015) </w:t>
      </w:r>
      <w:r w:rsidR="00F60A4D" w:rsidRPr="00242E3C">
        <w:rPr>
          <w:color w:val="000000"/>
        </w:rPr>
        <w:t>un</w:t>
      </w:r>
      <w:r w:rsidR="006167F9" w:rsidRPr="00242E3C">
        <w:rPr>
          <w:color w:val="000000"/>
        </w:rPr>
        <w:t>a</w:t>
      </w:r>
      <w:r w:rsidR="00F60A4D" w:rsidRPr="00242E3C">
        <w:rPr>
          <w:color w:val="000000"/>
        </w:rPr>
        <w:t xml:space="preserve"> tercera </w:t>
      </w:r>
      <w:r w:rsidR="00351723" w:rsidRPr="00242E3C">
        <w:rPr>
          <w:color w:val="000000"/>
        </w:rPr>
        <w:t xml:space="preserve">parte </w:t>
      </w:r>
      <w:r w:rsidR="0000555A" w:rsidRPr="00242E3C">
        <w:rPr>
          <w:color w:val="000000"/>
        </w:rPr>
        <w:t>podría padecer</w:t>
      </w:r>
      <w:r w:rsidR="00F60A4D" w:rsidRPr="00242E3C">
        <w:rPr>
          <w:color w:val="000000"/>
        </w:rPr>
        <w:t xml:space="preserve"> una pérdida auditiva incapacitante</w:t>
      </w:r>
      <w:r w:rsidR="00AE3DC3" w:rsidRPr="00242E3C">
        <w:rPr>
          <w:rStyle w:val="Refdenotaalpie"/>
          <w:color w:val="000000"/>
        </w:rPr>
        <w:footnoteReference w:id="6"/>
      </w:r>
      <w:r w:rsidR="005634BF" w:rsidRPr="00242E3C">
        <w:rPr>
          <w:color w:val="000000"/>
        </w:rPr>
        <w:t>,</w:t>
      </w:r>
      <w:r w:rsidR="00AE3DC3" w:rsidRPr="00242E3C">
        <w:rPr>
          <w:color w:val="000000"/>
        </w:rPr>
        <w:t xml:space="preserve"> la cual no se puede revertir</w:t>
      </w:r>
      <w:r w:rsidR="00AE3DC3" w:rsidRPr="00242E3C">
        <w:rPr>
          <w:rStyle w:val="Refdenotaalpie"/>
          <w:color w:val="000000"/>
        </w:rPr>
        <w:footnoteReference w:id="7"/>
      </w:r>
      <w:r w:rsidR="005634BF" w:rsidRPr="00242E3C">
        <w:rPr>
          <w:color w:val="000000"/>
        </w:rPr>
        <w:t>,</w:t>
      </w:r>
      <w:r w:rsidR="00AE3DC3" w:rsidRPr="00242E3C">
        <w:rPr>
          <w:color w:val="000000"/>
        </w:rPr>
        <w:t xml:space="preserve"> sin embargo</w:t>
      </w:r>
      <w:r w:rsidR="005634BF" w:rsidRPr="00242E3C">
        <w:rPr>
          <w:color w:val="000000"/>
        </w:rPr>
        <w:t>,</w:t>
      </w:r>
      <w:r w:rsidR="00AE3DC3" w:rsidRPr="00242E3C">
        <w:rPr>
          <w:color w:val="000000"/>
        </w:rPr>
        <w:t xml:space="preserve"> puede tratarse de manera eficaz mediante audífonos.</w:t>
      </w:r>
    </w:p>
    <w:p w:rsidR="00E64FD9" w:rsidRPr="00242E3C" w:rsidRDefault="00E64FD9" w:rsidP="005B45CF">
      <w:pPr>
        <w:spacing w:line="240" w:lineRule="auto"/>
        <w:rPr>
          <w:color w:val="000000"/>
        </w:rPr>
      </w:pPr>
    </w:p>
    <w:p w:rsidR="00A23F06" w:rsidRDefault="00C81975" w:rsidP="004C28AB">
      <w:pPr>
        <w:rPr>
          <w:ins w:id="66" w:author="Daniel Montjoy Pita" w:date="2017-10-06T13:42:00Z"/>
        </w:rPr>
      </w:pPr>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r w:rsidR="00784192" w:rsidRPr="00242E3C">
        <w:t>Ipsos Perú 2015).</w:t>
      </w:r>
      <w:r w:rsidR="00A23F06" w:rsidRPr="00242E3C">
        <w:t xml:space="preserve"> </w:t>
      </w:r>
    </w:p>
    <w:p w:rsidR="00A94723" w:rsidRPr="00242E3C" w:rsidDel="003A12F7" w:rsidRDefault="00A94723" w:rsidP="004C28AB">
      <w:pPr>
        <w:rPr>
          <w:del w:id="67" w:author="Daniel Montjoy Pita" w:date="2017-10-06T15:41:00Z"/>
        </w:rPr>
      </w:pPr>
    </w:p>
    <w:p w:rsidR="00A23F06" w:rsidRPr="00242E3C" w:rsidRDefault="00A23F06" w:rsidP="005B45CF">
      <w:pPr>
        <w:spacing w:line="240" w:lineRule="auto"/>
      </w:pPr>
    </w:p>
    <w:p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rsidR="00883C30" w:rsidRPr="00242E3C" w:rsidRDefault="00883C30" w:rsidP="00582BAE">
      <w:pPr>
        <w:pStyle w:val="Epgrafe"/>
        <w:outlineLvl w:val="0"/>
      </w:pPr>
      <w:bookmarkStart w:id="68" w:name="_Ref473296859"/>
      <w:bookmarkStart w:id="69" w:name="_Toc491614497"/>
      <w:r w:rsidRPr="00242E3C">
        <w:lastRenderedPageBreak/>
        <w:t xml:space="preserve">Tabla </w:t>
      </w:r>
      <w:bookmarkEnd w:id="68"/>
      <w:r w:rsidR="006273BD" w:rsidRPr="00242E3C">
        <w:t>3</w:t>
      </w:r>
      <w:r w:rsidRPr="00242E3C">
        <w:t xml:space="preserve">. Entorno </w:t>
      </w:r>
      <w:r w:rsidR="006273BD" w:rsidRPr="00242E3C">
        <w:t>s</w:t>
      </w:r>
      <w:r w:rsidRPr="00242E3C">
        <w:t>ocial</w:t>
      </w:r>
      <w:bookmarkEnd w:id="69"/>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041507" w:rsidRPr="00242E3C" w:rsidRDefault="00041507" w:rsidP="00784192">
      <w:pPr>
        <w:pStyle w:val="Nota"/>
      </w:pPr>
      <w:r w:rsidRPr="00242E3C">
        <w:t xml:space="preserve">Fuente: Elaboración propia 2016. </w:t>
      </w:r>
    </w:p>
    <w:p w:rsidR="000F0447" w:rsidRPr="00242E3C" w:rsidRDefault="000F0447" w:rsidP="00784192">
      <w:pPr>
        <w:pStyle w:val="Nota"/>
      </w:pPr>
    </w:p>
    <w:p w:rsidR="00921F0C" w:rsidRPr="00242E3C" w:rsidRDefault="00C83D3C" w:rsidP="00156F6F">
      <w:pPr>
        <w:spacing w:line="240" w:lineRule="auto"/>
        <w:ind w:left="340" w:hanging="340"/>
      </w:pPr>
      <w:bookmarkStart w:id="70" w:name="_Toc469493451"/>
      <w:bookmarkStart w:id="71" w:name="_Toc469493851"/>
      <w:bookmarkStart w:id="72" w:name="_Toc469495254"/>
      <w:bookmarkStart w:id="73" w:name="_Toc469495451"/>
      <w:bookmarkStart w:id="74" w:name="_Toc491614542"/>
      <w:r w:rsidRPr="00242E3C">
        <w:rPr>
          <w:b/>
        </w:rPr>
        <w:t>1.4</w:t>
      </w:r>
      <w:r w:rsidRPr="00242E3C">
        <w:rPr>
          <w:b/>
        </w:rPr>
        <w:tab/>
      </w:r>
      <w:r w:rsidR="00921F0C" w:rsidRPr="00242E3C">
        <w:rPr>
          <w:b/>
        </w:rPr>
        <w:t>Entorno tecnológico</w:t>
      </w:r>
      <w:bookmarkEnd w:id="70"/>
      <w:bookmarkEnd w:id="71"/>
      <w:bookmarkEnd w:id="72"/>
      <w:bookmarkEnd w:id="73"/>
      <w:bookmarkEnd w:id="74"/>
      <w:r w:rsidR="00921F0C" w:rsidRPr="00242E3C">
        <w:t xml:space="preserve"> </w:t>
      </w:r>
    </w:p>
    <w:p w:rsidR="00A50198" w:rsidRPr="00242E3C" w:rsidRDefault="00A50198" w:rsidP="00A50198">
      <w:pPr>
        <w:rPr>
          <w:lang w:eastAsia="en-US"/>
        </w:rPr>
      </w:pPr>
    </w:p>
    <w:p w:rsidR="000C65C8" w:rsidRPr="00242E3C" w:rsidRDefault="00F44F99" w:rsidP="007624F8">
      <w:r w:rsidRPr="00242E3C">
        <w:t>De acuerdo al President’s Council of Advisors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rsidR="000F0447" w:rsidRPr="00242E3C" w:rsidRDefault="000F0447" w:rsidP="007624F8">
      <w:pPr>
        <w:rPr>
          <w:bCs/>
          <w:color w:val="000000"/>
        </w:rPr>
      </w:pPr>
    </w:p>
    <w:p w:rsidR="002150E0" w:rsidRPr="00242E3C" w:rsidRDefault="002150E0" w:rsidP="00582BAE">
      <w:pPr>
        <w:pStyle w:val="Epgrafe"/>
        <w:outlineLvl w:val="0"/>
      </w:pPr>
      <w:bookmarkStart w:id="75" w:name="_Ref473297035"/>
      <w:bookmarkStart w:id="76" w:name="_Toc491614498"/>
      <w:r w:rsidRPr="00242E3C">
        <w:t xml:space="preserve">Tabla </w:t>
      </w:r>
      <w:bookmarkEnd w:id="75"/>
      <w:r w:rsidR="006273BD" w:rsidRPr="00242E3C">
        <w:t>4</w:t>
      </w:r>
      <w:r w:rsidRPr="00242E3C">
        <w:t>. Entorno tecnológico</w:t>
      </w:r>
      <w:bookmarkEnd w:id="76"/>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6D008E" w:rsidRPr="00242E3C" w:rsidRDefault="002150E0" w:rsidP="00DA0B59">
      <w:pPr>
        <w:pStyle w:val="Nota"/>
        <w:spacing w:line="240" w:lineRule="auto"/>
      </w:pPr>
      <w:r w:rsidRPr="00242E3C">
        <w:t xml:space="preserve">Fuente: Elaboración propia 2016. </w:t>
      </w:r>
    </w:p>
    <w:p w:rsidR="000F0447" w:rsidRPr="00242E3C" w:rsidRDefault="000F0447" w:rsidP="002150E0">
      <w:pPr>
        <w:pStyle w:val="Nota"/>
      </w:pPr>
    </w:p>
    <w:p w:rsidR="0077731F" w:rsidRPr="00242E3C" w:rsidRDefault="00C83D3C" w:rsidP="00156F6F">
      <w:pPr>
        <w:spacing w:line="240" w:lineRule="auto"/>
        <w:ind w:left="340" w:hanging="340"/>
      </w:pPr>
      <w:bookmarkStart w:id="77" w:name="_Toc491614543"/>
      <w:bookmarkStart w:id="78" w:name="_Toc469493452"/>
      <w:bookmarkStart w:id="79" w:name="_Toc469493852"/>
      <w:bookmarkStart w:id="80" w:name="_Toc469495255"/>
      <w:bookmarkStart w:id="81"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77"/>
    </w:p>
    <w:p w:rsidR="00A50198" w:rsidRPr="00242E3C" w:rsidRDefault="00A50198" w:rsidP="00A50198">
      <w:pPr>
        <w:rPr>
          <w:lang w:eastAsia="en-US"/>
        </w:rPr>
      </w:pPr>
    </w:p>
    <w:p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r w:rsidR="00602340" w:rsidRPr="00242E3C">
        <w:rPr>
          <w:szCs w:val="22"/>
        </w:rPr>
        <w:t>Heuermann</w:t>
      </w:r>
      <w:r w:rsidR="00602340" w:rsidRPr="00242E3C">
        <w:t xml:space="preserve"> </w:t>
      </w:r>
      <w:r w:rsidR="008728C8" w:rsidRPr="00242E3C">
        <w:t xml:space="preserve">y Herbig,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rsidR="00044AA9" w:rsidRPr="00242E3C" w:rsidRDefault="00044AA9" w:rsidP="00FE2036">
      <w:pPr>
        <w:spacing w:line="240" w:lineRule="auto"/>
      </w:pPr>
    </w:p>
    <w:p w:rsidR="00044AA9" w:rsidRPr="00242E3C" w:rsidRDefault="00044AA9" w:rsidP="00582BAE">
      <w:pPr>
        <w:pStyle w:val="Epgrafe"/>
        <w:outlineLvl w:val="0"/>
      </w:pPr>
      <w:bookmarkStart w:id="82" w:name="_Ref491279811"/>
      <w:bookmarkStart w:id="83" w:name="_Ref474351378"/>
      <w:bookmarkStart w:id="84" w:name="_Toc491614499"/>
      <w:r w:rsidRPr="00242E3C">
        <w:t>Tabla</w:t>
      </w:r>
      <w:bookmarkEnd w:id="82"/>
      <w:r w:rsidR="006273BD" w:rsidRPr="00242E3C">
        <w:t>5</w:t>
      </w:r>
      <w:r w:rsidRPr="00242E3C">
        <w:t>. Entorno ecológico</w:t>
      </w:r>
      <w:bookmarkEnd w:id="83"/>
      <w:bookmarkEnd w:id="84"/>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Amenaza</w:t>
            </w:r>
          </w:p>
        </w:tc>
      </w:tr>
    </w:tbl>
    <w:p w:rsidR="00B32A40" w:rsidRPr="00242E3C" w:rsidRDefault="00044AA9" w:rsidP="00B32A40">
      <w:pPr>
        <w:pStyle w:val="Nota"/>
        <w:ind w:left="142"/>
      </w:pPr>
      <w:r w:rsidRPr="00242E3C">
        <w:t xml:space="preserve">Fuente: Elaboración propia 2016. </w:t>
      </w:r>
      <w:r w:rsidR="00B32A40" w:rsidRPr="00242E3C">
        <w:br w:type="page"/>
      </w:r>
    </w:p>
    <w:p w:rsidR="00921F0C" w:rsidRPr="00242E3C" w:rsidRDefault="00C83D3C" w:rsidP="00156F6F">
      <w:pPr>
        <w:spacing w:line="240" w:lineRule="auto"/>
        <w:ind w:left="340" w:hanging="340"/>
      </w:pPr>
      <w:bookmarkStart w:id="85" w:name="_Toc491614544"/>
      <w:r w:rsidRPr="00242E3C">
        <w:rPr>
          <w:b/>
        </w:rPr>
        <w:lastRenderedPageBreak/>
        <w:t>1.6</w:t>
      </w:r>
      <w:r w:rsidRPr="00242E3C">
        <w:rPr>
          <w:b/>
        </w:rPr>
        <w:tab/>
      </w:r>
      <w:r w:rsidR="00921F0C" w:rsidRPr="00242E3C">
        <w:rPr>
          <w:b/>
        </w:rPr>
        <w:t>Entorno global</w:t>
      </w:r>
      <w:bookmarkEnd w:id="78"/>
      <w:bookmarkEnd w:id="79"/>
      <w:bookmarkEnd w:id="80"/>
      <w:bookmarkEnd w:id="81"/>
      <w:bookmarkEnd w:id="85"/>
      <w:r w:rsidR="00921F0C" w:rsidRPr="00242E3C">
        <w:t xml:space="preserve"> </w:t>
      </w:r>
    </w:p>
    <w:p w:rsidR="008510F4" w:rsidRPr="00242E3C" w:rsidRDefault="008510F4" w:rsidP="008510F4">
      <w:pPr>
        <w:rPr>
          <w:lang w:eastAsia="en-US"/>
        </w:rPr>
      </w:pPr>
    </w:p>
    <w:p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8"/>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rsidR="000F0447" w:rsidRPr="00242E3C" w:rsidRDefault="000F0447" w:rsidP="00267C82">
      <w:pPr>
        <w:rPr>
          <w:bCs/>
          <w:color w:val="000000"/>
        </w:rPr>
      </w:pPr>
    </w:p>
    <w:p w:rsidR="00CF7549" w:rsidRPr="00242E3C" w:rsidRDefault="00CF7549" w:rsidP="00582BAE">
      <w:pPr>
        <w:pStyle w:val="Epgrafe"/>
        <w:outlineLvl w:val="0"/>
      </w:pPr>
      <w:bookmarkStart w:id="86" w:name="_Ref473297200"/>
      <w:bookmarkStart w:id="87" w:name="_Ref474351309"/>
      <w:bookmarkStart w:id="88" w:name="_Toc491614500"/>
      <w:r w:rsidRPr="00242E3C">
        <w:t xml:space="preserve">Tabla </w:t>
      </w:r>
      <w:bookmarkEnd w:id="86"/>
      <w:r w:rsidR="006273BD" w:rsidRPr="00242E3C">
        <w:t>6</w:t>
      </w:r>
      <w:r w:rsidR="009F4B31" w:rsidRPr="00242E3C">
        <w:t>.</w:t>
      </w:r>
      <w:r w:rsidRPr="00242E3C">
        <w:t xml:space="preserve"> Entorno global</w:t>
      </w:r>
      <w:bookmarkEnd w:id="87"/>
      <w:bookmarkEnd w:id="88"/>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rsidR="00207871" w:rsidRPr="00242E3C" w:rsidRDefault="00207871">
            <w:pPr>
              <w:spacing w:line="240" w:lineRule="auto"/>
              <w:jc w:val="left"/>
              <w:rPr>
                <w:color w:val="000000"/>
                <w:szCs w:val="16"/>
              </w:rPr>
              <w:pPrChange w:id="89" w:author="Daniel Montjoy Pita" w:date="2017-10-06T13:39:00Z">
                <w:pPr>
                  <w:spacing w:line="240" w:lineRule="auto"/>
                  <w:jc w:val="center"/>
                </w:pPr>
              </w:pPrChange>
            </w:pPr>
            <w:r w:rsidRPr="00242E3C">
              <w:rPr>
                <w:color w:val="000000"/>
                <w:szCs w:val="16"/>
              </w:rPr>
              <w:t>Aumento de los tratados de libre comercio.</w:t>
            </w:r>
          </w:p>
        </w:tc>
        <w:tc>
          <w:tcPr>
            <w:tcW w:w="0" w:type="auto"/>
            <w:vAlign w:val="center"/>
            <w:hideMark/>
          </w:tcPr>
          <w:p w:rsidR="00207871" w:rsidRPr="00242E3C" w:rsidRDefault="00207871">
            <w:pPr>
              <w:spacing w:line="240" w:lineRule="auto"/>
              <w:jc w:val="left"/>
              <w:rPr>
                <w:color w:val="000000"/>
                <w:szCs w:val="16"/>
              </w:rPr>
              <w:pPrChange w:id="90" w:author="Daniel Montjoy Pita" w:date="2017-10-06T13:39:00Z">
                <w:pPr>
                  <w:spacing w:line="240" w:lineRule="auto"/>
                  <w:jc w:val="center"/>
                </w:pPr>
              </w:pPrChange>
            </w:pPr>
            <w:r w:rsidRPr="00242E3C">
              <w:rPr>
                <w:color w:val="000000"/>
                <w:szCs w:val="16"/>
              </w:rPr>
              <w:t>Disminución de tasas arancelarias.</w:t>
            </w:r>
          </w:p>
        </w:tc>
        <w:tc>
          <w:tcPr>
            <w:tcW w:w="0" w:type="auto"/>
            <w:vAlign w:val="center"/>
            <w:hideMark/>
          </w:tcPr>
          <w:p w:rsidR="00207871" w:rsidRPr="00242E3C" w:rsidRDefault="00207871">
            <w:pPr>
              <w:spacing w:line="240" w:lineRule="auto"/>
              <w:jc w:val="left"/>
              <w:rPr>
                <w:color w:val="000000"/>
                <w:szCs w:val="16"/>
              </w:rPr>
              <w:pPrChange w:id="91" w:author="Daniel Montjoy Pita" w:date="2017-10-06T13:40:00Z">
                <w:pPr>
                  <w:spacing w:line="240" w:lineRule="auto"/>
                  <w:jc w:val="center"/>
                </w:pPr>
              </w:pPrChange>
            </w:pPr>
            <w:r w:rsidRPr="00242E3C">
              <w:rPr>
                <w:color w:val="000000"/>
                <w:szCs w:val="16"/>
              </w:rPr>
              <w:t>Aumento de los ingresos.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rsidR="00207871" w:rsidRPr="00242E3C" w:rsidRDefault="00207871">
            <w:pPr>
              <w:spacing w:line="240" w:lineRule="auto"/>
              <w:jc w:val="left"/>
              <w:rPr>
                <w:color w:val="000000"/>
                <w:szCs w:val="16"/>
              </w:rPr>
              <w:pPrChange w:id="92" w:author="Daniel Montjoy Pita" w:date="2017-10-06T13:39:00Z">
                <w:pPr>
                  <w:spacing w:line="240" w:lineRule="auto"/>
                  <w:jc w:val="center"/>
                </w:pPr>
              </w:pPrChange>
            </w:pPr>
            <w:r w:rsidRPr="00242E3C">
              <w:rPr>
                <w:color w:val="000000"/>
                <w:szCs w:val="16"/>
              </w:rPr>
              <w:t>Continuidad en los costos y tiempos para importar.</w:t>
            </w:r>
          </w:p>
        </w:tc>
        <w:tc>
          <w:tcPr>
            <w:tcW w:w="0" w:type="auto"/>
            <w:vAlign w:val="center"/>
            <w:hideMark/>
          </w:tcPr>
          <w:p w:rsidR="00207871" w:rsidRPr="00242E3C" w:rsidRDefault="00207871">
            <w:pPr>
              <w:spacing w:line="240" w:lineRule="auto"/>
              <w:jc w:val="left"/>
              <w:rPr>
                <w:color w:val="000000"/>
                <w:szCs w:val="16"/>
              </w:rPr>
              <w:pPrChange w:id="93" w:author="Daniel Montjoy Pita" w:date="2017-10-06T13:39:00Z">
                <w:pPr>
                  <w:spacing w:line="240" w:lineRule="auto"/>
                  <w:jc w:val="center"/>
                </w:pPr>
              </w:pPrChange>
            </w:pPr>
            <w:r w:rsidRPr="00242E3C">
              <w:rPr>
                <w:color w:val="000000"/>
                <w:szCs w:val="16"/>
              </w:rPr>
              <w:t>Aumento en los costos de importación.</w:t>
            </w:r>
          </w:p>
        </w:tc>
        <w:tc>
          <w:tcPr>
            <w:tcW w:w="0" w:type="auto"/>
            <w:vAlign w:val="center"/>
            <w:hideMark/>
          </w:tcPr>
          <w:p w:rsidR="00207871" w:rsidRPr="00242E3C" w:rsidRDefault="00207871">
            <w:pPr>
              <w:spacing w:line="240" w:lineRule="auto"/>
              <w:jc w:val="left"/>
              <w:rPr>
                <w:color w:val="000000"/>
                <w:szCs w:val="16"/>
              </w:rPr>
              <w:pPrChange w:id="94" w:author="Daniel Montjoy Pita" w:date="2017-10-06T13:40:00Z">
                <w:pPr>
                  <w:spacing w:line="240" w:lineRule="auto"/>
                  <w:jc w:val="center"/>
                </w:pPr>
              </w:pPrChange>
            </w:pPr>
            <w:r w:rsidRPr="00242E3C">
              <w:rPr>
                <w:color w:val="000000"/>
                <w:szCs w:val="16"/>
              </w:rPr>
              <w:t>Disminución de la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rsidR="00207871" w:rsidRPr="00242E3C" w:rsidRDefault="00207871">
            <w:pPr>
              <w:spacing w:line="240" w:lineRule="auto"/>
              <w:jc w:val="left"/>
              <w:rPr>
                <w:color w:val="000000"/>
                <w:szCs w:val="16"/>
              </w:rPr>
              <w:pPrChange w:id="95" w:author="Daniel Montjoy Pita" w:date="2017-10-06T13:39:00Z">
                <w:pPr>
                  <w:spacing w:line="240" w:lineRule="auto"/>
                  <w:jc w:val="center"/>
                </w:pPr>
              </w:pPrChange>
            </w:pPr>
            <w:r w:rsidRPr="00242E3C">
              <w:rPr>
                <w:color w:val="000000"/>
                <w:szCs w:val="16"/>
              </w:rPr>
              <w:t>Homologaciones regionales de productos médicos.</w:t>
            </w:r>
          </w:p>
        </w:tc>
        <w:tc>
          <w:tcPr>
            <w:tcW w:w="0" w:type="auto"/>
            <w:vAlign w:val="center"/>
            <w:hideMark/>
          </w:tcPr>
          <w:p w:rsidR="00207871" w:rsidRPr="00242E3C" w:rsidRDefault="00207871">
            <w:pPr>
              <w:spacing w:line="240" w:lineRule="auto"/>
              <w:jc w:val="left"/>
              <w:rPr>
                <w:color w:val="000000"/>
                <w:szCs w:val="16"/>
              </w:rPr>
              <w:pPrChange w:id="96" w:author="Daniel Montjoy Pita" w:date="2017-10-06T13:39:00Z">
                <w:pPr>
                  <w:spacing w:line="240" w:lineRule="auto"/>
                  <w:jc w:val="center"/>
                </w:pPr>
              </w:pPrChange>
            </w:pPr>
            <w:r w:rsidRPr="00242E3C">
              <w:rPr>
                <w:color w:val="000000"/>
                <w:szCs w:val="16"/>
              </w:rPr>
              <w:t>Disminución de costos</w:t>
            </w:r>
            <w:ins w:id="97" w:author="Daniel Montjoy Pita" w:date="2017-10-06T13:39:00Z">
              <w:r w:rsidR="009437A3">
                <w:rPr>
                  <w:color w:val="000000"/>
                  <w:szCs w:val="16"/>
                </w:rPr>
                <w:t>.</w:t>
              </w:r>
            </w:ins>
          </w:p>
        </w:tc>
        <w:tc>
          <w:tcPr>
            <w:tcW w:w="0" w:type="auto"/>
            <w:vAlign w:val="center"/>
            <w:hideMark/>
          </w:tcPr>
          <w:p w:rsidR="00207871" w:rsidRPr="00242E3C" w:rsidRDefault="00207871">
            <w:pPr>
              <w:spacing w:line="240" w:lineRule="auto"/>
              <w:jc w:val="left"/>
              <w:rPr>
                <w:color w:val="000000"/>
                <w:szCs w:val="16"/>
              </w:rPr>
              <w:pPrChange w:id="98" w:author="Daniel Montjoy Pita" w:date="2017-10-06T13:40:00Z">
                <w:pPr>
                  <w:spacing w:line="240" w:lineRule="auto"/>
                  <w:jc w:val="center"/>
                </w:pPr>
              </w:pPrChange>
            </w:pPr>
            <w:r w:rsidRPr="00242E3C">
              <w:rPr>
                <w:color w:val="000000"/>
                <w:szCs w:val="16"/>
              </w:rPr>
              <w:t>Aumento de rentabilidad</w:t>
            </w:r>
            <w:ins w:id="99" w:author="Daniel Montjoy Pita" w:date="2017-10-06T13:39:00Z">
              <w:r w:rsidR="009437A3">
                <w:rPr>
                  <w:color w:val="000000"/>
                  <w:szCs w:val="16"/>
                </w:rPr>
                <w:t>.</w:t>
              </w:r>
            </w:ins>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ins w:id="100" w:author="Daniel Montjoy Pita" w:date="2017-10-06T13:39:00Z">
              <w:r w:rsidR="009437A3">
                <w:rPr>
                  <w:color w:val="000000"/>
                  <w:szCs w:val="16"/>
                </w:rPr>
                <w:t>.</w:t>
              </w:r>
            </w:ins>
          </w:p>
        </w:tc>
      </w:tr>
    </w:tbl>
    <w:p w:rsidR="006D008E" w:rsidRPr="00242E3C" w:rsidRDefault="00CF7549" w:rsidP="003431D3">
      <w:pPr>
        <w:pStyle w:val="Nota"/>
      </w:pPr>
      <w:r w:rsidRPr="00242E3C">
        <w:t xml:space="preserve">Fuente: Elaboración propia 2016. </w:t>
      </w:r>
    </w:p>
    <w:p w:rsidR="000F0447" w:rsidRPr="00242E3C" w:rsidRDefault="000F0447" w:rsidP="003431D3">
      <w:pPr>
        <w:pStyle w:val="Nota"/>
      </w:pPr>
    </w:p>
    <w:p w:rsidR="001A5B6E" w:rsidRPr="00242E3C" w:rsidRDefault="00C83D3C" w:rsidP="00156F6F">
      <w:pPr>
        <w:spacing w:line="240" w:lineRule="auto"/>
        <w:ind w:left="340" w:hanging="340"/>
      </w:pPr>
      <w:bookmarkStart w:id="101"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101"/>
    </w:p>
    <w:p w:rsidR="000F0447" w:rsidRPr="00242E3C" w:rsidRDefault="000F0447" w:rsidP="000F0447">
      <w:pPr>
        <w:rPr>
          <w:lang w:eastAsia="en-US"/>
        </w:rPr>
      </w:pPr>
    </w:p>
    <w:p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rsidR="001F4BB4" w:rsidRPr="00242E3C" w:rsidRDefault="001F4BB4" w:rsidP="00013955">
      <w:pPr>
        <w:rPr>
          <w:lang w:eastAsia="en-US"/>
        </w:rPr>
      </w:pPr>
      <w:r w:rsidRPr="00242E3C">
        <w:rPr>
          <w:lang w:eastAsia="en-US"/>
        </w:rPr>
        <w:br w:type="page"/>
      </w:r>
    </w:p>
    <w:p w:rsidR="00BC77F5" w:rsidRPr="00242E3C" w:rsidRDefault="001A0DC6" w:rsidP="00582BAE">
      <w:pPr>
        <w:pStyle w:val="Epgrafe"/>
        <w:outlineLvl w:val="0"/>
      </w:pPr>
      <w:bookmarkStart w:id="102" w:name="_Ref473298361"/>
      <w:bookmarkStart w:id="103" w:name="_Toc491614501"/>
      <w:r w:rsidRPr="00242E3C">
        <w:lastRenderedPageBreak/>
        <w:t xml:space="preserve">Tabla </w:t>
      </w:r>
      <w:bookmarkEnd w:id="102"/>
      <w:r w:rsidR="00156F6F" w:rsidRPr="00242E3C">
        <w:t>7</w:t>
      </w:r>
      <w:r w:rsidRPr="00242E3C">
        <w:t>. Matriz de evaluación de factores externos (EFE)</w:t>
      </w:r>
      <w:bookmarkEnd w:id="103"/>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pPr>
              <w:spacing w:line="240" w:lineRule="auto"/>
              <w:jc w:val="left"/>
              <w:rPr>
                <w:color w:val="000000"/>
                <w:szCs w:val="16"/>
              </w:rPr>
            </w:pPr>
            <w:r w:rsidRPr="00242E3C">
              <w:rPr>
                <w:color w:val="000000"/>
                <w:szCs w:val="16"/>
              </w:rPr>
              <w:t>Crecimiento del PBI</w:t>
            </w:r>
            <w:ins w:id="104" w:author="Daniel Montjoy Pita" w:date="2017-10-06T15:42:00Z">
              <w:r w:rsidR="003A12F7">
                <w:rPr>
                  <w:color w:val="000000"/>
                  <w:szCs w:val="16"/>
                </w:rPr>
                <w:t>.</w:t>
              </w:r>
            </w:ins>
            <w:del w:id="105" w:author="Daniel Montjoy Pita" w:date="2017-10-06T15:42:00Z">
              <w:r w:rsidRPr="00242E3C" w:rsidDel="003A12F7">
                <w:rPr>
                  <w:color w:val="000000"/>
                  <w:szCs w:val="16"/>
                </w:rPr>
                <w:delText xml:space="preserve"> alrededor de 3,4%.</w:delText>
              </w:r>
            </w:del>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rsidTr="00FE2036">
        <w:trPr>
          <w:trHeight w:val="20"/>
          <w:jc w:val="center"/>
        </w:trPr>
        <w:tc>
          <w:tcPr>
            <w:tcW w:w="0" w:type="auto"/>
            <w:noWrap/>
            <w:vAlign w:val="center"/>
            <w:hideMark/>
          </w:tcPr>
          <w:p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rsidR="00FE2036" w:rsidRPr="00242E3C" w:rsidRDefault="00FE2036" w:rsidP="00C16898">
            <w:pPr>
              <w:spacing w:line="240" w:lineRule="auto"/>
              <w:jc w:val="center"/>
              <w:rPr>
                <w:color w:val="000000"/>
                <w:szCs w:val="16"/>
              </w:rPr>
            </w:pP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rsidR="00FE2036" w:rsidRPr="00242E3C" w:rsidRDefault="00FE2036" w:rsidP="00C16898">
            <w:pPr>
              <w:spacing w:line="240" w:lineRule="auto"/>
              <w:jc w:val="center"/>
              <w:rPr>
                <w:color w:val="000000"/>
                <w:szCs w:val="16"/>
              </w:rPr>
            </w:pP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2,77</w:t>
            </w:r>
          </w:p>
        </w:tc>
      </w:tr>
    </w:tbl>
    <w:p w:rsidR="001A5B6E" w:rsidRPr="00242E3C" w:rsidRDefault="001A0DC6" w:rsidP="003431D3">
      <w:pPr>
        <w:pStyle w:val="Nota"/>
      </w:pPr>
      <w:r w:rsidRPr="00242E3C">
        <w:t xml:space="preserve">Fuente: Elaboración propia 2016. </w:t>
      </w:r>
    </w:p>
    <w:p w:rsidR="000F0447" w:rsidRPr="00242E3C" w:rsidRDefault="000F0447" w:rsidP="003431D3">
      <w:pPr>
        <w:pStyle w:val="Nota"/>
        <w:rPr>
          <w:sz w:val="22"/>
        </w:rPr>
      </w:pPr>
    </w:p>
    <w:p w:rsidR="00422C95" w:rsidRPr="00242E3C" w:rsidRDefault="00C83D3C" w:rsidP="00156F6F">
      <w:pPr>
        <w:ind w:left="340" w:hanging="340"/>
      </w:pPr>
      <w:bookmarkStart w:id="106" w:name="_Toc469493453"/>
      <w:bookmarkStart w:id="107" w:name="_Toc469493853"/>
      <w:bookmarkStart w:id="108" w:name="_Toc469495256"/>
      <w:bookmarkStart w:id="109" w:name="_Toc469495453"/>
      <w:bookmarkStart w:id="110" w:name="_Toc491614546"/>
      <w:r w:rsidRPr="00242E3C">
        <w:rPr>
          <w:b/>
        </w:rPr>
        <w:t>2.</w:t>
      </w:r>
      <w:r w:rsidRPr="00242E3C">
        <w:rPr>
          <w:b/>
        </w:rPr>
        <w:tab/>
      </w:r>
      <w:r w:rsidR="00A26E3E" w:rsidRPr="00242E3C">
        <w:rPr>
          <w:b/>
        </w:rPr>
        <w:t>Análisis del micro</w:t>
      </w:r>
      <w:r w:rsidR="00422C95" w:rsidRPr="00242E3C">
        <w:rPr>
          <w:b/>
        </w:rPr>
        <w:t>entorno</w:t>
      </w:r>
      <w:bookmarkEnd w:id="106"/>
      <w:bookmarkEnd w:id="107"/>
      <w:bookmarkEnd w:id="108"/>
      <w:bookmarkEnd w:id="109"/>
      <w:bookmarkEnd w:id="110"/>
    </w:p>
    <w:p w:rsidR="00422C95" w:rsidRPr="00242E3C" w:rsidRDefault="00C83D3C" w:rsidP="00156F6F">
      <w:pPr>
        <w:spacing w:line="240" w:lineRule="auto"/>
        <w:ind w:left="340" w:hanging="340"/>
      </w:pPr>
      <w:bookmarkStart w:id="111" w:name="_Toc469493454"/>
      <w:bookmarkStart w:id="112" w:name="_Toc469493854"/>
      <w:bookmarkStart w:id="113" w:name="_Toc469495257"/>
      <w:bookmarkStart w:id="114" w:name="_Toc469495454"/>
      <w:bookmarkStart w:id="115" w:name="_Toc491614547"/>
      <w:r w:rsidRPr="00242E3C">
        <w:rPr>
          <w:b/>
        </w:rPr>
        <w:t>2.1</w:t>
      </w:r>
      <w:r w:rsidRPr="00242E3C">
        <w:rPr>
          <w:b/>
        </w:rPr>
        <w:tab/>
      </w:r>
      <w:r w:rsidR="00422C95" w:rsidRPr="00242E3C">
        <w:rPr>
          <w:b/>
        </w:rPr>
        <w:t>Identificación, características y evolución del sector</w:t>
      </w:r>
      <w:bookmarkEnd w:id="111"/>
      <w:bookmarkEnd w:id="112"/>
      <w:bookmarkEnd w:id="113"/>
      <w:bookmarkEnd w:id="114"/>
      <w:bookmarkEnd w:id="115"/>
    </w:p>
    <w:p w:rsidR="000F0447" w:rsidRPr="00242E3C" w:rsidRDefault="000F0447" w:rsidP="000F0447">
      <w:pPr>
        <w:rPr>
          <w:lang w:eastAsia="en-US"/>
        </w:rPr>
      </w:pPr>
    </w:p>
    <w:p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rsidR="000F0447" w:rsidRPr="00242E3C" w:rsidRDefault="000F0447" w:rsidP="00BD5498"/>
    <w:p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9"/>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rsidR="00156F6F" w:rsidRPr="00242E3C" w:rsidRDefault="00156F6F" w:rsidP="00F436AF">
      <w:r w:rsidRPr="00242E3C">
        <w:br w:type="page"/>
      </w:r>
    </w:p>
    <w:p w:rsidR="00422C95" w:rsidRPr="00242E3C" w:rsidRDefault="00C83D3C" w:rsidP="00156F6F">
      <w:pPr>
        <w:spacing w:line="240" w:lineRule="auto"/>
        <w:ind w:left="340" w:hanging="340"/>
      </w:pPr>
      <w:bookmarkStart w:id="116" w:name="_Toc469493455"/>
      <w:bookmarkStart w:id="117" w:name="_Toc469493855"/>
      <w:bookmarkStart w:id="118" w:name="_Toc469495258"/>
      <w:bookmarkStart w:id="119" w:name="_Toc469495455"/>
      <w:bookmarkStart w:id="120" w:name="_Toc491614548"/>
      <w:r w:rsidRPr="00242E3C">
        <w:rPr>
          <w:b/>
        </w:rPr>
        <w:lastRenderedPageBreak/>
        <w:t>2.2</w:t>
      </w:r>
      <w:r w:rsidRPr="00242E3C">
        <w:rPr>
          <w:b/>
        </w:rPr>
        <w:tab/>
      </w:r>
      <w:r w:rsidR="00422C95" w:rsidRPr="00242E3C">
        <w:rPr>
          <w:b/>
        </w:rPr>
        <w:t>Análisis de las cinco fuerzas de Porter</w:t>
      </w:r>
      <w:bookmarkEnd w:id="116"/>
      <w:bookmarkEnd w:id="117"/>
      <w:bookmarkEnd w:id="118"/>
      <w:bookmarkEnd w:id="119"/>
      <w:bookmarkEnd w:id="120"/>
    </w:p>
    <w:p w:rsidR="000F0447" w:rsidRPr="00242E3C" w:rsidRDefault="000F0447" w:rsidP="00CD526B">
      <w:pPr>
        <w:spacing w:line="240" w:lineRule="auto"/>
        <w:rPr>
          <w:lang w:eastAsia="en-US"/>
        </w:rPr>
      </w:pPr>
    </w:p>
    <w:p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121" w:name="_1y810tw" w:colFirst="0" w:colLast="0"/>
      <w:bookmarkEnd w:id="121"/>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rsidR="00DC2242" w:rsidRPr="00242E3C" w:rsidRDefault="00DC2242" w:rsidP="00CD526B">
      <w:pPr>
        <w:spacing w:line="240" w:lineRule="auto"/>
      </w:pPr>
    </w:p>
    <w:p w:rsidR="009F06AD" w:rsidRPr="00242E3C" w:rsidRDefault="00C83D3C" w:rsidP="00156F6F">
      <w:pPr>
        <w:spacing w:line="240" w:lineRule="auto"/>
        <w:ind w:left="567" w:hanging="567"/>
      </w:pPr>
      <w:bookmarkStart w:id="122" w:name="_Hlk491696001"/>
      <w:r w:rsidRPr="00242E3C">
        <w:rPr>
          <w:b/>
        </w:rPr>
        <w:t>2.2.1</w:t>
      </w:r>
      <w:r w:rsidRPr="00242E3C">
        <w:rPr>
          <w:b/>
        </w:rPr>
        <w:tab/>
      </w:r>
      <w:r w:rsidR="009F06AD" w:rsidRPr="00242E3C">
        <w:rPr>
          <w:b/>
        </w:rPr>
        <w:t>Poder de negociación de los proveedores</w:t>
      </w:r>
    </w:p>
    <w:bookmarkEnd w:id="122"/>
    <w:p w:rsidR="00AC3928" w:rsidRPr="00242E3C" w:rsidRDefault="00AC3928" w:rsidP="00CD526B">
      <w:pPr>
        <w:spacing w:line="240" w:lineRule="auto"/>
      </w:pPr>
    </w:p>
    <w:p w:rsidR="008F2B3B" w:rsidRPr="00242E3C" w:rsidRDefault="00C6758E" w:rsidP="00267C82">
      <w:r w:rsidRPr="00242E3C">
        <w:t>De acuerdo a President’s Council of Advisors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Sivantos (antes Siemens)</w:t>
      </w:r>
      <w:r w:rsidR="001F6991" w:rsidRPr="00242E3C">
        <w:t>;</w:t>
      </w:r>
      <w:r w:rsidRPr="00242E3C">
        <w:t xml:space="preserve"> Sonova (con</w:t>
      </w:r>
      <w:r w:rsidR="000E288D" w:rsidRPr="00242E3C">
        <w:t>o</w:t>
      </w:r>
      <w:r w:rsidRPr="00242E3C">
        <w:t>cido como Phonak)</w:t>
      </w:r>
      <w:r w:rsidR="001F6991" w:rsidRPr="00242E3C">
        <w:t>;</w:t>
      </w:r>
      <w:r w:rsidRPr="00242E3C">
        <w:t xml:space="preserve"> William </w:t>
      </w:r>
      <w:proofErr w:type="spellStart"/>
      <w:r w:rsidRPr="00242E3C">
        <w:t>Demant</w:t>
      </w:r>
      <w:proofErr w:type="spellEnd"/>
      <w:r w:rsidRPr="00242E3C">
        <w:t xml:space="preserve"> (</w:t>
      </w:r>
      <w:r w:rsidR="00484AB4" w:rsidRPr="00242E3C">
        <w:t>propietario</w:t>
      </w:r>
      <w:r w:rsidRPr="00242E3C">
        <w:t xml:space="preserve"> de </w:t>
      </w:r>
      <w:proofErr w:type="spellStart"/>
      <w:r w:rsidRPr="00242E3C">
        <w:t>Oticon</w:t>
      </w:r>
      <w:proofErr w:type="spellEnd"/>
      <w:r w:rsidRPr="00242E3C">
        <w:t>)</w:t>
      </w:r>
      <w:r w:rsidR="001F6991" w:rsidRPr="00242E3C">
        <w:t>;</w:t>
      </w:r>
      <w:r w:rsidRPr="00242E3C">
        <w:t xml:space="preserve"> </w:t>
      </w:r>
      <w:proofErr w:type="spellStart"/>
      <w:r w:rsidRPr="00242E3C">
        <w:t>Starkey</w:t>
      </w:r>
      <w:proofErr w:type="spellEnd"/>
      <w:r w:rsidR="001F6991" w:rsidRPr="00242E3C">
        <w:t>;</w:t>
      </w:r>
      <w:r w:rsidRPr="00242E3C">
        <w:t xml:space="preserve"> </w:t>
      </w:r>
      <w:proofErr w:type="spellStart"/>
      <w:r w:rsidRPr="00242E3C">
        <w:t>Resound</w:t>
      </w:r>
      <w:proofErr w:type="spellEnd"/>
      <w:r w:rsidR="001F6991" w:rsidRPr="00242E3C">
        <w:t>,</w:t>
      </w:r>
      <w:r w:rsidRPr="00242E3C">
        <w:t xml:space="preserve"> y </w:t>
      </w:r>
      <w:proofErr w:type="spellStart"/>
      <w:r w:rsidRPr="00242E3C">
        <w:t>Widex</w:t>
      </w:r>
      <w:proofErr w:type="spellEnd"/>
      <w:ins w:id="123" w:author="Daniel Montjoy Pita" w:date="2017-10-06T15:54:00Z">
        <w:r w:rsidR="0058329C">
          <w:t>.</w:t>
        </w:r>
      </w:ins>
      <w:del w:id="124" w:author="Daniel Montjoy Pita" w:date="2017-10-06T15:54:00Z">
        <w:r w:rsidR="001F6991" w:rsidRPr="00242E3C" w:rsidDel="0058329C">
          <w:delText>,</w:delText>
        </w:r>
      </w:del>
      <w:r w:rsidR="001F6991" w:rsidRPr="00242E3C">
        <w:t xml:space="preserve"> </w:t>
      </w:r>
      <w:ins w:id="125" w:author="Daniel Montjoy Pita" w:date="2017-10-06T15:54:00Z">
        <w:r w:rsidR="0058329C">
          <w:t>A</w:t>
        </w:r>
      </w:ins>
      <w:del w:id="126" w:author="Daniel Montjoy Pita" w:date="2017-10-06T15:54:00Z">
        <w:r w:rsidR="001F6991" w:rsidRPr="00242E3C" w:rsidDel="0058329C">
          <w:delText>a</w:delText>
        </w:r>
      </w:del>
      <w:r w:rsidR="001F6991" w:rsidRPr="00242E3C">
        <w:t>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w:t>
      </w:r>
      <w:ins w:id="127" w:author="Daniel Montjoy Pita" w:date="2017-10-06T13:30:00Z">
        <w:r w:rsidR="0096754C">
          <w:t xml:space="preserve">hacia adelante </w:t>
        </w:r>
      </w:ins>
      <w:ins w:id="128" w:author="Daniel Montjoy Pita" w:date="2017-10-07T12:13:00Z">
        <w:r w:rsidR="007D52BF">
          <w:t xml:space="preserve">al comprar centros </w:t>
        </w:r>
        <w:proofErr w:type="spellStart"/>
        <w:r w:rsidR="007D52BF">
          <w:t>audi</w:t>
        </w:r>
      </w:ins>
      <w:ins w:id="129" w:author="Daniel Montjoy Pita" w:date="2017-10-07T12:14:00Z">
        <w:r w:rsidR="007D52BF">
          <w:t>ólogicos</w:t>
        </w:r>
      </w:ins>
      <w:proofErr w:type="spellEnd"/>
      <w:del w:id="130" w:author="Daniel Montjoy Pita" w:date="2017-10-07T12:14:00Z">
        <w:r w:rsidR="00491C40" w:rsidRPr="00242E3C" w:rsidDel="007D52BF">
          <w:delText>por parte de estas</w:delText>
        </w:r>
      </w:del>
      <w:r w:rsidR="00491C40" w:rsidRPr="00242E3C">
        <w:t>, debido a los altos márgenes que obtienen, a un mejor control del canal</w:t>
      </w:r>
      <w:ins w:id="131" w:author="Daniel Montjoy Pita" w:date="2017-10-07T12:44:00Z">
        <w:r w:rsidR="00E20A1C">
          <w:t>, aumentar barreras de entrada</w:t>
        </w:r>
      </w:ins>
      <w:r w:rsidR="00491C40" w:rsidRPr="00242E3C">
        <w:t xml:space="preserve"> y a la posibilidad de minimizar riesgos. </w:t>
      </w:r>
      <w:ins w:id="132" w:author="Daniel Montjoy Pita" w:date="2017-10-07T12:27:00Z">
        <w:r w:rsidR="006E668E">
          <w:t xml:space="preserve">De acuerdo a información de </w:t>
        </w:r>
        <w:proofErr w:type="spellStart"/>
        <w:r w:rsidR="006E668E">
          <w:t>Starkey</w:t>
        </w:r>
        <w:proofErr w:type="spellEnd"/>
        <w:r w:rsidR="006E668E">
          <w:t xml:space="preserve"> </w:t>
        </w:r>
        <w:proofErr w:type="spellStart"/>
        <w:r w:rsidR="006E668E">
          <w:t>Laboratories</w:t>
        </w:r>
      </w:ins>
      <w:proofErr w:type="spellEnd"/>
      <w:ins w:id="133" w:author="Daniel Montjoy Pita" w:date="2017-10-07T12:18:00Z">
        <w:r w:rsidR="007D52BF">
          <w:t xml:space="preserve"> </w:t>
        </w:r>
      </w:ins>
      <w:ins w:id="134" w:author="Daniel Montjoy Pita" w:date="2017-10-07T12:23:00Z">
        <w:r w:rsidR="006E668E">
          <w:t>al 2016</w:t>
        </w:r>
      </w:ins>
      <w:ins w:id="135" w:author="Daniel Montjoy Pita" w:date="2017-10-07T12:27:00Z">
        <w:r w:rsidR="006E668E">
          <w:t>,</w:t>
        </w:r>
      </w:ins>
      <w:ins w:id="136" w:author="Daniel Montjoy Pita" w:date="2017-10-07T12:23:00Z">
        <w:r w:rsidR="006E668E">
          <w:t xml:space="preserve"> </w:t>
        </w:r>
      </w:ins>
      <w:ins w:id="137" w:author="Daniel Montjoy Pita" w:date="2017-10-07T12:20:00Z">
        <w:r w:rsidR="006E668E">
          <w:t>el porcentaje de</w:t>
        </w:r>
        <w:r w:rsidR="007D52BF">
          <w:t xml:space="preserve"> centros</w:t>
        </w:r>
      </w:ins>
      <w:ins w:id="138" w:author="Daniel Montjoy Pita" w:date="2017-10-07T12:21:00Z">
        <w:r w:rsidR="007D52BF">
          <w:t xml:space="preserve"> audiológicos </w:t>
        </w:r>
      </w:ins>
      <w:ins w:id="139" w:author="Daniel Montjoy Pita" w:date="2017-10-07T12:22:00Z">
        <w:r w:rsidR="006E668E">
          <w:t xml:space="preserve">que </w:t>
        </w:r>
        <w:proofErr w:type="spellStart"/>
        <w:r w:rsidR="006E668E">
          <w:t>pertecene</w:t>
        </w:r>
      </w:ins>
      <w:ins w:id="140" w:author="Daniel Montjoy Pita" w:date="2017-10-07T12:23:00Z">
        <w:r w:rsidR="006E668E">
          <w:t>n</w:t>
        </w:r>
        <w:proofErr w:type="spellEnd"/>
        <w:r w:rsidR="006E668E">
          <w:t xml:space="preserve"> a los principales</w:t>
        </w:r>
      </w:ins>
      <w:ins w:id="141" w:author="Daniel Montjoy Pita" w:date="2017-10-07T12:22:00Z">
        <w:r w:rsidR="006E668E">
          <w:t xml:space="preserve"> pro</w:t>
        </w:r>
      </w:ins>
      <w:ins w:id="142" w:author="Daniel Montjoy Pita" w:date="2017-10-07T12:23:00Z">
        <w:r w:rsidR="006E668E">
          <w:t>ductores</w:t>
        </w:r>
      </w:ins>
      <w:ins w:id="143" w:author="Daniel Montjoy Pita" w:date="2017-10-07T12:22:00Z">
        <w:r w:rsidR="006E668E">
          <w:t xml:space="preserve"> </w:t>
        </w:r>
      </w:ins>
      <w:ins w:id="144" w:author="Daniel Montjoy Pita" w:date="2017-10-07T12:14:00Z">
        <w:r w:rsidR="006E668E">
          <w:t>en</w:t>
        </w:r>
      </w:ins>
      <w:ins w:id="145" w:author="Daniel Montjoy Pita" w:date="2017-10-07T12:23:00Z">
        <w:r w:rsidR="006E668E">
          <w:t xml:space="preserve"> </w:t>
        </w:r>
      </w:ins>
      <w:ins w:id="146" w:author="Daniel Montjoy Pita" w:date="2017-10-07T12:24:00Z">
        <w:r w:rsidR="006E668E">
          <w:t xml:space="preserve">Colombia </w:t>
        </w:r>
      </w:ins>
      <w:ins w:id="147" w:author="Daniel Montjoy Pita" w:date="2017-10-07T12:31:00Z">
        <w:r w:rsidR="006E668E">
          <w:t xml:space="preserve">es </w:t>
        </w:r>
      </w:ins>
      <w:ins w:id="148" w:author="Daniel Montjoy Pita" w:date="2017-10-07T12:24:00Z">
        <w:r w:rsidR="006E668E">
          <w:t>49%</w:t>
        </w:r>
      </w:ins>
      <w:ins w:id="149" w:author="Daniel Montjoy Pita" w:date="2017-10-07T12:28:00Z">
        <w:r w:rsidR="006E668E">
          <w:t>,</w:t>
        </w:r>
      </w:ins>
      <w:ins w:id="150" w:author="Daniel Montjoy Pita" w:date="2017-10-07T12:31:00Z">
        <w:r w:rsidR="006E668E">
          <w:t xml:space="preserve"> </w:t>
        </w:r>
        <w:proofErr w:type="spellStart"/>
        <w:r w:rsidR="006E668E">
          <w:t>Brazil</w:t>
        </w:r>
        <w:proofErr w:type="spellEnd"/>
        <w:r w:rsidR="006E668E">
          <w:t xml:space="preserve"> 30%</w:t>
        </w:r>
      </w:ins>
      <w:ins w:id="151" w:author="Daniel Montjoy Pita" w:date="2017-10-07T12:28:00Z">
        <w:r w:rsidR="006E668E">
          <w:t xml:space="preserve"> </w:t>
        </w:r>
      </w:ins>
      <w:ins w:id="152" w:author="Daniel Montjoy Pita" w:date="2017-10-07T12:26:00Z">
        <w:r w:rsidR="006E668E">
          <w:t xml:space="preserve"> y México</w:t>
        </w:r>
      </w:ins>
      <w:ins w:id="153" w:author="Daniel Montjoy Pita" w:date="2017-10-07T12:32:00Z">
        <w:r w:rsidR="006E668E">
          <w:t>19%</w:t>
        </w:r>
      </w:ins>
      <w:ins w:id="154" w:author="Daniel Montjoy Pita" w:date="2017-10-07T12:33:00Z">
        <w:r w:rsidR="00CF31BB">
          <w:t>.</w:t>
        </w:r>
      </w:ins>
      <w:ins w:id="155" w:author="Daniel Montjoy Pita" w:date="2017-10-07T12:32:00Z">
        <w:r w:rsidR="00CF31BB">
          <w:t xml:space="preserve"> </w:t>
        </w:r>
      </w:ins>
      <w:ins w:id="156" w:author="Daniel Montjoy Pita" w:date="2017-10-07T12:41:00Z">
        <w:r w:rsidR="000B1E49">
          <w:t xml:space="preserve">En </w:t>
        </w:r>
        <w:r w:rsidR="00CF31BB">
          <w:t xml:space="preserve">Perú, </w:t>
        </w:r>
        <w:proofErr w:type="spellStart"/>
        <w:r w:rsidR="00CF31BB">
          <w:t>Starkey</w:t>
        </w:r>
        <w:proofErr w:type="spellEnd"/>
        <w:r w:rsidR="00CF31BB">
          <w:t xml:space="preserve"> es el único productor que ha adquirido un centro audiológico</w:t>
        </w:r>
      </w:ins>
      <w:ins w:id="157" w:author="Daniel Montjoy Pita" w:date="2017-10-07T12:45:00Z">
        <w:r w:rsidR="00E20A1C">
          <w:t xml:space="preserve"> y</w:t>
        </w:r>
      </w:ins>
      <w:ins w:id="158" w:author="Daniel Montjoy Pita" w:date="2017-10-07T12:42:00Z">
        <w:r w:rsidR="00CF31BB">
          <w:t xml:space="preserve"> </w:t>
        </w:r>
      </w:ins>
      <w:proofErr w:type="spellStart"/>
      <w:ins w:id="159" w:author="Daniel Montjoy Pita" w:date="2017-10-07T12:43:00Z">
        <w:r w:rsidR="00E20A1C">
          <w:t>Phonak</w:t>
        </w:r>
        <w:proofErr w:type="spellEnd"/>
        <w:r w:rsidR="00E20A1C">
          <w:t xml:space="preserve"> intentó adquirir su principal distribuidor sin </w:t>
        </w:r>
      </w:ins>
      <w:ins w:id="160" w:author="Daniel Montjoy Pita" w:date="2017-10-07T12:44:00Z">
        <w:r w:rsidR="00E20A1C">
          <w:t>éxito</w:t>
        </w:r>
      </w:ins>
      <w:ins w:id="161" w:author="Daniel Montjoy Pita" w:date="2017-10-07T12:45:00Z">
        <w:r w:rsidR="00E20A1C">
          <w:t xml:space="preserve">. </w:t>
        </w:r>
      </w:ins>
      <w:del w:id="162" w:author="Daniel Montjoy Pita" w:date="2017-10-07T12:45:00Z">
        <w:r w:rsidR="008D7A79" w:rsidRPr="00242E3C" w:rsidDel="00E20A1C">
          <w:delText>En el Perú</w:delText>
        </w:r>
      </w:del>
      <w:ins w:id="163" w:author="Daniel Montjoy Pita" w:date="2017-10-07T12:45:00Z">
        <w:r w:rsidR="00E20A1C">
          <w:t>Así mismo</w:t>
        </w:r>
      </w:ins>
      <w:r w:rsidR="001F6991" w:rsidRPr="00242E3C">
        <w:t>,</w:t>
      </w:r>
      <w:r w:rsidR="008D7A79" w:rsidRPr="00242E3C">
        <w:t xml:space="preserve"> </w:t>
      </w:r>
      <w:r w:rsidR="00E40A3E" w:rsidRPr="00242E3C">
        <w:t xml:space="preserve">los </w:t>
      </w:r>
      <w:del w:id="164" w:author="Daniel Montjoy Pita" w:date="2017-10-07T12:40:00Z">
        <w:r w:rsidR="00390DC2" w:rsidRPr="00242E3C" w:rsidDel="00CF31BB">
          <w:delText>proveedores</w:delText>
        </w:r>
        <w:r w:rsidR="00824D69" w:rsidRPr="00242E3C" w:rsidDel="00CF31BB">
          <w:delText xml:space="preserve"> </w:delText>
        </w:r>
      </w:del>
      <w:ins w:id="165" w:author="Daniel Montjoy Pita" w:date="2017-10-07T12:40:00Z">
        <w:r w:rsidR="00CF31BB">
          <w:t>productores</w:t>
        </w:r>
        <w:r w:rsidR="00CF31BB" w:rsidRPr="00242E3C">
          <w:t xml:space="preserve"> </w:t>
        </w:r>
      </w:ins>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w:t>
      </w:r>
      <w:proofErr w:type="spellStart"/>
      <w:r w:rsidR="00D6402B" w:rsidRPr="00242E3C">
        <w:t>Electon</w:t>
      </w:r>
      <w:r w:rsidR="0073515C" w:rsidRPr="00242E3C">
        <w:t>e</w:t>
      </w:r>
      <w:proofErr w:type="spellEnd"/>
      <w:r w:rsidR="00D6402B" w:rsidRPr="00242E3C">
        <w:t xml:space="preserve">, </w:t>
      </w:r>
      <w:proofErr w:type="spellStart"/>
      <w:r w:rsidR="00823A41" w:rsidRPr="00242E3C">
        <w:t>Phonak</w:t>
      </w:r>
      <w:proofErr w:type="spellEnd"/>
      <w:r w:rsidR="00823A41" w:rsidRPr="00242E3C">
        <w:t xml:space="preserve">, </w:t>
      </w:r>
      <w:proofErr w:type="spellStart"/>
      <w:r w:rsidR="0071709B" w:rsidRPr="00242E3C">
        <w:t>Unitron</w:t>
      </w:r>
      <w:proofErr w:type="spellEnd"/>
      <w:r w:rsidR="0071709B" w:rsidRPr="00242E3C">
        <w:t xml:space="preserve">, </w:t>
      </w:r>
      <w:proofErr w:type="spellStart"/>
      <w:r w:rsidR="00823A41" w:rsidRPr="00242E3C">
        <w:t>Widex</w:t>
      </w:r>
      <w:proofErr w:type="spellEnd"/>
      <w:r w:rsidR="00823A41" w:rsidRPr="00242E3C">
        <w:t xml:space="preserve">, </w:t>
      </w:r>
      <w:proofErr w:type="spellStart"/>
      <w:r w:rsidR="0071709B" w:rsidRPr="00242E3C">
        <w:t>Audifon</w:t>
      </w:r>
      <w:proofErr w:type="spellEnd"/>
      <w:r w:rsidR="00823A41" w:rsidRPr="00242E3C">
        <w:t>,</w:t>
      </w:r>
      <w:r w:rsidR="0071709B" w:rsidRPr="00242E3C">
        <w:t xml:space="preserve"> </w:t>
      </w:r>
      <w:r w:rsidR="00823A41" w:rsidRPr="00242E3C">
        <w:t>Siemens</w:t>
      </w:r>
      <w:del w:id="166" w:author="Daniel Montjoy Pita" w:date="2017-10-07T12:46:00Z">
        <w:r w:rsidR="00D6402B" w:rsidRPr="00242E3C" w:rsidDel="00E20A1C">
          <w:delText xml:space="preserve">, </w:delText>
        </w:r>
        <w:r w:rsidR="0073515C" w:rsidRPr="00242E3C" w:rsidDel="00E20A1C">
          <w:delText>Cosel</w:delText>
        </w:r>
        <w:r w:rsidR="0071709B" w:rsidRPr="00242E3C" w:rsidDel="00E20A1C">
          <w:delText>gi, Beltone y Ha</w:delText>
        </w:r>
        <w:r w:rsidR="0073515C" w:rsidRPr="00242E3C" w:rsidDel="00E20A1C">
          <w:delText>n</w:delText>
        </w:r>
        <w:r w:rsidR="0071709B" w:rsidRPr="00242E3C" w:rsidDel="00E20A1C">
          <w:delText>saton</w:delText>
        </w:r>
      </w:del>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rsidR="008D31C8" w:rsidRPr="00242E3C" w:rsidRDefault="008D31C8" w:rsidP="00CD526B">
      <w:pPr>
        <w:spacing w:line="240" w:lineRule="auto"/>
      </w:pPr>
    </w:p>
    <w:p w:rsidR="00642DF7" w:rsidRPr="00242E3C" w:rsidRDefault="00642DF7" w:rsidP="00582BAE">
      <w:pPr>
        <w:pStyle w:val="Epgrafe"/>
        <w:outlineLvl w:val="0"/>
      </w:pPr>
      <w:bookmarkStart w:id="167" w:name="_Ref473126150"/>
      <w:bookmarkStart w:id="168" w:name="_Toc472593206"/>
      <w:bookmarkStart w:id="169" w:name="_Toc491549925"/>
      <w:r w:rsidRPr="00242E3C">
        <w:t xml:space="preserve">Gráfico </w:t>
      </w:r>
      <w:bookmarkEnd w:id="167"/>
      <w:r w:rsidR="008D31C8" w:rsidRPr="00242E3C">
        <w:t>2</w:t>
      </w:r>
      <w:r w:rsidR="009F4B31" w:rsidRPr="00242E3C">
        <w:t>.</w:t>
      </w:r>
      <w:r w:rsidR="000E1D5C" w:rsidRPr="00242E3C">
        <w:t xml:space="preserve"> </w:t>
      </w:r>
      <w:r w:rsidRPr="00242E3C">
        <w:t xml:space="preserve">Cantidad importada </w:t>
      </w:r>
      <w:r w:rsidR="000E1D5C" w:rsidRPr="00242E3C">
        <w:t>por</w:t>
      </w:r>
      <w:bookmarkEnd w:id="168"/>
      <w:r w:rsidR="000E1D5C" w:rsidRPr="00242E3C">
        <w:t xml:space="preserve"> marcas de audífonos</w:t>
      </w:r>
      <w:bookmarkEnd w:id="169"/>
    </w:p>
    <w:p w:rsidR="00642DF7" w:rsidRPr="00242E3C" w:rsidRDefault="0073515C" w:rsidP="008D31C8">
      <w:pPr>
        <w:jc w:val="center"/>
      </w:pPr>
      <w:r w:rsidRPr="00242E3C">
        <w:rPr>
          <w:noProof/>
        </w:rPr>
        <w:drawing>
          <wp:inline distT="0" distB="0" distL="0" distR="0" wp14:anchorId="2773C810" wp14:editId="5297FC8F">
            <wp:extent cx="2544644" cy="1976556"/>
            <wp:effectExtent l="0" t="0" r="825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1" cstate="print">
                      <a:extLst>
                        <a:ext uri="{BEBA8EAE-BF5A-486C-A8C5-ECC9F3942E4B}">
                          <a14:imgProps xmlns:a14="http://schemas.microsoft.com/office/drawing/2010/main">
                            <a14:imgLayer r:embed="rId22">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568873" cy="1995376"/>
                    </a:xfrm>
                    <a:prstGeom prst="rect">
                      <a:avLst/>
                    </a:prstGeom>
                  </pic:spPr>
                </pic:pic>
              </a:graphicData>
            </a:graphic>
          </wp:inline>
        </w:drawing>
      </w:r>
    </w:p>
    <w:p w:rsidR="009374C5" w:rsidRPr="00242E3C" w:rsidRDefault="00F67CF0">
      <w:pPr>
        <w:pStyle w:val="Nota"/>
        <w:ind w:left="1560"/>
        <w:outlineLvl w:val="0"/>
      </w:pPr>
      <w:r w:rsidRPr="00242E3C">
        <w:t xml:space="preserve">Fuente: </w:t>
      </w:r>
      <w:r w:rsidR="001F6991" w:rsidRPr="00242E3C">
        <w:t xml:space="preserve">SUNAT. </w:t>
      </w:r>
      <w:r w:rsidRPr="00242E3C">
        <w:t>Elaboración propia 201</w:t>
      </w:r>
      <w:r w:rsidR="00CC0F2B" w:rsidRPr="00242E3C">
        <w:t>7</w:t>
      </w:r>
      <w:r w:rsidR="00AC3928" w:rsidRPr="00242E3C">
        <w:t>.</w:t>
      </w:r>
      <w:r w:rsidR="009374C5" w:rsidRPr="00242E3C">
        <w:br w:type="page"/>
      </w:r>
    </w:p>
    <w:p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rsidR="000F0447" w:rsidRPr="00242E3C" w:rsidRDefault="000F0447" w:rsidP="00B570C2"/>
    <w:p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rsidR="000F0447" w:rsidRPr="00242E3C" w:rsidRDefault="000F0447" w:rsidP="00B570C2"/>
    <w:p w:rsidR="00CE253B" w:rsidRPr="00242E3C" w:rsidRDefault="00B570C2" w:rsidP="00582BAE">
      <w:pPr>
        <w:pStyle w:val="Epgrafe"/>
        <w:outlineLvl w:val="0"/>
      </w:pPr>
      <w:bookmarkStart w:id="170" w:name="_Ref473197378"/>
      <w:bookmarkStart w:id="171" w:name="_Toc491614502"/>
      <w:r w:rsidRPr="00242E3C">
        <w:t xml:space="preserve">Tabla </w:t>
      </w:r>
      <w:bookmarkEnd w:id="170"/>
      <w:r w:rsidR="008D31C8" w:rsidRPr="00242E3C">
        <w:t>8</w:t>
      </w:r>
      <w:r w:rsidR="009F4B31" w:rsidRPr="00242E3C">
        <w:rPr>
          <w:noProof/>
        </w:rPr>
        <w:t>.</w:t>
      </w:r>
      <w:r w:rsidRPr="00242E3C">
        <w:t xml:space="preserve"> Poder de negociación de los proveedores</w:t>
      </w:r>
      <w:bookmarkEnd w:id="171"/>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rsidR="00C04A96" w:rsidRPr="00242E3C" w:rsidRDefault="00C04A96" w:rsidP="00C04A96">
      <w:pPr>
        <w:pStyle w:val="Nota"/>
      </w:pPr>
      <w:r w:rsidRPr="00242E3C">
        <w:t>Fuente: Hax y Majluf (1996). Elaboración propia 2016.</w:t>
      </w:r>
    </w:p>
    <w:p w:rsidR="008D31C8" w:rsidRPr="00242E3C" w:rsidRDefault="008D31C8" w:rsidP="00F67CF0">
      <w:pPr>
        <w:pStyle w:val="Nota"/>
        <w:rPr>
          <w:sz w:val="22"/>
        </w:rPr>
      </w:pPr>
    </w:p>
    <w:p w:rsidR="00B570C2" w:rsidRPr="00242E3C" w:rsidRDefault="00C83D3C" w:rsidP="008D31C8">
      <w:pPr>
        <w:spacing w:line="240" w:lineRule="auto"/>
        <w:ind w:left="567" w:hanging="567"/>
      </w:pPr>
      <w:bookmarkStart w:id="172" w:name="_Hlk491696349"/>
      <w:r w:rsidRPr="00242E3C">
        <w:rPr>
          <w:b/>
        </w:rPr>
        <w:t>2.2.2</w:t>
      </w:r>
      <w:r w:rsidRPr="00242E3C">
        <w:rPr>
          <w:b/>
        </w:rPr>
        <w:tab/>
      </w:r>
      <w:r w:rsidR="00B570C2" w:rsidRPr="00242E3C">
        <w:rPr>
          <w:b/>
        </w:rPr>
        <w:t>Poder de negociación de los clientes</w:t>
      </w:r>
    </w:p>
    <w:bookmarkEnd w:id="172"/>
    <w:p w:rsidR="00DF451A" w:rsidRPr="00242E3C" w:rsidRDefault="00DF451A" w:rsidP="00475C29">
      <w:pPr>
        <w:spacing w:line="240" w:lineRule="auto"/>
      </w:pPr>
    </w:p>
    <w:p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rsidR="00A119FB" w:rsidRPr="00242E3C" w:rsidRDefault="00A119FB" w:rsidP="00475C29">
      <w:pPr>
        <w:tabs>
          <w:tab w:val="left" w:pos="1816"/>
        </w:tabs>
        <w:spacing w:line="240" w:lineRule="auto"/>
      </w:pPr>
    </w:p>
    <w:p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rsidR="001457F9" w:rsidRPr="00242E3C" w:rsidRDefault="001457F9" w:rsidP="00F82825">
      <w:r w:rsidRPr="00242E3C">
        <w:br w:type="page"/>
      </w:r>
    </w:p>
    <w:p w:rsidR="00DF451A" w:rsidRPr="00242E3C" w:rsidRDefault="00DF451A" w:rsidP="00582BAE">
      <w:pPr>
        <w:pStyle w:val="Epgrafe"/>
        <w:outlineLvl w:val="0"/>
      </w:pPr>
      <w:bookmarkStart w:id="173" w:name="_Ref474247283"/>
      <w:bookmarkStart w:id="174" w:name="_Toc491614503"/>
      <w:r w:rsidRPr="00242E3C">
        <w:lastRenderedPageBreak/>
        <w:t xml:space="preserve">Tabla </w:t>
      </w:r>
      <w:bookmarkEnd w:id="173"/>
      <w:r w:rsidR="008D31C8" w:rsidRPr="00242E3C">
        <w:t>9</w:t>
      </w:r>
      <w:r w:rsidR="009F4B31" w:rsidRPr="00242E3C">
        <w:t>.</w:t>
      </w:r>
      <w:r w:rsidRPr="00242E3C">
        <w:t xml:space="preserve"> Poder de negociación de los clientes</w:t>
      </w:r>
      <w:bookmarkEnd w:id="174"/>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rsidTr="00CD526B">
        <w:trPr>
          <w:trHeight w:val="197"/>
          <w:jc w:val="center"/>
        </w:trPr>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rsidTr="00CD526B">
        <w:trPr>
          <w:trHeight w:val="433"/>
          <w:jc w:val="center"/>
        </w:trPr>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left"/>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gridSpan w:val="6"/>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rsidR="00C04A96" w:rsidRPr="00242E3C" w:rsidRDefault="00C04A96" w:rsidP="00CE1A98">
      <w:pPr>
        <w:pStyle w:val="Nota"/>
        <w:spacing w:line="240" w:lineRule="auto"/>
      </w:pPr>
      <w:r w:rsidRPr="00242E3C">
        <w:t>Fuente: Hax y Majluf (1996). Elaboración propia 2016.</w:t>
      </w:r>
    </w:p>
    <w:p w:rsidR="00A119FB" w:rsidRPr="00242E3C" w:rsidRDefault="00A119FB" w:rsidP="00475C29">
      <w:pPr>
        <w:pStyle w:val="Nota"/>
        <w:spacing w:line="240" w:lineRule="auto"/>
      </w:pPr>
    </w:p>
    <w:p w:rsidR="00F67CF0" w:rsidRPr="00242E3C" w:rsidRDefault="00C83D3C" w:rsidP="008D31C8">
      <w:pPr>
        <w:spacing w:line="240" w:lineRule="auto"/>
        <w:ind w:left="567" w:hanging="567"/>
      </w:pPr>
      <w:bookmarkStart w:id="175"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175"/>
    <w:p w:rsidR="00FE6441" w:rsidRPr="00242E3C" w:rsidRDefault="00FE6441" w:rsidP="00B2365B">
      <w:pPr>
        <w:spacing w:line="240" w:lineRule="auto"/>
        <w:rPr>
          <w:lang w:eastAsia="en-US"/>
        </w:rPr>
      </w:pPr>
    </w:p>
    <w:p w:rsidR="0091304D" w:rsidRPr="00242E3C" w:rsidRDefault="00AA2495" w:rsidP="0091304D">
      <w:r w:rsidRPr="00242E3C">
        <w:t xml:space="preserve">De acuerdo al President’s Council of Advisors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0"/>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rsidR="0031082A" w:rsidRPr="00242E3C" w:rsidRDefault="0031082A" w:rsidP="00B2365B">
      <w:pPr>
        <w:spacing w:line="240" w:lineRule="auto"/>
      </w:pPr>
    </w:p>
    <w:p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1"/>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rsidR="000F0447" w:rsidRPr="00242E3C" w:rsidRDefault="000F0447" w:rsidP="00B2365B">
      <w:pPr>
        <w:spacing w:line="240" w:lineRule="auto"/>
      </w:pPr>
    </w:p>
    <w:p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rsidR="00DF451A" w:rsidRPr="00242E3C" w:rsidRDefault="00DF451A" w:rsidP="00582BAE">
      <w:pPr>
        <w:pStyle w:val="Epgrafe"/>
        <w:outlineLvl w:val="0"/>
        <w:rPr>
          <w:noProof/>
        </w:rPr>
      </w:pPr>
      <w:bookmarkStart w:id="176" w:name="_Ref473265450"/>
      <w:bookmarkStart w:id="177" w:name="_Toc491614504"/>
      <w:r w:rsidRPr="00242E3C">
        <w:lastRenderedPageBreak/>
        <w:t xml:space="preserve">Tabla </w:t>
      </w:r>
      <w:bookmarkEnd w:id="176"/>
      <w:r w:rsidR="008D31C8" w:rsidRPr="00242E3C">
        <w:t>10</w:t>
      </w:r>
      <w:r w:rsidR="007F050F" w:rsidRPr="00242E3C">
        <w:t xml:space="preserve">. </w:t>
      </w:r>
      <w:bookmarkStart w:id="178" w:name="_Ref473265439"/>
      <w:r w:rsidR="007F050F" w:rsidRPr="00242E3C">
        <w:t>Barreras de entrada</w:t>
      </w:r>
      <w:bookmarkEnd w:id="177"/>
      <w:bookmarkEnd w:id="178"/>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rsidR="00965607" w:rsidRPr="00242E3C" w:rsidRDefault="007F050F" w:rsidP="00965607">
      <w:pPr>
        <w:pStyle w:val="Nota"/>
      </w:pPr>
      <w:r w:rsidRPr="00242E3C">
        <w:t>Fuente: Hax y Majluf (1996).</w:t>
      </w:r>
      <w:r w:rsidR="007C2B9D" w:rsidRPr="00242E3C">
        <w:t xml:space="preserve"> Elaboración propia 2016.</w:t>
      </w:r>
    </w:p>
    <w:p w:rsidR="000F0447" w:rsidRPr="00242E3C" w:rsidRDefault="000F0447" w:rsidP="00B62F16">
      <w:pPr>
        <w:pStyle w:val="Nota"/>
        <w:spacing w:line="240" w:lineRule="auto"/>
      </w:pPr>
    </w:p>
    <w:p w:rsidR="00643255" w:rsidRPr="00242E3C" w:rsidRDefault="00643255" w:rsidP="00582BAE">
      <w:pPr>
        <w:pStyle w:val="Epgrafe"/>
        <w:outlineLvl w:val="0"/>
      </w:pPr>
      <w:bookmarkStart w:id="179" w:name="_Ref478731295"/>
      <w:bookmarkStart w:id="180" w:name="_Toc491614505"/>
      <w:r w:rsidRPr="00242E3C">
        <w:t xml:space="preserve">Tabla </w:t>
      </w:r>
      <w:bookmarkEnd w:id="179"/>
      <w:r w:rsidR="008D31C8" w:rsidRPr="00242E3C">
        <w:t>11</w:t>
      </w:r>
      <w:r w:rsidRPr="00242E3C">
        <w:t xml:space="preserve">. </w:t>
      </w:r>
      <w:r w:rsidR="00C16C2D" w:rsidRPr="00242E3C">
        <w:t>Acciones del gobierno</w:t>
      </w:r>
      <w:bookmarkEnd w:id="180"/>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rsidR="00C04A96" w:rsidRPr="00242E3C" w:rsidRDefault="00C04A96" w:rsidP="00C04A96">
      <w:pPr>
        <w:pStyle w:val="Nota"/>
      </w:pPr>
      <w:r w:rsidRPr="00242E3C">
        <w:t>Fuente: Hax y Majluf (1996). Elaboración propia 2016.</w:t>
      </w:r>
    </w:p>
    <w:p w:rsidR="00475C29" w:rsidRPr="00242E3C" w:rsidRDefault="00475C29" w:rsidP="00B62F16">
      <w:pPr>
        <w:pStyle w:val="Nota"/>
        <w:spacing w:line="240" w:lineRule="auto"/>
      </w:pPr>
    </w:p>
    <w:p w:rsidR="008F2B3B" w:rsidRPr="00242E3C" w:rsidRDefault="00C83D3C" w:rsidP="00475C29">
      <w:pPr>
        <w:spacing w:line="240" w:lineRule="auto"/>
        <w:ind w:left="567" w:hanging="567"/>
      </w:pPr>
      <w:bookmarkStart w:id="181" w:name="_Hlk491698287"/>
      <w:r w:rsidRPr="00242E3C">
        <w:rPr>
          <w:b/>
        </w:rPr>
        <w:t>2.2.4</w:t>
      </w:r>
      <w:r w:rsidRPr="00242E3C">
        <w:rPr>
          <w:b/>
        </w:rPr>
        <w:tab/>
      </w:r>
      <w:r w:rsidR="00B570C2" w:rsidRPr="00242E3C">
        <w:rPr>
          <w:b/>
        </w:rPr>
        <w:t>Amenazas de productos o servicios sustitutos</w:t>
      </w:r>
    </w:p>
    <w:bookmarkEnd w:id="181"/>
    <w:p w:rsidR="004F7E1D" w:rsidRPr="00242E3C" w:rsidRDefault="004F7E1D" w:rsidP="00B62F16">
      <w:pPr>
        <w:spacing w:line="240" w:lineRule="auto"/>
        <w:rPr>
          <w:rFonts w:eastAsia="Calibri"/>
          <w:lang w:eastAsia="en-US"/>
        </w:rPr>
      </w:pPr>
    </w:p>
    <w:p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rsidR="000F0447" w:rsidRPr="00242E3C" w:rsidRDefault="000F0447" w:rsidP="00B62F16">
      <w:pPr>
        <w:spacing w:line="240" w:lineRule="auto"/>
        <w:rPr>
          <w:rFonts w:eastAsia="Calibri"/>
        </w:rPr>
      </w:pPr>
    </w:p>
    <w:p w:rsidR="00DF451A" w:rsidRPr="00242E3C" w:rsidRDefault="00DF451A" w:rsidP="00582BAE">
      <w:pPr>
        <w:pStyle w:val="Epgrafe"/>
        <w:outlineLvl w:val="0"/>
      </w:pPr>
      <w:bookmarkStart w:id="182" w:name="_Ref473266171"/>
      <w:bookmarkStart w:id="183" w:name="_Toc491614506"/>
      <w:r w:rsidRPr="00242E3C">
        <w:t xml:space="preserve">Tabla </w:t>
      </w:r>
      <w:bookmarkEnd w:id="182"/>
      <w:r w:rsidR="008D31C8" w:rsidRPr="00242E3C">
        <w:t>12</w:t>
      </w:r>
      <w:r w:rsidR="00A12FB5" w:rsidRPr="00242E3C">
        <w:t>.</w:t>
      </w:r>
      <w:r w:rsidRPr="00242E3C">
        <w:t xml:space="preserve"> Amenaza de productos o servicios sustitutos</w:t>
      </w:r>
      <w:bookmarkEnd w:id="183"/>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b/>
                <w:bCs/>
                <w:color w:val="000000"/>
                <w:szCs w:val="16"/>
              </w:rPr>
            </w:pPr>
          </w:p>
        </w:tc>
        <w:tc>
          <w:tcPr>
            <w:tcW w:w="1956" w:type="pct"/>
            <w:vMerge/>
            <w:hideMark/>
          </w:tcPr>
          <w:p w:rsidR="00FB730D" w:rsidRPr="00242E3C" w:rsidRDefault="00FB730D" w:rsidP="0028365B">
            <w:pPr>
              <w:spacing w:line="240" w:lineRule="auto"/>
              <w:jc w:val="left"/>
              <w:rPr>
                <w:b/>
                <w:bCs/>
                <w:color w:val="000000"/>
                <w:szCs w:val="16"/>
              </w:rPr>
            </w:pPr>
          </w:p>
        </w:tc>
        <w:tc>
          <w:tcPr>
            <w:tcW w:w="793"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634" w:type="pct"/>
            <w:vMerge/>
            <w:hideMark/>
          </w:tcPr>
          <w:p w:rsidR="00FB730D" w:rsidRPr="00242E3C" w:rsidRDefault="00FB730D" w:rsidP="0028365B">
            <w:pPr>
              <w:spacing w:line="240" w:lineRule="auto"/>
              <w:jc w:val="left"/>
              <w:rPr>
                <w:b/>
                <w:bCs/>
                <w:color w:val="000000"/>
                <w:szCs w:val="16"/>
              </w:rPr>
            </w:pPr>
          </w:p>
        </w:tc>
        <w:tc>
          <w:tcPr>
            <w:tcW w:w="430" w:type="pct"/>
            <w:vMerge/>
            <w:hideMark/>
          </w:tcPr>
          <w:p w:rsidR="00FB730D" w:rsidRPr="00242E3C" w:rsidRDefault="00FB730D" w:rsidP="0028365B">
            <w:pPr>
              <w:spacing w:line="240" w:lineRule="auto"/>
              <w:jc w:val="left"/>
              <w:rPr>
                <w:b/>
                <w:bCs/>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rsidR="00FB730D" w:rsidRPr="00242E3C" w:rsidRDefault="00FB730D" w:rsidP="0028365B">
            <w:pPr>
              <w:spacing w:line="240" w:lineRule="auto"/>
              <w:jc w:val="right"/>
              <w:rPr>
                <w:color w:val="000000"/>
                <w:szCs w:val="16"/>
              </w:rPr>
            </w:pP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rsidTr="0028365B">
        <w:trPr>
          <w:trHeight w:val="184"/>
        </w:trPr>
        <w:tc>
          <w:tcPr>
            <w:tcW w:w="338"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color w:val="000000"/>
                <w:szCs w:val="16"/>
              </w:rPr>
            </w:pPr>
          </w:p>
        </w:tc>
        <w:tc>
          <w:tcPr>
            <w:tcW w:w="1956" w:type="pct"/>
            <w:vMerge/>
            <w:hideMark/>
          </w:tcPr>
          <w:p w:rsidR="00FB730D" w:rsidRPr="00242E3C" w:rsidRDefault="00FB730D" w:rsidP="0028365B">
            <w:pPr>
              <w:spacing w:line="240" w:lineRule="auto"/>
              <w:jc w:val="left"/>
              <w:rPr>
                <w:color w:val="000000"/>
                <w:szCs w:val="16"/>
              </w:rPr>
            </w:pPr>
          </w:p>
        </w:tc>
        <w:tc>
          <w:tcPr>
            <w:tcW w:w="793"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634" w:type="pct"/>
            <w:vMerge/>
            <w:hideMark/>
          </w:tcPr>
          <w:p w:rsidR="00FB730D" w:rsidRPr="00242E3C" w:rsidRDefault="00FB730D" w:rsidP="0028365B">
            <w:pPr>
              <w:spacing w:line="240" w:lineRule="auto"/>
              <w:jc w:val="left"/>
              <w:rPr>
                <w:color w:val="000000"/>
                <w:szCs w:val="16"/>
              </w:rPr>
            </w:pPr>
          </w:p>
        </w:tc>
        <w:tc>
          <w:tcPr>
            <w:tcW w:w="430" w:type="pct"/>
            <w:vMerge/>
            <w:hideMark/>
          </w:tcPr>
          <w:p w:rsidR="00FB730D" w:rsidRPr="00242E3C" w:rsidRDefault="00FB730D" w:rsidP="0028365B">
            <w:pPr>
              <w:spacing w:line="240" w:lineRule="auto"/>
              <w:jc w:val="left"/>
              <w:rPr>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4.00</w:t>
            </w:r>
          </w:p>
        </w:tc>
      </w:tr>
    </w:tbl>
    <w:p w:rsidR="00C04A96" w:rsidRPr="00242E3C" w:rsidRDefault="00C04A96" w:rsidP="00BB7E3C">
      <w:pPr>
        <w:pStyle w:val="Nota"/>
        <w:spacing w:line="240" w:lineRule="auto"/>
      </w:pPr>
      <w:r w:rsidRPr="00242E3C">
        <w:t>Fuente: Hax y Majluf (1996). Elaboración propia 2016.</w:t>
      </w:r>
    </w:p>
    <w:p w:rsidR="00A23A7B" w:rsidRPr="00242E3C" w:rsidRDefault="00A23A7B" w:rsidP="007F050F">
      <w:pPr>
        <w:pStyle w:val="Nota"/>
      </w:pPr>
    </w:p>
    <w:p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rsidR="00B570C2" w:rsidRPr="00242E3C" w:rsidRDefault="00B570C2" w:rsidP="00B62F16">
      <w:pPr>
        <w:spacing w:line="240" w:lineRule="auto"/>
      </w:pPr>
    </w:p>
    <w:p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rsidR="000F0447" w:rsidRPr="00242E3C" w:rsidRDefault="000F0447" w:rsidP="00B62F16">
      <w:pPr>
        <w:spacing w:line="240" w:lineRule="auto"/>
      </w:pPr>
    </w:p>
    <w:p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184" w:name="_Ref473274829"/>
    </w:p>
    <w:bookmarkEnd w:id="184"/>
    <w:p w:rsidR="00685D7A" w:rsidRPr="00242E3C" w:rsidRDefault="00685D7A" w:rsidP="00B62F16">
      <w:pPr>
        <w:spacing w:line="240" w:lineRule="auto"/>
      </w:pPr>
    </w:p>
    <w:p w:rsidR="00B570C2" w:rsidRPr="00242E3C" w:rsidRDefault="00B570C2" w:rsidP="00582BAE">
      <w:pPr>
        <w:pStyle w:val="Epgrafe"/>
        <w:outlineLvl w:val="0"/>
      </w:pPr>
      <w:bookmarkStart w:id="185" w:name="_Ref473276755"/>
      <w:bookmarkStart w:id="186" w:name="_Toc491614507"/>
      <w:r w:rsidRPr="00242E3C">
        <w:t xml:space="preserve">Tabla </w:t>
      </w:r>
      <w:bookmarkEnd w:id="185"/>
      <w:r w:rsidR="00685D7A" w:rsidRPr="00242E3C">
        <w:t>13</w:t>
      </w:r>
      <w:r w:rsidR="009F4B31" w:rsidRPr="00242E3C">
        <w:t>.</w:t>
      </w:r>
      <w:r w:rsidRPr="00242E3C">
        <w:t xml:space="preserve"> Rivalidad entre competidores existentes</w:t>
      </w:r>
      <w:bookmarkEnd w:id="186"/>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vAlign w:val="center"/>
            <w:hideMark/>
          </w:tcPr>
          <w:p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3,26</w:t>
            </w:r>
          </w:p>
        </w:tc>
      </w:tr>
    </w:tbl>
    <w:p w:rsidR="00975645" w:rsidRPr="00242E3C" w:rsidRDefault="00975645" w:rsidP="00975645">
      <w:pPr>
        <w:pStyle w:val="Nota"/>
        <w:spacing w:line="240" w:lineRule="auto"/>
      </w:pPr>
      <w:bookmarkStart w:id="187" w:name="_Ref474165496"/>
      <w:bookmarkStart w:id="188" w:name="_Ref474165492"/>
      <w:r w:rsidRPr="00242E3C">
        <w:t>Fuente: Hax y Majluf (1996). Elaboración propia 2016.</w:t>
      </w:r>
    </w:p>
    <w:p w:rsidR="009B7246" w:rsidRPr="00242E3C" w:rsidRDefault="009B7246" w:rsidP="00B62F16">
      <w:pPr>
        <w:pStyle w:val="Nota"/>
        <w:spacing w:line="240" w:lineRule="auto"/>
      </w:pPr>
    </w:p>
    <w:p w:rsidR="00405F36" w:rsidRPr="00242E3C" w:rsidRDefault="00405F36" w:rsidP="00582BAE">
      <w:pPr>
        <w:pStyle w:val="Epgrafe"/>
        <w:outlineLvl w:val="0"/>
      </w:pPr>
      <w:bookmarkStart w:id="189" w:name="_Ref478732825"/>
      <w:bookmarkStart w:id="190" w:name="_Toc491614508"/>
      <w:r w:rsidRPr="00242E3C">
        <w:t xml:space="preserve">Tabla </w:t>
      </w:r>
      <w:bookmarkEnd w:id="187"/>
      <w:bookmarkEnd w:id="189"/>
      <w:r w:rsidR="00685D7A" w:rsidRPr="00242E3C">
        <w:t>14</w:t>
      </w:r>
      <w:r w:rsidRPr="00242E3C">
        <w:t>. Barreras de salida</w:t>
      </w:r>
      <w:bookmarkEnd w:id="188"/>
      <w:bookmarkEnd w:id="190"/>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3.33</w:t>
            </w:r>
          </w:p>
        </w:tc>
      </w:tr>
    </w:tbl>
    <w:p w:rsidR="00975645" w:rsidRPr="00242E3C" w:rsidRDefault="00975645" w:rsidP="00975645">
      <w:pPr>
        <w:pStyle w:val="Nota"/>
        <w:spacing w:line="240" w:lineRule="auto"/>
      </w:pPr>
      <w:r w:rsidRPr="00242E3C">
        <w:t>Fuente: Hax y Majluf (1996). Elaboración propia 2016.</w:t>
      </w:r>
    </w:p>
    <w:p w:rsidR="00D52090" w:rsidRPr="00242E3C" w:rsidRDefault="00D52090" w:rsidP="00D52090">
      <w:pPr>
        <w:pStyle w:val="Nota"/>
      </w:pPr>
    </w:p>
    <w:p w:rsidR="00717101" w:rsidRPr="00242E3C" w:rsidRDefault="00C83D3C" w:rsidP="00685D7A">
      <w:pPr>
        <w:spacing w:line="240" w:lineRule="auto"/>
        <w:ind w:left="340" w:hanging="340"/>
      </w:pPr>
      <w:bookmarkStart w:id="191"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191"/>
    </w:p>
    <w:p w:rsidR="000F0447" w:rsidRPr="00242E3C" w:rsidRDefault="000F0447" w:rsidP="00B62F16">
      <w:pPr>
        <w:spacing w:line="240" w:lineRule="auto"/>
        <w:rPr>
          <w:lang w:eastAsia="en-US"/>
        </w:rPr>
      </w:pPr>
    </w:p>
    <w:p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rsidR="00717101" w:rsidRPr="00242E3C" w:rsidRDefault="00717101" w:rsidP="00582BAE">
      <w:pPr>
        <w:pStyle w:val="Epgrafe"/>
        <w:outlineLvl w:val="0"/>
      </w:pPr>
      <w:bookmarkStart w:id="192" w:name="_Ref478731432"/>
      <w:bookmarkStart w:id="193" w:name="_Toc491614509"/>
      <w:r w:rsidRPr="00242E3C">
        <w:lastRenderedPageBreak/>
        <w:t xml:space="preserve">Tabla </w:t>
      </w:r>
      <w:bookmarkEnd w:id="192"/>
      <w:r w:rsidR="00685D7A" w:rsidRPr="00242E3C">
        <w:t>15</w:t>
      </w:r>
      <w:r w:rsidR="009F4B31" w:rsidRPr="00242E3C">
        <w:t>.</w:t>
      </w:r>
      <w:r w:rsidRPr="00242E3C">
        <w:t xml:space="preserve"> Evaluación de atractivo de la industria</w:t>
      </w:r>
      <w:bookmarkEnd w:id="193"/>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rsidR="00E050E0" w:rsidRPr="00242E3C" w:rsidRDefault="00E050E0" w:rsidP="00B62F16">
            <w:pPr>
              <w:spacing w:line="240" w:lineRule="auto"/>
              <w:jc w:val="center"/>
              <w:rPr>
                <w:bCs/>
                <w:color w:val="000000"/>
                <w:szCs w:val="16"/>
              </w:rPr>
            </w:pPr>
            <w:r w:rsidRPr="00242E3C">
              <w:rPr>
                <w:bCs/>
                <w:color w:val="000000"/>
                <w:szCs w:val="18"/>
              </w:rPr>
              <w:t>Factores</w:t>
            </w:r>
          </w:p>
        </w:tc>
        <w:tc>
          <w:tcPr>
            <w:tcW w:w="913"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r>
    </w:tbl>
    <w:p w:rsidR="00B62F16" w:rsidRPr="00242E3C" w:rsidRDefault="00B62F16" w:rsidP="00B62F16">
      <w:pPr>
        <w:pStyle w:val="Nota"/>
        <w:spacing w:line="240" w:lineRule="auto"/>
      </w:pPr>
      <w:bookmarkStart w:id="194" w:name="_Toc491614550"/>
      <w:r w:rsidRPr="00242E3C">
        <w:t>Fuente: Hax y Majluf (1996). Elaboración propia 2016.</w:t>
      </w:r>
    </w:p>
    <w:p w:rsidR="00685D7A" w:rsidRPr="00242E3C" w:rsidRDefault="00685D7A" w:rsidP="00685D7A">
      <w:pPr>
        <w:spacing w:line="240" w:lineRule="auto"/>
        <w:ind w:left="340" w:hanging="340"/>
        <w:rPr>
          <w:b/>
        </w:rPr>
      </w:pPr>
    </w:p>
    <w:p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194"/>
    </w:p>
    <w:p w:rsidR="000A14B7" w:rsidRPr="00242E3C" w:rsidRDefault="000A14B7" w:rsidP="000A14B7">
      <w:pPr>
        <w:rPr>
          <w:lang w:eastAsia="en-US"/>
        </w:rPr>
      </w:pPr>
    </w:p>
    <w:p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(Panadex)</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rsidR="000F0447" w:rsidRPr="00242E3C" w:rsidRDefault="000F0447" w:rsidP="00F04350">
      <w:pPr>
        <w:rPr>
          <w:lang w:eastAsia="en-US"/>
        </w:rPr>
      </w:pPr>
    </w:p>
    <w:p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rsidR="008B3A74" w:rsidRPr="00242E3C" w:rsidRDefault="008B3A74" w:rsidP="00293998">
      <w:pPr>
        <w:rPr>
          <w:lang w:eastAsia="en-US"/>
        </w:rPr>
      </w:pPr>
    </w:p>
    <w:p w:rsidR="008B3A74" w:rsidRPr="00242E3C" w:rsidRDefault="00DC5907" w:rsidP="00582BAE">
      <w:pPr>
        <w:pStyle w:val="Epgrafe"/>
        <w:outlineLvl w:val="0"/>
      </w:pPr>
      <w:bookmarkStart w:id="195" w:name="_Ref474421973"/>
      <w:bookmarkStart w:id="196" w:name="_Toc491614510"/>
      <w:r w:rsidRPr="00242E3C">
        <w:t xml:space="preserve">Tabla </w:t>
      </w:r>
      <w:bookmarkEnd w:id="195"/>
      <w:r w:rsidR="00685D7A" w:rsidRPr="00242E3C">
        <w:t>16</w:t>
      </w:r>
      <w:r w:rsidR="009F4B31" w:rsidRPr="00242E3C">
        <w:t>.</w:t>
      </w:r>
      <w:r w:rsidRPr="00242E3C">
        <w:t xml:space="preserve"> Matriz de </w:t>
      </w:r>
      <w:r w:rsidR="00685D7A" w:rsidRPr="00242E3C">
        <w:t>perfil competitivo</w:t>
      </w:r>
      <w:bookmarkEnd w:id="196"/>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rsidR="00CE711A" w:rsidRPr="00242E3C" w:rsidRDefault="00CE711A" w:rsidP="00160D11">
            <w:pPr>
              <w:spacing w:line="240" w:lineRule="auto"/>
              <w:jc w:val="center"/>
              <w:rPr>
                <w:bCs/>
                <w:color w:val="000000"/>
                <w:szCs w:val="16"/>
              </w:rPr>
            </w:pPr>
            <w:r w:rsidRPr="00242E3C">
              <w:rPr>
                <w:bCs/>
                <w:color w:val="000000"/>
                <w:szCs w:val="16"/>
              </w:rPr>
              <w:t>Pan</w:t>
            </w:r>
            <w:r w:rsidR="00160D11">
              <w:rPr>
                <w:bCs/>
                <w:color w:val="000000"/>
                <w:szCs w:val="16"/>
              </w:rPr>
              <w:t>adex</w:t>
            </w:r>
          </w:p>
        </w:tc>
        <w:tc>
          <w:tcPr>
            <w:tcW w:w="608" w:type="pct"/>
            <w:gridSpan w:val="2"/>
            <w:hideMark/>
          </w:tcPr>
          <w:p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p>
        </w:tc>
        <w:tc>
          <w:tcPr>
            <w:tcW w:w="299"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rsidTr="00CE711A">
        <w:trPr>
          <w:trHeight w:val="20"/>
          <w:jc w:val="center"/>
        </w:trPr>
        <w:tc>
          <w:tcPr>
            <w:tcW w:w="2104" w:type="pct"/>
            <w:noWrap/>
            <w:vAlign w:val="center"/>
            <w:hideMark/>
          </w:tcPr>
          <w:p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rsidR="00CF10A5" w:rsidRPr="00242E3C" w:rsidRDefault="00CF10A5" w:rsidP="00582BAE">
      <w:pPr>
        <w:spacing w:line="240" w:lineRule="auto"/>
        <w:ind w:left="340" w:hanging="340"/>
        <w:outlineLvl w:val="0"/>
      </w:pPr>
      <w:bookmarkStart w:id="197"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197"/>
    </w:p>
    <w:p w:rsidR="000F0447" w:rsidRPr="00242E3C" w:rsidRDefault="000F0447" w:rsidP="00B20488"/>
    <w:p w:rsidR="00173099" w:rsidRPr="00242E3C" w:rsidRDefault="00685D7A" w:rsidP="00103372">
      <w:pPr>
        <w:spacing w:line="240" w:lineRule="auto"/>
        <w:ind w:left="340" w:hanging="340"/>
      </w:pPr>
      <w:bookmarkStart w:id="198" w:name="_Toc491614552"/>
      <w:r w:rsidRPr="00242E3C">
        <w:rPr>
          <w:b/>
        </w:rPr>
        <w:t>1.</w:t>
      </w:r>
      <w:r w:rsidRPr="00242E3C">
        <w:rPr>
          <w:b/>
        </w:rPr>
        <w:tab/>
      </w:r>
      <w:r w:rsidR="00173099" w:rsidRPr="00242E3C">
        <w:rPr>
          <w:b/>
        </w:rPr>
        <w:t>E</w:t>
      </w:r>
      <w:r w:rsidR="00CF10A5" w:rsidRPr="00242E3C">
        <w:rPr>
          <w:b/>
        </w:rPr>
        <w:t>strategia y planeamiento actual</w:t>
      </w:r>
      <w:bookmarkEnd w:id="198"/>
    </w:p>
    <w:p w:rsidR="000F0447" w:rsidRPr="00242E3C" w:rsidRDefault="000F0447" w:rsidP="00B20488">
      <w:pPr>
        <w:rPr>
          <w:lang w:eastAsia="en-US"/>
        </w:rPr>
      </w:pPr>
    </w:p>
    <w:p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rotección del negocio base” de acuerdo a la metodología de McKinsey&amp;Company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 xml:space="preserve">Michael E. </w:t>
      </w:r>
      <w:proofErr w:type="spellStart"/>
      <w:r w:rsidR="00CF10A5" w:rsidRPr="00242E3C">
        <w:t>Porter</w:t>
      </w:r>
      <w:proofErr w:type="spellEnd"/>
      <w:r w:rsidR="00CF10A5" w:rsidRPr="00242E3C">
        <w:t xml:space="preserve"> (1991).</w:t>
      </w:r>
    </w:p>
    <w:p w:rsidR="000F0447" w:rsidRPr="00242E3C" w:rsidRDefault="000F0447" w:rsidP="00B20488"/>
    <w:p w:rsidR="00CF10A5" w:rsidRPr="00242E3C" w:rsidRDefault="00685D7A" w:rsidP="00103372">
      <w:pPr>
        <w:spacing w:line="240" w:lineRule="auto"/>
        <w:ind w:left="340" w:hanging="340"/>
      </w:pPr>
      <w:bookmarkStart w:id="199" w:name="_Toc491614553"/>
      <w:r w:rsidRPr="00242E3C">
        <w:rPr>
          <w:b/>
        </w:rPr>
        <w:t>2.</w:t>
      </w:r>
      <w:r w:rsidRPr="00242E3C">
        <w:rPr>
          <w:b/>
        </w:rPr>
        <w:tab/>
      </w:r>
      <w:r w:rsidR="00CF10A5" w:rsidRPr="00242E3C">
        <w:rPr>
          <w:b/>
        </w:rPr>
        <w:t>Análisis de la cadena de valor</w:t>
      </w:r>
      <w:bookmarkEnd w:id="199"/>
    </w:p>
    <w:p w:rsidR="000F0447" w:rsidRPr="00242E3C" w:rsidRDefault="000F0447" w:rsidP="00685D7A">
      <w:pPr>
        <w:rPr>
          <w:lang w:eastAsia="en-US"/>
        </w:rPr>
      </w:pPr>
    </w:p>
    <w:p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rsidR="000F0447" w:rsidRPr="00242E3C" w:rsidRDefault="000F0447" w:rsidP="00685D7A"/>
    <w:p w:rsidR="00C83881" w:rsidRPr="00242E3C" w:rsidRDefault="00B20488" w:rsidP="00103372">
      <w:pPr>
        <w:ind w:left="340" w:hanging="340"/>
        <w:rPr>
          <w:b/>
        </w:rPr>
      </w:pPr>
      <w:bookmarkStart w:id="200" w:name="_Toc491614554"/>
      <w:r w:rsidRPr="00242E3C">
        <w:rPr>
          <w:b/>
        </w:rPr>
        <w:t>2.1</w:t>
      </w:r>
      <w:r w:rsidRPr="00242E3C">
        <w:rPr>
          <w:b/>
        </w:rPr>
        <w:tab/>
      </w:r>
      <w:r w:rsidR="00C83881" w:rsidRPr="00242E3C">
        <w:rPr>
          <w:b/>
        </w:rPr>
        <w:t xml:space="preserve">Actividades </w:t>
      </w:r>
      <w:r w:rsidRPr="00242E3C">
        <w:rPr>
          <w:b/>
        </w:rPr>
        <w:t>primarias</w:t>
      </w:r>
      <w:bookmarkEnd w:id="200"/>
    </w:p>
    <w:p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rsidR="00F943EA" w:rsidRPr="00242E3C" w:rsidRDefault="00F943EA" w:rsidP="00685D7A">
      <w:pPr>
        <w:rPr>
          <w:lang w:val="es-ES" w:eastAsia="en-US"/>
        </w:rPr>
      </w:pPr>
    </w:p>
    <w:p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w:t>
      </w:r>
      <w:r w:rsidRPr="001B017D">
        <w:rPr>
          <w:i/>
          <w:lang w:val="es-ES"/>
        </w:rPr>
        <w:t xml:space="preserve">Federal </w:t>
      </w:r>
      <w:proofErr w:type="spellStart"/>
      <w:r w:rsidRPr="001B017D">
        <w:rPr>
          <w:i/>
          <w:lang w:val="es-ES"/>
        </w:rPr>
        <w:t>Drug</w:t>
      </w:r>
      <w:proofErr w:type="spellEnd"/>
      <w:r w:rsidRPr="001B017D">
        <w:rPr>
          <w:i/>
          <w:lang w:val="es-ES"/>
        </w:rPr>
        <w:t xml:space="preserve"> </w:t>
      </w:r>
      <w:proofErr w:type="spellStart"/>
      <w:r w:rsidRPr="001B017D">
        <w:rPr>
          <w:i/>
          <w:lang w:val="es-ES"/>
        </w:rPr>
        <w:t>Administration</w:t>
      </w:r>
      <w:proofErr w:type="spellEnd"/>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rsidR="00D27DD5" w:rsidRPr="00242E3C" w:rsidRDefault="00D27DD5" w:rsidP="00685D7A">
      <w:pPr>
        <w:rPr>
          <w:lang w:val="es-ES"/>
        </w:rPr>
        <w:sectPr w:rsidR="00D27DD5" w:rsidRPr="00242E3C" w:rsidSect="002540C0">
          <w:footerReference w:type="default" r:id="rId23"/>
          <w:footerReference w:type="first" r:id="rId24"/>
          <w:pgSz w:w="11906" w:h="16838" w:code="9"/>
          <w:pgMar w:top="1701" w:right="1418" w:bottom="1644" w:left="1985" w:header="709" w:footer="709" w:gutter="0"/>
          <w:pgNumType w:start="1"/>
          <w:cols w:space="708"/>
          <w:titlePg/>
          <w:docGrid w:linePitch="360"/>
        </w:sectPr>
      </w:pPr>
    </w:p>
    <w:p w:rsidR="008D0A54" w:rsidRPr="00242E3C" w:rsidRDefault="008D0A54" w:rsidP="00582BAE">
      <w:pPr>
        <w:pStyle w:val="Epgrafe"/>
        <w:outlineLvl w:val="0"/>
        <w:rPr>
          <w:lang w:val="es-ES"/>
        </w:rPr>
      </w:pPr>
      <w:bookmarkStart w:id="201" w:name="_Ref478460183"/>
      <w:bookmarkStart w:id="202" w:name="_Toc491549926"/>
      <w:r w:rsidRPr="00242E3C">
        <w:lastRenderedPageBreak/>
        <w:t xml:space="preserve">Gráfico </w:t>
      </w:r>
      <w:bookmarkEnd w:id="201"/>
      <w:r w:rsidR="00B20488" w:rsidRPr="00242E3C">
        <w:t>3</w:t>
      </w:r>
      <w:r w:rsidRPr="00242E3C">
        <w:t>. Cadena de valor Starkey Perú</w:t>
      </w:r>
      <w:bookmarkEnd w:id="202"/>
    </w:p>
    <w:p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100280" cy="3808178"/>
                    </a:xfrm>
                    <a:prstGeom prst="rect">
                      <a:avLst/>
                    </a:prstGeom>
                  </pic:spPr>
                </pic:pic>
              </a:graphicData>
            </a:graphic>
          </wp:inline>
        </w:drawing>
      </w:r>
    </w:p>
    <w:p w:rsidR="008D0A54" w:rsidRPr="00242E3C" w:rsidRDefault="00B20488" w:rsidP="00582BAE">
      <w:pPr>
        <w:ind w:left="851"/>
        <w:outlineLvl w:val="0"/>
        <w:rPr>
          <w:sz w:val="18"/>
          <w:lang w:val="es-ES"/>
        </w:rPr>
      </w:pPr>
      <w:r w:rsidRPr="00242E3C">
        <w:rPr>
          <w:sz w:val="18"/>
        </w:rPr>
        <w:t>Fuente: Elaboración propia 2016.</w:t>
      </w:r>
    </w:p>
    <w:p w:rsidR="00443B79" w:rsidRPr="00242E3C" w:rsidRDefault="00443B79" w:rsidP="00C83881">
      <w:pPr>
        <w:rPr>
          <w:lang w:val="es-ES"/>
        </w:rPr>
      </w:pPr>
    </w:p>
    <w:p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rsidR="00F943EA" w:rsidRPr="00242E3C" w:rsidRDefault="00F943EA" w:rsidP="00F943EA">
      <w:pPr>
        <w:rPr>
          <w:lang w:val="es-ES" w:eastAsia="en-US"/>
        </w:rPr>
      </w:pPr>
    </w:p>
    <w:p w:rsidR="00F943EA" w:rsidRPr="00242E3C" w:rsidRDefault="00F943EA" w:rsidP="00C83881">
      <w:pPr>
        <w:rPr>
          <w:lang w:val="es-ES"/>
        </w:rPr>
      </w:pPr>
      <w:r w:rsidRPr="001875FC">
        <w:rPr>
          <w:highlight w:val="yellow"/>
          <w:lang w:val="es-ES"/>
          <w:rPrChange w:id="203" w:author="Daniel Montjoy Pita" w:date="2017-09-22T16:07:00Z">
            <w:rPr>
              <w:lang w:val="es-ES"/>
            </w:rPr>
          </w:rPrChange>
        </w:rPr>
        <w: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t>
      </w:r>
      <w:r w:rsidR="00F54949" w:rsidRPr="001875FC">
        <w:rPr>
          <w:highlight w:val="yellow"/>
          <w:lang w:val="es-ES"/>
          <w:rPrChange w:id="204" w:author="Daniel Montjoy Pita" w:date="2017-09-22T16:07:00Z">
            <w:rPr>
              <w:lang w:val="es-ES"/>
            </w:rPr>
          </w:rPrChange>
        </w:rPr>
        <w:t xml:space="preserve">son </w:t>
      </w:r>
      <w:r w:rsidRPr="001875FC">
        <w:rPr>
          <w:highlight w:val="yellow"/>
          <w:lang w:val="es-ES"/>
          <w:rPrChange w:id="205" w:author="Daniel Montjoy Pita" w:date="2017-09-22T16:07:00Z">
            <w:rPr>
              <w:lang w:val="es-ES"/>
            </w:rPr>
          </w:rPrChange>
        </w:rPr>
        <w:t>trasladados a los diferentes almacenes de la empresa a nivel global y</w:t>
      </w:r>
      <w:r w:rsidR="00F54949" w:rsidRPr="001875FC">
        <w:rPr>
          <w:highlight w:val="yellow"/>
          <w:lang w:val="es-ES"/>
          <w:rPrChange w:id="206" w:author="Daniel Montjoy Pita" w:date="2017-09-22T16:07:00Z">
            <w:rPr>
              <w:lang w:val="es-ES"/>
            </w:rPr>
          </w:rPrChange>
        </w:rPr>
        <w:t>,</w:t>
      </w:r>
      <w:r w:rsidRPr="001875FC">
        <w:rPr>
          <w:highlight w:val="yellow"/>
          <w:lang w:val="es-ES"/>
          <w:rPrChange w:id="207" w:author="Daniel Montjoy Pita" w:date="2017-09-22T16:07:00Z">
            <w:rPr>
              <w:lang w:val="es-ES"/>
            </w:rPr>
          </w:rPrChange>
        </w:rPr>
        <w:t xml:space="preserve"> desde allí</w:t>
      </w:r>
      <w:r w:rsidR="00F54949" w:rsidRPr="001875FC">
        <w:rPr>
          <w:highlight w:val="yellow"/>
          <w:lang w:val="es-ES"/>
          <w:rPrChange w:id="208" w:author="Daniel Montjoy Pita" w:date="2017-09-22T16:07:00Z">
            <w:rPr>
              <w:lang w:val="es-ES"/>
            </w:rPr>
          </w:rPrChange>
        </w:rPr>
        <w:t>,</w:t>
      </w:r>
      <w:r w:rsidRPr="001875FC">
        <w:rPr>
          <w:highlight w:val="yellow"/>
          <w:lang w:val="es-ES"/>
          <w:rPrChange w:id="209" w:author="Daniel Montjoy Pita" w:date="2017-09-22T16:07:00Z">
            <w:rPr>
              <w:lang w:val="es-ES"/>
            </w:rPr>
          </w:rPrChange>
        </w:rPr>
        <w:t xml:space="preserve"> distribuidos a las plantas de manufactura, reparación u otras de acuerdo a sus requerimientos.</w:t>
      </w:r>
      <w:r w:rsidRPr="00242E3C">
        <w:rPr>
          <w:lang w:val="es-ES"/>
        </w:rPr>
        <w:t xml:space="preserve"> </w:t>
      </w:r>
    </w:p>
    <w:p w:rsidR="000F0447" w:rsidRPr="00242E3C" w:rsidRDefault="000F0447" w:rsidP="00C83881">
      <w:pPr>
        <w:rPr>
          <w:lang w:val="es-ES"/>
        </w:rPr>
      </w:pPr>
    </w:p>
    <w:p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ins w:id="210" w:author="Daniel Montjoy Pita" w:date="2017-09-22T16:19:00Z">
        <w:r w:rsidR="00467BC6">
          <w:rPr>
            <w:lang w:val="es-ES"/>
          </w:rPr>
          <w:t xml:space="preserve"> </w:t>
        </w:r>
      </w:ins>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rsidR="00F943EA" w:rsidRPr="00242E3C" w:rsidRDefault="00F943EA" w:rsidP="00F943EA">
      <w:pPr>
        <w:rPr>
          <w:lang w:val="es-ES" w:eastAsia="en-US"/>
        </w:rPr>
      </w:pPr>
    </w:p>
    <w:p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ins w:id="211" w:author="Daniel Montjoy Pita" w:date="2017-09-22T16:12:00Z">
        <w:r w:rsidR="001875FC">
          <w:rPr>
            <w:lang w:val="es-ES"/>
          </w:rPr>
          <w:t>.</w:t>
        </w:r>
      </w:ins>
      <w:ins w:id="212" w:author="Daniel Montjoy Pita" w:date="2017-09-22T16:20:00Z">
        <w:r w:rsidR="00467BC6" w:rsidRPr="00467BC6">
          <w:rPr>
            <w:lang w:val="es-ES"/>
          </w:rPr>
          <w:t xml:space="preserve"> </w:t>
        </w:r>
        <w:r w:rsidR="00467BC6">
          <w:rPr>
            <w:lang w:val="es-ES"/>
          </w:rPr>
          <w:t xml:space="preserve">¿Despacho de </w:t>
        </w:r>
        <w:proofErr w:type="spellStart"/>
        <w:r w:rsidR="00467BC6">
          <w:rPr>
            <w:lang w:val="es-ES"/>
          </w:rPr>
          <w:t>almacen</w:t>
        </w:r>
        <w:proofErr w:type="spellEnd"/>
        <w:r w:rsidR="00467BC6">
          <w:rPr>
            <w:lang w:val="es-ES"/>
          </w:rPr>
          <w:t xml:space="preserve"> central a tiendas?, ¿Despacho a distribuidores?</w:t>
        </w:r>
      </w:ins>
    </w:p>
    <w:p w:rsidR="000F0447" w:rsidRPr="00242E3C" w:rsidRDefault="000F0447" w:rsidP="00C83881">
      <w:pPr>
        <w:rPr>
          <w:b/>
          <w:lang w:val="es-ES"/>
        </w:rPr>
      </w:pPr>
    </w:p>
    <w:p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rsidR="00F943EA" w:rsidRPr="00242E3C" w:rsidRDefault="00F943EA" w:rsidP="00F943EA">
      <w:pPr>
        <w:rPr>
          <w:lang w:val="es-ES" w:eastAsia="en-US"/>
        </w:rPr>
      </w:pPr>
    </w:p>
    <w:p w:rsidR="002E6467" w:rsidRPr="00242E3C" w:rsidRDefault="002E6467" w:rsidP="002E6467">
      <w:pPr>
        <w:rPr>
          <w:lang w:val="es-ES"/>
        </w:rPr>
      </w:pPr>
      <w:r w:rsidRPr="00EF142A">
        <w:rPr>
          <w:highlight w:val="yellow"/>
          <w:lang w:val="es-ES"/>
          <w:rPrChange w:id="213" w:author="Daniel Montjoy Pita" w:date="2017-09-22T16:29:00Z">
            <w:rPr>
              <w:lang w:val="es-ES"/>
            </w:rPr>
          </w:rPrChange>
        </w:rPr>
        <w:t>Esta actividad se enfoca en la segmentación y elección del mercado objetivo</w:t>
      </w:r>
      <w:r w:rsidRPr="00242E3C">
        <w:rPr>
          <w:lang w:val="es-ES"/>
        </w:rPr>
        <w:t xml:space="preserve">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rsidR="000F0447" w:rsidRPr="00242E3C" w:rsidRDefault="000F0447" w:rsidP="002E6467">
      <w:pPr>
        <w:rPr>
          <w:lang w:val="es-ES"/>
        </w:rPr>
      </w:pPr>
    </w:p>
    <w:p w:rsidR="002E6467" w:rsidRPr="00242E3C" w:rsidRDefault="00F54949" w:rsidP="002E6467">
      <w:pPr>
        <w:rPr>
          <w:lang w:val="es-ES"/>
        </w:rPr>
      </w:pPr>
      <w:r w:rsidRPr="00242E3C">
        <w:rPr>
          <w:lang w:val="es-ES"/>
        </w:rPr>
        <w:lastRenderedPageBreak/>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rsidR="00C83881" w:rsidRPr="00242E3C" w:rsidRDefault="00C83881" w:rsidP="00C83881">
      <w:pPr>
        <w:rPr>
          <w:lang w:val="es-ES"/>
        </w:rPr>
      </w:pPr>
    </w:p>
    <w:p w:rsidR="00C83881" w:rsidRPr="00242E3C" w:rsidRDefault="00B20488" w:rsidP="00C24FC7">
      <w:pPr>
        <w:ind w:left="340" w:hanging="340"/>
        <w:rPr>
          <w:lang w:val="es-ES"/>
        </w:rPr>
      </w:pPr>
      <w:bookmarkStart w:id="214" w:name="_Toc491614555"/>
      <w:r w:rsidRPr="00242E3C">
        <w:rPr>
          <w:b/>
        </w:rPr>
        <w:t>2.2</w:t>
      </w:r>
      <w:r w:rsidRPr="00242E3C">
        <w:rPr>
          <w:b/>
        </w:rPr>
        <w:tab/>
      </w:r>
      <w:r w:rsidR="00C83881" w:rsidRPr="00242E3C">
        <w:rPr>
          <w:b/>
        </w:rPr>
        <w:t xml:space="preserve">Actividades de </w:t>
      </w:r>
      <w:r w:rsidRPr="00242E3C">
        <w:rPr>
          <w:b/>
        </w:rPr>
        <w:t>soporte</w:t>
      </w:r>
      <w:bookmarkEnd w:id="214"/>
    </w:p>
    <w:p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rsidR="00032A4F" w:rsidRPr="00242E3C" w:rsidRDefault="00032A4F" w:rsidP="00C24FC7">
      <w:pPr>
        <w:spacing w:line="240" w:lineRule="auto"/>
        <w:ind w:left="567" w:hanging="567"/>
        <w:rPr>
          <w:b/>
        </w:rPr>
      </w:pPr>
      <w:r w:rsidRPr="00242E3C">
        <w:rPr>
          <w:b/>
        </w:rPr>
        <w:br w:type="page"/>
      </w:r>
    </w:p>
    <w:p w:rsidR="00F943EA" w:rsidRPr="00242E3C" w:rsidRDefault="00B20488" w:rsidP="00C24FC7">
      <w:pPr>
        <w:spacing w:line="240" w:lineRule="auto"/>
        <w:ind w:left="567" w:hanging="567"/>
        <w:rPr>
          <w:lang w:val="es-ES"/>
        </w:rPr>
      </w:pPr>
      <w:r w:rsidRPr="00242E3C">
        <w:rPr>
          <w:b/>
        </w:rPr>
        <w:lastRenderedPageBreak/>
        <w:t>2.2.4</w:t>
      </w:r>
      <w:r w:rsidRPr="00242E3C">
        <w:rPr>
          <w:b/>
        </w:rPr>
        <w:tab/>
      </w:r>
      <w:r w:rsidR="00F943EA" w:rsidRPr="00242E3C">
        <w:rPr>
          <w:b/>
        </w:rPr>
        <w:t xml:space="preserve">Infraestructura y </w:t>
      </w:r>
      <w:r w:rsidRPr="00242E3C">
        <w:rPr>
          <w:b/>
        </w:rPr>
        <w:t>dirección</w:t>
      </w:r>
    </w:p>
    <w:p w:rsidR="00DB1717" w:rsidRPr="00242E3C" w:rsidRDefault="00DB1717" w:rsidP="006A0154">
      <w:pPr>
        <w:spacing w:line="240" w:lineRule="auto"/>
        <w:rPr>
          <w:lang w:val="es-ES" w:eastAsia="en-US"/>
        </w:rPr>
      </w:pPr>
    </w:p>
    <w:p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rsidR="006A27AA" w:rsidRPr="00242E3C" w:rsidRDefault="006A27AA" w:rsidP="006A0154">
      <w:pPr>
        <w:spacing w:line="240" w:lineRule="auto"/>
        <w:rPr>
          <w:lang w:val="es-ES"/>
        </w:rPr>
      </w:pPr>
    </w:p>
    <w:p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centrarse en el desarrollo y cumplimiento del lineamiento 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rsidR="00E8422A" w:rsidRPr="00242E3C" w:rsidRDefault="00E8422A" w:rsidP="006A0154">
      <w:pPr>
        <w:spacing w:line="240" w:lineRule="auto"/>
        <w:rPr>
          <w:lang w:eastAsia="en-US"/>
        </w:rPr>
      </w:pPr>
    </w:p>
    <w:p w:rsidR="00EA493B" w:rsidRPr="00242E3C" w:rsidRDefault="00B20488" w:rsidP="00C24FC7">
      <w:pPr>
        <w:spacing w:line="240" w:lineRule="auto"/>
        <w:ind w:left="340" w:hanging="340"/>
      </w:pPr>
      <w:bookmarkStart w:id="215" w:name="_Toc491614556"/>
      <w:r w:rsidRPr="00242E3C">
        <w:rPr>
          <w:b/>
        </w:rPr>
        <w:t>3.</w:t>
      </w:r>
      <w:r w:rsidRPr="00242E3C">
        <w:rPr>
          <w:b/>
        </w:rPr>
        <w:tab/>
      </w:r>
      <w:r w:rsidR="00E8422A" w:rsidRPr="00242E3C">
        <w:rPr>
          <w:b/>
        </w:rPr>
        <w:t>Evaluación de los factores internos</w:t>
      </w:r>
      <w:bookmarkEnd w:id="215"/>
    </w:p>
    <w:p w:rsidR="00C52704" w:rsidRPr="00242E3C" w:rsidRDefault="00C52704" w:rsidP="006A0154">
      <w:pPr>
        <w:spacing w:line="240" w:lineRule="auto"/>
        <w:rPr>
          <w:lang w:eastAsia="en-US"/>
        </w:rPr>
      </w:pPr>
    </w:p>
    <w:p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rsidR="005B2578" w:rsidRPr="00242E3C" w:rsidRDefault="005B2578" w:rsidP="006A0154">
      <w:pPr>
        <w:spacing w:line="240" w:lineRule="auto"/>
        <w:rPr>
          <w:lang w:eastAsia="en-US"/>
        </w:rPr>
      </w:pPr>
    </w:p>
    <w:p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rsidR="005B2578" w:rsidRPr="00242E3C" w:rsidRDefault="005B2578" w:rsidP="006A0154">
      <w:pPr>
        <w:spacing w:line="240" w:lineRule="auto"/>
        <w:rPr>
          <w:lang w:val="es-ES"/>
        </w:rPr>
      </w:pPr>
    </w:p>
    <w:p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rsidR="0028042D" w:rsidRPr="00242E3C" w:rsidRDefault="002C0176" w:rsidP="00582BAE">
      <w:pPr>
        <w:pStyle w:val="Epgrafe"/>
        <w:outlineLvl w:val="0"/>
      </w:pPr>
      <w:bookmarkStart w:id="216" w:name="_Ref473293124"/>
      <w:bookmarkStart w:id="217" w:name="_Toc491614511"/>
      <w:r w:rsidRPr="00242E3C">
        <w:lastRenderedPageBreak/>
        <w:t xml:space="preserve">Tabla </w:t>
      </w:r>
      <w:bookmarkEnd w:id="216"/>
      <w:r w:rsidR="00C24FC7" w:rsidRPr="00242E3C">
        <w:t>17</w:t>
      </w:r>
      <w:r w:rsidRPr="00242E3C">
        <w:t>. Matriz de evaluación de factores internos (EFI)</w:t>
      </w:r>
      <w:bookmarkEnd w:id="217"/>
    </w:p>
    <w:tbl>
      <w:tblPr>
        <w:tblStyle w:val="TablaTesisnormal"/>
        <w:tblW w:w="8493" w:type="dxa"/>
        <w:jc w:val="center"/>
        <w:tblLook w:val="04A0" w:firstRow="1" w:lastRow="0" w:firstColumn="1" w:lastColumn="0" w:noHBand="0" w:noVBand="1"/>
      </w:tblPr>
      <w:tblGrid>
        <w:gridCol w:w="1849"/>
        <w:gridCol w:w="3686"/>
        <w:gridCol w:w="1025"/>
        <w:gridCol w:w="983"/>
        <w:gridCol w:w="950"/>
      </w:tblGrid>
      <w:tr w:rsidR="00644718" w:rsidRPr="00242E3C"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rsidTr="00644718">
        <w:trPr>
          <w:jc w:val="center"/>
        </w:trPr>
        <w:tc>
          <w:tcPr>
            <w:tcW w:w="0" w:type="auto"/>
            <w:gridSpan w:val="5"/>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rsidR="00644718" w:rsidRPr="00242E3C" w:rsidRDefault="001075BB" w:rsidP="001075BB">
            <w:pPr>
              <w:spacing w:line="240" w:lineRule="auto"/>
              <w:jc w:val="left"/>
              <w:rPr>
                <w:color w:val="000000"/>
                <w:sz w:val="15"/>
                <w:szCs w:val="15"/>
              </w:rPr>
            </w:pPr>
            <w:r>
              <w:rPr>
                <w:color w:val="000000"/>
                <w:sz w:val="15"/>
                <w:szCs w:val="15"/>
              </w:rPr>
              <w:t>de audífonos y componentes.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740A9B" w:rsidP="00740A9B">
            <w:pPr>
              <w:spacing w:line="240" w:lineRule="auto"/>
              <w:jc w:val="left"/>
              <w:rPr>
                <w:color w:val="000000"/>
                <w:sz w:val="15"/>
                <w:szCs w:val="15"/>
              </w:rPr>
            </w:pPr>
            <w:ins w:id="218" w:author="Daniel Montjoy Pita" w:date="2017-09-22T17:03:00Z">
              <w:r w:rsidRPr="00242E3C">
                <w:rPr>
                  <w:color w:val="000000"/>
                  <w:sz w:val="15"/>
                  <w:szCs w:val="15"/>
                </w:rPr>
                <w:t>Operaciones</w:t>
              </w:r>
            </w:ins>
            <w:del w:id="219" w:author="Daniel Montjoy Pita" w:date="2017-09-22T17:03:00Z">
              <w:r w:rsidR="00644718" w:rsidRPr="00782B3E" w:rsidDel="00740A9B">
                <w:rPr>
                  <w:color w:val="000000"/>
                  <w:sz w:val="15"/>
                  <w:szCs w:val="15"/>
                  <w:highlight w:val="yellow"/>
                  <w:rPrChange w:id="220" w:author="Daniel Montjoy Pita" w:date="2017-09-22T16:50:00Z">
                    <w:rPr>
                      <w:color w:val="000000"/>
                      <w:sz w:val="15"/>
                      <w:szCs w:val="15"/>
                    </w:rPr>
                  </w:rPrChange>
                </w:rPr>
                <w:delText>Infraestructura</w:delText>
              </w:r>
            </w:del>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gridSpan w:val="5"/>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0609D0">
              <w:rPr>
                <w:color w:val="000000"/>
                <w:sz w:val="15"/>
                <w:szCs w:val="15"/>
                <w:highlight w:val="yellow"/>
                <w:rPrChange w:id="221" w:author="Daniel Montjoy Pita" w:date="2017-09-22T16:46:00Z">
                  <w:rPr>
                    <w:color w:val="000000"/>
                    <w:sz w:val="15"/>
                    <w:szCs w:val="15"/>
                  </w:rPr>
                </w:rPrChange>
              </w:rPr>
              <w:t>Procesos sin integración ni responsables asignados en las áreas de ventas, logística, producción y posventa, impactando en tiempos, esfuerzos y recursos.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rsidR="00644718" w:rsidRPr="00242E3C" w:rsidRDefault="00644718" w:rsidP="00C16898">
            <w:pPr>
              <w:spacing w:line="240" w:lineRule="auto"/>
              <w:jc w:val="center"/>
              <w:rPr>
                <w:color w:val="000000"/>
                <w:sz w:val="15"/>
                <w:szCs w:val="15"/>
              </w:rPr>
            </w:pP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rsidR="00F45DB0" w:rsidRPr="00242E3C" w:rsidRDefault="00F45DB0" w:rsidP="00736D85">
      <w:pPr>
        <w:spacing w:line="240" w:lineRule="auto"/>
        <w:rPr>
          <w:lang w:eastAsia="en-US"/>
        </w:rPr>
      </w:pPr>
    </w:p>
    <w:p w:rsidR="00E648BE" w:rsidRPr="00242E3C" w:rsidRDefault="00B20488" w:rsidP="00C24FC7">
      <w:pPr>
        <w:spacing w:line="240" w:lineRule="auto"/>
        <w:ind w:left="340" w:hanging="340"/>
      </w:pPr>
      <w:bookmarkStart w:id="222"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222"/>
    </w:p>
    <w:p w:rsidR="000F0447" w:rsidRPr="00242E3C" w:rsidRDefault="000F0447" w:rsidP="00736D85">
      <w:pPr>
        <w:spacing w:line="240" w:lineRule="auto"/>
        <w:rPr>
          <w:lang w:eastAsia="en-US"/>
        </w:rPr>
      </w:pPr>
    </w:p>
    <w:p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Starkey Laboratories</w:t>
      </w:r>
      <w:r w:rsidR="00736D85" w:rsidRPr="00242E3C">
        <w:rPr>
          <w:lang w:eastAsia="en-US"/>
        </w:rPr>
        <w:t>,</w:t>
      </w:r>
      <w:r w:rsidR="00A579FD">
        <w:rPr>
          <w:lang w:eastAsia="en-US"/>
        </w:rPr>
        <w:t xml:space="preserve"> </w:t>
      </w:r>
      <w:r w:rsidRPr="00242E3C">
        <w:rPr>
          <w:lang w:eastAsia="en-US"/>
        </w:rPr>
        <w:t xml:space="preserve"> c) la cultura </w:t>
      </w:r>
      <w:r w:rsidR="00A579FD">
        <w:rPr>
          <w:lang w:eastAsia="en-US"/>
        </w:rPr>
        <w:t>Starkey y d) las alianzas estratégicas con proveeedores</w:t>
      </w:r>
      <w:r w:rsidRPr="00242E3C">
        <w:rPr>
          <w:lang w:eastAsia="en-US"/>
        </w:rPr>
        <w:t>.</w:t>
      </w:r>
      <w:r w:rsidR="00736D85" w:rsidRPr="00242E3C">
        <w:rPr>
          <w:lang w:eastAsia="en-US"/>
        </w:rPr>
        <w:br w:type="page"/>
      </w:r>
    </w:p>
    <w:p w:rsidR="001939F1" w:rsidRPr="00242E3C" w:rsidRDefault="001939F1" w:rsidP="00582BAE">
      <w:pPr>
        <w:pStyle w:val="Epgrafe"/>
        <w:outlineLvl w:val="0"/>
      </w:pPr>
      <w:bookmarkStart w:id="223" w:name="_Ref478731598"/>
      <w:bookmarkStart w:id="224" w:name="_Toc491614512"/>
      <w:r w:rsidRPr="00242E3C">
        <w:lastRenderedPageBreak/>
        <w:t xml:space="preserve">Tabla </w:t>
      </w:r>
      <w:bookmarkEnd w:id="223"/>
      <w:r w:rsidR="00B20488" w:rsidRPr="00242E3C">
        <w:t>18</w:t>
      </w:r>
      <w:r w:rsidRPr="00242E3C">
        <w:t>. Matriz VRIO</w:t>
      </w:r>
      <w:bookmarkEnd w:id="224"/>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rsidTr="00C16898">
        <w:trPr>
          <w:trHeight w:val="20"/>
          <w:jc w:val="center"/>
        </w:trPr>
        <w:tc>
          <w:tcPr>
            <w:tcW w:w="5000" w:type="pct"/>
            <w:gridSpan w:val="6"/>
            <w:noWrap/>
            <w:hideMark/>
          </w:tcPr>
          <w:p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A579FD" w:rsidRDefault="00A579FD" w:rsidP="00A579FD">
            <w:pPr>
              <w:spacing w:line="240" w:lineRule="auto"/>
              <w:jc w:val="left"/>
              <w:rPr>
                <w:color w:val="000000"/>
                <w:szCs w:val="16"/>
              </w:rPr>
            </w:pPr>
            <w:r w:rsidRPr="00A579FD">
              <w:rPr>
                <w:color w:val="000000"/>
                <w:szCs w:val="16"/>
              </w:rPr>
              <w:t>Cultura de valores Starkey</w:t>
            </w:r>
            <w:r w:rsidR="00606B8E">
              <w:rPr>
                <w:color w:val="000000"/>
                <w:szCs w:val="16"/>
              </w:rPr>
              <w:t>.</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noWrap/>
            <w:vAlign w:val="center"/>
            <w:hideMark/>
          </w:tcPr>
          <w:p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r w:rsidR="00606B8E" w:rsidRPr="00606B8E">
              <w:rPr>
                <w:i/>
                <w:color w:val="000000"/>
                <w:szCs w:val="16"/>
              </w:rPr>
              <w:t>intercompany</w:t>
            </w:r>
            <w:r w:rsidRPr="00242E3C">
              <w:rPr>
                <w:color w:val="000000"/>
                <w:szCs w:val="16"/>
              </w:rPr>
              <w:t>.  </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vAlign w:val="center"/>
            <w:hideMark/>
          </w:tcPr>
          <w:p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bl>
    <w:p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rsidR="00AB0802" w:rsidRPr="00242E3C" w:rsidRDefault="001748DD" w:rsidP="00582BAE">
      <w:pPr>
        <w:pStyle w:val="Ttulo1"/>
        <w:keepNext w:val="0"/>
        <w:keepLines w:val="0"/>
        <w:numPr>
          <w:ilvl w:val="0"/>
          <w:numId w:val="0"/>
        </w:numPr>
        <w:spacing w:line="240" w:lineRule="auto"/>
      </w:pPr>
      <w:bookmarkStart w:id="225"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225"/>
    </w:p>
    <w:p w:rsidR="00CB5E6A" w:rsidRPr="00242E3C" w:rsidRDefault="00CB5E6A" w:rsidP="00855580"/>
    <w:p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rsidR="000F0447" w:rsidRPr="00242E3C" w:rsidRDefault="000F0447" w:rsidP="00855580"/>
    <w:p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rsidR="000F0447" w:rsidRPr="00242E3C" w:rsidRDefault="000F0447" w:rsidP="008467F8"/>
    <w:p w:rsidR="00F25D8E" w:rsidRPr="00242E3C" w:rsidRDefault="00B20488" w:rsidP="00130723">
      <w:pPr>
        <w:spacing w:line="240" w:lineRule="auto"/>
        <w:ind w:left="340" w:hanging="340"/>
      </w:pPr>
      <w:bookmarkStart w:id="226" w:name="_Toc491614559"/>
      <w:r w:rsidRPr="00242E3C">
        <w:rPr>
          <w:b/>
        </w:rPr>
        <w:t>1.</w:t>
      </w:r>
      <w:r w:rsidRPr="00242E3C">
        <w:rPr>
          <w:b/>
        </w:rPr>
        <w:tab/>
      </w:r>
      <w:r w:rsidR="00F25D8E" w:rsidRPr="00242E3C">
        <w:rPr>
          <w:b/>
        </w:rPr>
        <w:t>Objetivo general</w:t>
      </w:r>
      <w:bookmarkEnd w:id="226"/>
      <w:r w:rsidR="00F25D8E" w:rsidRPr="00242E3C">
        <w:t xml:space="preserve"> </w:t>
      </w:r>
    </w:p>
    <w:p w:rsidR="000F0447" w:rsidRPr="00242E3C" w:rsidRDefault="000F0447" w:rsidP="000F0447">
      <w:pPr>
        <w:rPr>
          <w:lang w:eastAsia="en-US"/>
        </w:rPr>
      </w:pPr>
    </w:p>
    <w:p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rsidR="00F25D8E" w:rsidRPr="00242E3C" w:rsidRDefault="00F25D8E" w:rsidP="00F25D8E">
      <w:pPr>
        <w:spacing w:line="276" w:lineRule="auto"/>
      </w:pPr>
    </w:p>
    <w:p w:rsidR="00F25D8E" w:rsidRPr="00242E3C" w:rsidRDefault="00B20488" w:rsidP="00130723">
      <w:pPr>
        <w:spacing w:line="240" w:lineRule="auto"/>
        <w:ind w:left="340" w:hanging="340"/>
      </w:pPr>
      <w:bookmarkStart w:id="227" w:name="_Toc491614560"/>
      <w:r w:rsidRPr="00242E3C">
        <w:rPr>
          <w:b/>
        </w:rPr>
        <w:t>2.</w:t>
      </w:r>
      <w:r w:rsidRPr="00242E3C">
        <w:rPr>
          <w:b/>
        </w:rPr>
        <w:tab/>
      </w:r>
      <w:r w:rsidR="00F25D8E" w:rsidRPr="00242E3C">
        <w:rPr>
          <w:b/>
        </w:rPr>
        <w:t>Objetivos específicos</w:t>
      </w:r>
      <w:bookmarkEnd w:id="227"/>
    </w:p>
    <w:p w:rsidR="000F0447" w:rsidRPr="00242E3C" w:rsidRDefault="000F0447" w:rsidP="000F0447">
      <w:pPr>
        <w:rPr>
          <w:lang w:eastAsia="en-US"/>
        </w:rPr>
      </w:pPr>
    </w:p>
    <w:p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rsidR="00C63F6B" w:rsidRPr="00242E3C" w:rsidRDefault="00C63F6B" w:rsidP="00C63F6B">
      <w:pPr>
        <w:rPr>
          <w:lang w:eastAsia="en-US"/>
        </w:rPr>
      </w:pPr>
    </w:p>
    <w:p w:rsidR="00915897" w:rsidRPr="00242E3C" w:rsidRDefault="00130723" w:rsidP="00130723">
      <w:pPr>
        <w:spacing w:line="240" w:lineRule="auto"/>
        <w:ind w:left="340" w:hanging="340"/>
      </w:pPr>
      <w:bookmarkStart w:id="228" w:name="_Toc491614561"/>
      <w:r w:rsidRPr="00242E3C">
        <w:rPr>
          <w:b/>
        </w:rPr>
        <w:t>3.</w:t>
      </w:r>
      <w:r w:rsidRPr="00242E3C">
        <w:rPr>
          <w:b/>
        </w:rPr>
        <w:tab/>
      </w:r>
      <w:r w:rsidR="00915897" w:rsidRPr="00242E3C">
        <w:rPr>
          <w:b/>
        </w:rPr>
        <w:t>Metodología</w:t>
      </w:r>
      <w:bookmarkEnd w:id="228"/>
      <w:r w:rsidR="00915897" w:rsidRPr="00242E3C">
        <w:t xml:space="preserve"> </w:t>
      </w:r>
    </w:p>
    <w:p w:rsidR="000F0447" w:rsidRPr="00242E3C" w:rsidRDefault="000F0447" w:rsidP="000F0447">
      <w:pPr>
        <w:rPr>
          <w:lang w:eastAsia="en-US"/>
        </w:rPr>
      </w:pPr>
    </w:p>
    <w:p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rsidR="00C63F6B" w:rsidRPr="00242E3C" w:rsidRDefault="00C63F6B" w:rsidP="00C63F6B"/>
    <w:p w:rsidR="008C2E44" w:rsidRPr="00242E3C" w:rsidRDefault="00130723" w:rsidP="00130723">
      <w:pPr>
        <w:spacing w:line="240" w:lineRule="auto"/>
        <w:ind w:left="340" w:hanging="340"/>
      </w:pPr>
      <w:bookmarkStart w:id="229" w:name="_Toc491614562"/>
      <w:r w:rsidRPr="00242E3C">
        <w:rPr>
          <w:b/>
        </w:rPr>
        <w:t>4.</w:t>
      </w:r>
      <w:r w:rsidRPr="00242E3C">
        <w:rPr>
          <w:b/>
        </w:rPr>
        <w:tab/>
      </w:r>
      <w:r w:rsidR="008C2E44" w:rsidRPr="00242E3C">
        <w:rPr>
          <w:b/>
        </w:rPr>
        <w:t>Resultados</w:t>
      </w:r>
      <w:bookmarkEnd w:id="229"/>
    </w:p>
    <w:p w:rsidR="00130723" w:rsidRPr="00242E3C" w:rsidRDefault="00130723" w:rsidP="00B92766"/>
    <w:p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rsidR="006B7AEF" w:rsidRPr="00242E3C" w:rsidRDefault="006B7AEF" w:rsidP="00A23F06">
      <w:pPr>
        <w:tabs>
          <w:tab w:val="left" w:pos="2404"/>
        </w:tabs>
        <w:rPr>
          <w:szCs w:val="22"/>
        </w:rPr>
      </w:pPr>
    </w:p>
    <w:p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rsidR="000F0447" w:rsidRPr="00242E3C" w:rsidRDefault="000F0447" w:rsidP="00054002"/>
    <w:p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rsidR="00932F40" w:rsidRPr="00242E3C" w:rsidRDefault="00932F40" w:rsidP="00E62880"/>
    <w:p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rsidR="00932F40" w:rsidRPr="00242E3C" w:rsidRDefault="00932F40" w:rsidP="00932F40"/>
    <w:p w:rsidR="009A2C04" w:rsidRPr="00242E3C" w:rsidRDefault="009A2C04" w:rsidP="00582BAE">
      <w:pPr>
        <w:pStyle w:val="Epgrafe"/>
        <w:outlineLvl w:val="0"/>
      </w:pPr>
      <w:bookmarkStart w:id="230" w:name="_Ref490727456"/>
      <w:bookmarkStart w:id="231" w:name="_Toc491614513"/>
      <w:r w:rsidRPr="00242E3C">
        <w:t xml:space="preserve">Tabla </w:t>
      </w:r>
      <w:bookmarkEnd w:id="230"/>
      <w:r w:rsidR="00B06594" w:rsidRPr="00242E3C">
        <w:t>19</w:t>
      </w:r>
      <w:r w:rsidRPr="00242E3C">
        <w:t>. Número de audífonos comprados por medio de contacto</w:t>
      </w:r>
      <w:bookmarkEnd w:id="231"/>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rsidTr="006A0154">
        <w:trPr>
          <w:trHeight w:val="20"/>
          <w:jc w:val="center"/>
        </w:trPr>
        <w:tc>
          <w:tcPr>
            <w:tcW w:w="0" w:type="auto"/>
            <w:noWrap/>
            <w:vAlign w:val="center"/>
            <w:hideMark/>
          </w:tcPr>
          <w:p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22%</w:t>
            </w:r>
          </w:p>
        </w:tc>
      </w:tr>
    </w:tbl>
    <w:p w:rsidR="009D77E9" w:rsidRPr="00242E3C" w:rsidRDefault="00780C62" w:rsidP="006A0154">
      <w:pPr>
        <w:pStyle w:val="Nota"/>
        <w:ind w:left="142"/>
      </w:pPr>
      <w:r w:rsidRPr="00242E3C">
        <w:t>Fuente: Elaboración propia 2017.</w:t>
      </w:r>
    </w:p>
    <w:p w:rsidR="00B5701E" w:rsidRPr="00242E3C" w:rsidRDefault="00B5701E" w:rsidP="00B5701E"/>
    <w:p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rsidR="00E62880" w:rsidRPr="00242E3C" w:rsidRDefault="00E62880" w:rsidP="00A90BAA"/>
    <w:p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rsidR="00B06594" w:rsidRPr="00242E3C" w:rsidRDefault="00B06594" w:rsidP="00A90BAA">
      <w:r w:rsidRPr="00242E3C">
        <w:br w:type="page"/>
      </w:r>
    </w:p>
    <w:p w:rsidR="00A90BAA" w:rsidRPr="00242E3C" w:rsidRDefault="00A90BAA" w:rsidP="00582BAE">
      <w:pPr>
        <w:pStyle w:val="Epgrafe"/>
        <w:outlineLvl w:val="0"/>
      </w:pPr>
      <w:bookmarkStart w:id="232" w:name="_Ref490591868"/>
      <w:bookmarkStart w:id="233" w:name="_Toc491549927"/>
      <w:r w:rsidRPr="00242E3C">
        <w:lastRenderedPageBreak/>
        <w:t xml:space="preserve">Gráfico </w:t>
      </w:r>
      <w:bookmarkEnd w:id="232"/>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233"/>
    </w:p>
    <w:p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A90BAA">
      <w:pPr>
        <w:pStyle w:val="Nota"/>
      </w:pPr>
    </w:p>
    <w:p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rsidR="00A90BAA" w:rsidRPr="00242E3C" w:rsidRDefault="00A90BAA" w:rsidP="00A90BAA"/>
    <w:p w:rsidR="00A90BAA" w:rsidRPr="00242E3C" w:rsidRDefault="00A90BAA" w:rsidP="00582BAE">
      <w:pPr>
        <w:pStyle w:val="Epgrafe"/>
        <w:outlineLvl w:val="0"/>
      </w:pPr>
      <w:bookmarkStart w:id="234" w:name="_Ref490690436"/>
      <w:bookmarkStart w:id="235" w:name="_Toc491549928"/>
      <w:r w:rsidRPr="00242E3C">
        <w:t xml:space="preserve">Gráfico </w:t>
      </w:r>
      <w:bookmarkEnd w:id="234"/>
      <w:r w:rsidR="00B06594" w:rsidRPr="00242E3C">
        <w:t>5</w:t>
      </w:r>
      <w:r w:rsidRPr="00242E3C">
        <w:t>. Recomendación de clientes usuarios de audífonos</w:t>
      </w:r>
      <w:bookmarkEnd w:id="235"/>
    </w:p>
    <w:p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rsidR="00A90BAA" w:rsidRPr="00242E3C" w:rsidRDefault="00A90BAA" w:rsidP="00A90BAA"/>
    <w:p w:rsidR="00A90BAA" w:rsidRPr="00242E3C" w:rsidRDefault="00A90BAA" w:rsidP="00582BAE">
      <w:pPr>
        <w:pStyle w:val="Epgrafe"/>
        <w:outlineLvl w:val="0"/>
      </w:pPr>
      <w:bookmarkStart w:id="236" w:name="_Ref490690929"/>
      <w:bookmarkStart w:id="237" w:name="_Toc491549929"/>
      <w:r w:rsidRPr="00242E3C">
        <w:t xml:space="preserve">Gráfico </w:t>
      </w:r>
      <w:bookmarkEnd w:id="236"/>
      <w:r w:rsidR="00B06594" w:rsidRPr="00242E3C">
        <w:t>6</w:t>
      </w:r>
      <w:r w:rsidR="00671E40" w:rsidRPr="00242E3C">
        <w:t>. Porcentaje de c</w:t>
      </w:r>
      <w:r w:rsidRPr="00242E3C">
        <w:t xml:space="preserve">ompra en </w:t>
      </w:r>
      <w:r w:rsidR="006247C1" w:rsidRPr="00242E3C">
        <w:t>clientes</w:t>
      </w:r>
      <w:r w:rsidRPr="00242E3C">
        <w:t xml:space="preserve"> nuevos</w:t>
      </w:r>
      <w:bookmarkEnd w:id="237"/>
    </w:p>
    <w:p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rsidR="00671E40" w:rsidRPr="00242E3C" w:rsidRDefault="00A90BAA" w:rsidP="00671E40">
      <w:pPr>
        <w:pStyle w:val="Nota"/>
      </w:pPr>
      <w:r w:rsidRPr="00242E3C">
        <w:t>F</w:t>
      </w:r>
      <w:r w:rsidR="00671E40" w:rsidRPr="00242E3C">
        <w:t>uente: Elaboración propia 2017.</w:t>
      </w:r>
    </w:p>
    <w:p w:rsidR="00B06594" w:rsidRPr="00242E3C" w:rsidRDefault="00B06594" w:rsidP="00671E40">
      <w:r w:rsidRPr="00242E3C">
        <w:br w:type="page"/>
      </w:r>
    </w:p>
    <w:p w:rsidR="00671E40" w:rsidRPr="00242E3C" w:rsidRDefault="00671E40" w:rsidP="00582BAE">
      <w:pPr>
        <w:pStyle w:val="Epgrafe"/>
        <w:outlineLvl w:val="0"/>
      </w:pPr>
      <w:bookmarkStart w:id="238" w:name="_Ref490691677"/>
      <w:bookmarkStart w:id="239" w:name="_Toc491549930"/>
      <w:r w:rsidRPr="00242E3C">
        <w:lastRenderedPageBreak/>
        <w:t xml:space="preserve">Gráfico </w:t>
      </w:r>
      <w:bookmarkEnd w:id="238"/>
      <w:r w:rsidR="00B06594" w:rsidRPr="00242E3C">
        <w:t>7</w:t>
      </w:r>
      <w:r w:rsidRPr="00242E3C">
        <w:t xml:space="preserve">. Principales motivos para </w:t>
      </w:r>
      <w:r w:rsidR="00E829DE" w:rsidRPr="00242E3C">
        <w:t>comprar</w:t>
      </w:r>
      <w:r w:rsidRPr="00242E3C">
        <w:t xml:space="preserve"> audífonos en nuevos clientes</w:t>
      </w:r>
      <w:bookmarkEnd w:id="239"/>
    </w:p>
    <w:p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rsidR="00671E40" w:rsidRPr="00242E3C" w:rsidRDefault="00671E40" w:rsidP="00582BAE">
      <w:pPr>
        <w:pStyle w:val="Nota"/>
        <w:spacing w:line="240" w:lineRule="auto"/>
        <w:outlineLvl w:val="0"/>
      </w:pPr>
      <w:r w:rsidRPr="00242E3C">
        <w:t>Fuente: Elaboración propia 2017.</w:t>
      </w:r>
    </w:p>
    <w:p w:rsidR="00E829DE" w:rsidRPr="00242E3C" w:rsidRDefault="00E829DE" w:rsidP="00A90BAA"/>
    <w:p w:rsidR="00E829DE" w:rsidRPr="00242E3C" w:rsidRDefault="00E829DE" w:rsidP="00582BAE">
      <w:pPr>
        <w:pStyle w:val="Epgrafe"/>
        <w:outlineLvl w:val="0"/>
      </w:pPr>
      <w:bookmarkStart w:id="240" w:name="_Ref490692631"/>
      <w:bookmarkStart w:id="241" w:name="_Toc491549931"/>
      <w:r w:rsidRPr="00242E3C">
        <w:t xml:space="preserve">Gráfico </w:t>
      </w:r>
      <w:bookmarkEnd w:id="240"/>
      <w:r w:rsidR="00B06594" w:rsidRPr="00242E3C">
        <w:t>8</w:t>
      </w:r>
      <w:r w:rsidRPr="00242E3C">
        <w:t>. Razones de no compra en clientes nuevos</w:t>
      </w:r>
      <w:bookmarkEnd w:id="241"/>
    </w:p>
    <w:p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rsidR="00E829DE" w:rsidRPr="00242E3C" w:rsidRDefault="00E829DE" w:rsidP="00582BAE">
      <w:pPr>
        <w:pStyle w:val="Nota"/>
        <w:spacing w:line="240" w:lineRule="auto"/>
        <w:outlineLvl w:val="0"/>
      </w:pPr>
      <w:r w:rsidRPr="00242E3C">
        <w:t>Fuente: Elaboración propia 2017.</w:t>
      </w:r>
    </w:p>
    <w:p w:rsidR="00E829DE" w:rsidRPr="00242E3C" w:rsidRDefault="00E829DE" w:rsidP="00A90BAA"/>
    <w:p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rsidR="00C63F6B" w:rsidRPr="00242E3C" w:rsidRDefault="00C63F6B" w:rsidP="00A90BAA"/>
    <w:p w:rsidR="00A90BAA" w:rsidRPr="00242E3C" w:rsidRDefault="00A90BAA" w:rsidP="00582BAE">
      <w:pPr>
        <w:pStyle w:val="Epgrafe"/>
        <w:outlineLvl w:val="0"/>
      </w:pPr>
      <w:bookmarkStart w:id="242" w:name="_Ref490691281"/>
      <w:bookmarkStart w:id="243" w:name="_Toc491549932"/>
      <w:r w:rsidRPr="00242E3C">
        <w:t xml:space="preserve">Gráfico </w:t>
      </w:r>
      <w:bookmarkEnd w:id="242"/>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243"/>
    </w:p>
    <w:p w:rsidR="00A90BAA" w:rsidRPr="00242E3C" w:rsidRDefault="00A90BAA" w:rsidP="00B06594">
      <w:pPr>
        <w:jc w:val="center"/>
      </w:pPr>
      <w:r w:rsidRPr="00242E3C">
        <w:rPr>
          <w:noProof/>
        </w:rPr>
        <w:drawing>
          <wp:inline distT="0" distB="0" distL="0" distR="0" wp14:anchorId="0BE721B5" wp14:editId="278D8E20">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A90BAA" w:rsidRPr="00242E3C" w:rsidRDefault="00A90BAA" w:rsidP="00582BAE">
      <w:pPr>
        <w:pStyle w:val="Epgrafe"/>
        <w:outlineLvl w:val="0"/>
      </w:pPr>
      <w:bookmarkStart w:id="244" w:name="_Ref490692179"/>
      <w:bookmarkStart w:id="245" w:name="_Toc491549933"/>
      <w:r w:rsidRPr="00242E3C">
        <w:t xml:space="preserve">Gráfico </w:t>
      </w:r>
      <w:bookmarkEnd w:id="244"/>
      <w:r w:rsidR="00B06594" w:rsidRPr="00242E3C">
        <w:t>10</w:t>
      </w:r>
      <w:r w:rsidRPr="00242E3C">
        <w:t xml:space="preserve">. Principales motivos para adquirir audífonos en </w:t>
      </w:r>
      <w:r w:rsidR="006247C1" w:rsidRPr="00242E3C">
        <w:t>clientes</w:t>
      </w:r>
      <w:r w:rsidRPr="00242E3C">
        <w:t xml:space="preserve"> de audífonos</w:t>
      </w:r>
      <w:bookmarkEnd w:id="245"/>
    </w:p>
    <w:p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2D6C1D"/>
    <w:p w:rsidR="002D6C1D" w:rsidRPr="00242E3C" w:rsidRDefault="002D6C1D" w:rsidP="00582BAE">
      <w:pPr>
        <w:pStyle w:val="Epgrafe"/>
        <w:outlineLvl w:val="0"/>
      </w:pPr>
      <w:bookmarkStart w:id="246" w:name="_Ref490692644"/>
      <w:bookmarkStart w:id="247" w:name="_Toc491549934"/>
      <w:r w:rsidRPr="00242E3C">
        <w:t xml:space="preserve">Gráfico </w:t>
      </w:r>
      <w:bookmarkEnd w:id="246"/>
      <w:r w:rsidR="00B06594" w:rsidRPr="00242E3C">
        <w:t>11</w:t>
      </w:r>
      <w:r w:rsidRPr="00242E3C">
        <w:t>. Razones de no compra en clientes usuarios</w:t>
      </w:r>
      <w:bookmarkEnd w:id="247"/>
    </w:p>
    <w:p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rsidR="002D6C1D" w:rsidRPr="00242E3C" w:rsidRDefault="002D6C1D" w:rsidP="00D465BC">
      <w:pPr>
        <w:pStyle w:val="Nota"/>
        <w:spacing w:line="240" w:lineRule="auto"/>
      </w:pPr>
      <w:r w:rsidRPr="00242E3C">
        <w:t>Fuente: Elaboración propia 2017.</w:t>
      </w:r>
    </w:p>
    <w:p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rsidR="00E62880" w:rsidRPr="00242E3C" w:rsidRDefault="00E62880" w:rsidP="00B66AFE"/>
    <w:p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r w:rsidRPr="00242E3C">
        <w:t>Starkey</w:t>
      </w:r>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rsidR="00A23F06" w:rsidRPr="00242E3C" w:rsidRDefault="00A23F06">
      <w:pPr>
        <w:spacing w:after="160" w:line="259" w:lineRule="auto"/>
        <w:jc w:val="left"/>
      </w:pPr>
      <w:r w:rsidRPr="00242E3C">
        <w:br w:type="page"/>
      </w:r>
    </w:p>
    <w:p w:rsidR="00763087" w:rsidRPr="00242E3C" w:rsidRDefault="00763087" w:rsidP="00582BAE">
      <w:pPr>
        <w:pStyle w:val="Ttulo2"/>
        <w:keepNext w:val="0"/>
        <w:keepLines w:val="0"/>
        <w:numPr>
          <w:ilvl w:val="0"/>
          <w:numId w:val="0"/>
        </w:numPr>
        <w:spacing w:line="240" w:lineRule="auto"/>
      </w:pPr>
      <w:bookmarkStart w:id="248" w:name="_Toc491614563"/>
      <w:r w:rsidRPr="00242E3C">
        <w:lastRenderedPageBreak/>
        <w:t xml:space="preserve">Capítulo V. Planeamiento </w:t>
      </w:r>
      <w:r w:rsidR="00B06594" w:rsidRPr="00242E3C">
        <w:t>e</w:t>
      </w:r>
      <w:r w:rsidRPr="00242E3C">
        <w:t>stratégico</w:t>
      </w:r>
      <w:bookmarkEnd w:id="248"/>
    </w:p>
    <w:p w:rsidR="006D6258" w:rsidRPr="00242E3C" w:rsidRDefault="006D6258" w:rsidP="006D6258">
      <w:pPr>
        <w:rPr>
          <w:lang w:eastAsia="en-US"/>
        </w:rPr>
      </w:pPr>
    </w:p>
    <w:p w:rsidR="00691D3C" w:rsidRPr="00242E3C" w:rsidRDefault="00B06594" w:rsidP="002A4208">
      <w:pPr>
        <w:ind w:left="340" w:hanging="340"/>
        <w:rPr>
          <w:b/>
        </w:rPr>
      </w:pPr>
      <w:bookmarkStart w:id="249" w:name="_Toc491614564"/>
      <w:r w:rsidRPr="00242E3C">
        <w:rPr>
          <w:b/>
        </w:rPr>
        <w:t>1.</w:t>
      </w:r>
      <w:r w:rsidRPr="00242E3C">
        <w:rPr>
          <w:b/>
        </w:rPr>
        <w:tab/>
      </w:r>
      <w:r w:rsidR="00691D3C" w:rsidRPr="00242E3C">
        <w:rPr>
          <w:b/>
        </w:rPr>
        <w:t>Visión</w:t>
      </w:r>
      <w:r w:rsidR="00640D76" w:rsidRPr="00242E3C">
        <w:rPr>
          <w:b/>
        </w:rPr>
        <w:t>, misión y valores</w:t>
      </w:r>
      <w:bookmarkEnd w:id="249"/>
    </w:p>
    <w:p w:rsidR="00640D76" w:rsidRPr="00242E3C" w:rsidRDefault="00B06594" w:rsidP="002A4208">
      <w:pPr>
        <w:spacing w:line="240" w:lineRule="auto"/>
        <w:ind w:left="340" w:hanging="340"/>
      </w:pPr>
      <w:bookmarkStart w:id="250" w:name="_Toc491614565"/>
      <w:r w:rsidRPr="00242E3C">
        <w:rPr>
          <w:b/>
        </w:rPr>
        <w:t>1.1</w:t>
      </w:r>
      <w:r w:rsidRPr="00242E3C">
        <w:rPr>
          <w:b/>
        </w:rPr>
        <w:tab/>
      </w:r>
      <w:r w:rsidR="00640D76" w:rsidRPr="00242E3C">
        <w:rPr>
          <w:b/>
        </w:rPr>
        <w:t>Visión</w:t>
      </w:r>
      <w:bookmarkEnd w:id="250"/>
    </w:p>
    <w:p w:rsidR="006D6258" w:rsidRPr="00242E3C" w:rsidRDefault="006D6258" w:rsidP="006D6258">
      <w:pPr>
        <w:rPr>
          <w:lang w:eastAsia="en-US"/>
        </w:rPr>
      </w:pPr>
    </w:p>
    <w:p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rsidR="00D4537C" w:rsidRPr="00242E3C" w:rsidRDefault="00D4537C" w:rsidP="00691D3C">
      <w:pPr>
        <w:rPr>
          <w:lang w:eastAsia="en-US"/>
        </w:rPr>
      </w:pPr>
    </w:p>
    <w:p w:rsidR="00691D3C" w:rsidRPr="00242E3C" w:rsidRDefault="00B06594" w:rsidP="002A4208">
      <w:pPr>
        <w:spacing w:line="240" w:lineRule="auto"/>
        <w:ind w:left="340" w:hanging="340"/>
      </w:pPr>
      <w:bookmarkStart w:id="251" w:name="_Toc491614566"/>
      <w:r w:rsidRPr="00242E3C">
        <w:rPr>
          <w:b/>
        </w:rPr>
        <w:t>1.2</w:t>
      </w:r>
      <w:r w:rsidRPr="00242E3C">
        <w:rPr>
          <w:b/>
        </w:rPr>
        <w:tab/>
      </w:r>
      <w:r w:rsidR="00691D3C" w:rsidRPr="00242E3C">
        <w:rPr>
          <w:b/>
        </w:rPr>
        <w:t>Misión</w:t>
      </w:r>
      <w:bookmarkEnd w:id="251"/>
    </w:p>
    <w:p w:rsidR="006D6258" w:rsidRPr="00242E3C" w:rsidRDefault="006D6258" w:rsidP="006D6258">
      <w:pPr>
        <w:rPr>
          <w:lang w:eastAsia="en-US"/>
        </w:rPr>
      </w:pPr>
    </w:p>
    <w:p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rsidR="00076603" w:rsidRPr="00242E3C" w:rsidRDefault="00076603" w:rsidP="00076603">
      <w:pPr>
        <w:rPr>
          <w:lang w:eastAsia="en-US"/>
        </w:rPr>
      </w:pPr>
    </w:p>
    <w:p w:rsidR="00407B74" w:rsidRPr="00242E3C" w:rsidRDefault="00B06594" w:rsidP="002A4208">
      <w:pPr>
        <w:spacing w:line="240" w:lineRule="auto"/>
        <w:ind w:left="340" w:hanging="340"/>
      </w:pPr>
      <w:bookmarkStart w:id="252" w:name="_Toc491614567"/>
      <w:r w:rsidRPr="00242E3C">
        <w:rPr>
          <w:b/>
        </w:rPr>
        <w:t>1.3</w:t>
      </w:r>
      <w:r w:rsidRPr="00242E3C">
        <w:rPr>
          <w:b/>
        </w:rPr>
        <w:tab/>
      </w:r>
      <w:r w:rsidR="008978A9" w:rsidRPr="00242E3C">
        <w:rPr>
          <w:b/>
        </w:rPr>
        <w:t>Valores</w:t>
      </w:r>
      <w:bookmarkEnd w:id="252"/>
    </w:p>
    <w:p w:rsidR="006D6258" w:rsidRPr="00242E3C" w:rsidRDefault="006D6258" w:rsidP="006D6258">
      <w:pPr>
        <w:rPr>
          <w:lang w:eastAsia="en-US"/>
        </w:rPr>
      </w:pPr>
    </w:p>
    <w:p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perseverancia</w:t>
      </w:r>
      <w:r w:rsidR="007E4EAC">
        <w:rPr>
          <w:lang w:eastAsia="en-US"/>
        </w:rPr>
        <w:t>n</w:t>
      </w:r>
      <w:r w:rsidR="001E3AEF">
        <w:rPr>
          <w:lang w:eastAsia="en-US"/>
        </w:rPr>
        <w:t>,</w:t>
      </w:r>
      <w:r w:rsidR="007E4EAC">
        <w:rPr>
          <w:lang w:eastAsia="en-US"/>
        </w:rPr>
        <w:t xml:space="preserve"> enfrentar los obstáculos</w:t>
      </w:r>
      <w:r w:rsidR="00D3018B">
        <w:rPr>
          <w:lang w:eastAsia="en-US"/>
        </w:rPr>
        <w:t>.</w:t>
      </w:r>
    </w:p>
    <w:p w:rsidR="00172577" w:rsidRPr="00242E3C" w:rsidRDefault="00172577" w:rsidP="00D4537C">
      <w:pPr>
        <w:rPr>
          <w:lang w:eastAsia="en-US"/>
        </w:rPr>
      </w:pPr>
    </w:p>
    <w:p w:rsidR="006422EE" w:rsidRPr="00242E3C" w:rsidRDefault="00B06594" w:rsidP="002A4208">
      <w:pPr>
        <w:spacing w:line="240" w:lineRule="auto"/>
        <w:ind w:left="340" w:hanging="340"/>
      </w:pPr>
      <w:bookmarkStart w:id="253" w:name="_Toc491614568"/>
      <w:r w:rsidRPr="00242E3C">
        <w:rPr>
          <w:b/>
        </w:rPr>
        <w:t>2.</w:t>
      </w:r>
      <w:r w:rsidRPr="00242E3C">
        <w:rPr>
          <w:b/>
        </w:rPr>
        <w:tab/>
      </w:r>
      <w:r w:rsidR="006422EE" w:rsidRPr="00242E3C">
        <w:rPr>
          <w:b/>
        </w:rPr>
        <w:t xml:space="preserve">Objetivos </w:t>
      </w:r>
      <w:r w:rsidRPr="00242E3C">
        <w:rPr>
          <w:b/>
        </w:rPr>
        <w:t>estratégicos</w:t>
      </w:r>
      <w:bookmarkEnd w:id="253"/>
    </w:p>
    <w:p w:rsidR="006D6258" w:rsidRPr="00242E3C" w:rsidRDefault="006D6258" w:rsidP="006D6258">
      <w:pPr>
        <w:rPr>
          <w:lang w:eastAsia="en-US"/>
        </w:rPr>
      </w:pPr>
    </w:p>
    <w:p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rsidR="006D6258" w:rsidRPr="00242E3C" w:rsidRDefault="006D6258" w:rsidP="00172577">
      <w:pPr>
        <w:rPr>
          <w:lang w:eastAsia="en-US"/>
        </w:rPr>
      </w:pPr>
    </w:p>
    <w:p w:rsidR="00783E90" w:rsidRPr="00242E3C" w:rsidRDefault="00B06594" w:rsidP="002A4208">
      <w:pPr>
        <w:spacing w:line="240" w:lineRule="auto"/>
        <w:ind w:left="340" w:hanging="340"/>
      </w:pPr>
      <w:bookmarkStart w:id="254" w:name="_Toc491614569"/>
      <w:r w:rsidRPr="00242E3C">
        <w:rPr>
          <w:b/>
        </w:rPr>
        <w:t>2.1</w:t>
      </w:r>
      <w:r w:rsidRPr="00242E3C">
        <w:rPr>
          <w:b/>
        </w:rPr>
        <w:tab/>
      </w:r>
      <w:r w:rsidR="00783E90" w:rsidRPr="00242E3C">
        <w:rPr>
          <w:b/>
        </w:rPr>
        <w:t>Objetivos estratégicos</w:t>
      </w:r>
      <w:bookmarkEnd w:id="254"/>
    </w:p>
    <w:p w:rsidR="006D6258" w:rsidRPr="00242E3C" w:rsidRDefault="006D6258" w:rsidP="006D6258">
      <w:pPr>
        <w:rPr>
          <w:lang w:eastAsia="en-US"/>
        </w:rPr>
      </w:pPr>
    </w:p>
    <w:p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rsidR="00782803" w:rsidRPr="00242E3C" w:rsidRDefault="00782803" w:rsidP="00782803">
      <w:pPr>
        <w:spacing w:line="240" w:lineRule="auto"/>
        <w:rPr>
          <w:lang w:eastAsia="en-US"/>
        </w:rPr>
      </w:pPr>
    </w:p>
    <w:p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rsidR="00782803" w:rsidRPr="00242E3C" w:rsidRDefault="00782803" w:rsidP="002A4208">
      <w:pPr>
        <w:spacing w:line="240" w:lineRule="auto"/>
        <w:ind w:left="340" w:hanging="340"/>
        <w:rPr>
          <w:b/>
        </w:rPr>
      </w:pPr>
      <w:bookmarkStart w:id="255" w:name="_Toc491614570"/>
      <w:r w:rsidRPr="00242E3C">
        <w:rPr>
          <w:b/>
        </w:rPr>
        <w:br w:type="page"/>
      </w:r>
    </w:p>
    <w:p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255"/>
    </w:p>
    <w:p w:rsidR="006D6258" w:rsidRPr="00242E3C" w:rsidRDefault="006D6258" w:rsidP="002A4208">
      <w:pPr>
        <w:rPr>
          <w:lang w:eastAsia="en-US"/>
        </w:rPr>
      </w:pPr>
    </w:p>
    <w:p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rsidR="002A4208" w:rsidRPr="00242E3C" w:rsidRDefault="002A4208" w:rsidP="00782803">
      <w:pPr>
        <w:spacing w:line="240" w:lineRule="auto"/>
        <w:rPr>
          <w:lang w:eastAsia="en-US"/>
        </w:rPr>
      </w:pPr>
    </w:p>
    <w:p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15%</w:t>
      </w:r>
      <w:r w:rsidR="00BC336C" w:rsidRPr="00242E3C">
        <w:t xml:space="preserve"> mí</w:t>
      </w:r>
      <w:r w:rsidR="00516729" w:rsidRPr="00242E3C">
        <w:t>nimo</w:t>
      </w:r>
      <w:r w:rsidR="003523F8" w:rsidRPr="00242E3C">
        <w:t xml:space="preserve"> </w:t>
      </w:r>
      <w:r w:rsidR="00E36257" w:rsidRPr="00242E3C">
        <w:t>(</w:t>
      </w:r>
      <w:r w:rsidR="009B60BB" w:rsidRPr="00242E3C">
        <w:t>OF1)</w:t>
      </w:r>
      <w:r w:rsidR="00D43B93" w:rsidRPr="00242E3C">
        <w:t>.</w:t>
      </w:r>
    </w:p>
    <w:p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rsidR="008A3D3D" w:rsidRPr="00242E3C" w:rsidRDefault="008A3D3D" w:rsidP="00A0325B">
      <w:pPr>
        <w:pStyle w:val="Prrafodelista"/>
        <w:numPr>
          <w:ilvl w:val="0"/>
          <w:numId w:val="11"/>
        </w:numPr>
        <w:spacing w:after="0"/>
        <w:ind w:left="340" w:hanging="340"/>
      </w:pPr>
      <w:r w:rsidRPr="00242E3C">
        <w:t>Mantener el ratio del margen de los gastos generales de ventas y o</w:t>
      </w:r>
      <w:r w:rsidR="00BC336C" w:rsidRPr="00242E3C">
        <w:t>peración (SG&amp;A) por debajo del 6</w:t>
      </w:r>
      <w:r w:rsidR="00D43B93" w:rsidRPr="00242E3C">
        <w:t xml:space="preserve">0% </w:t>
      </w:r>
      <w:r w:rsidRPr="00242E3C">
        <w:t>(OF3)</w:t>
      </w:r>
      <w:r w:rsidR="00D43B93" w:rsidRPr="00242E3C">
        <w:t>.</w:t>
      </w:r>
    </w:p>
    <w:p w:rsidR="001105F9" w:rsidRPr="00242E3C" w:rsidRDefault="001105F9" w:rsidP="00A0325B">
      <w:pPr>
        <w:pStyle w:val="Prrafodelista"/>
        <w:numPr>
          <w:ilvl w:val="0"/>
          <w:numId w:val="11"/>
        </w:numPr>
        <w:spacing w:after="0"/>
        <w:ind w:left="340" w:hanging="340"/>
      </w:pPr>
      <w:r w:rsidRPr="00242E3C">
        <w:t xml:space="preserve">El ratio de rentabilidad de utilidad neta sobre sobre activos totales (ROA) </w:t>
      </w:r>
      <w:r w:rsidR="003523F8" w:rsidRPr="00242E3C">
        <w:t xml:space="preserve">sobre 25% </w:t>
      </w:r>
      <w:r w:rsidRPr="00242E3C">
        <w:t>(OF4)</w:t>
      </w:r>
      <w:r w:rsidR="00D43B93" w:rsidRPr="00242E3C">
        <w:t>.</w:t>
      </w:r>
    </w:p>
    <w:p w:rsidR="002A4208" w:rsidRPr="00242E3C" w:rsidRDefault="002A4208" w:rsidP="002A4208">
      <w:pPr>
        <w:pStyle w:val="Prrafodelista"/>
        <w:spacing w:after="0" w:line="240" w:lineRule="auto"/>
        <w:ind w:left="360"/>
      </w:pPr>
    </w:p>
    <w:p w:rsidR="00C92412" w:rsidRPr="00242E3C" w:rsidRDefault="002A4208" w:rsidP="002A4208">
      <w:pPr>
        <w:spacing w:line="240" w:lineRule="auto"/>
        <w:ind w:left="340" w:hanging="340"/>
      </w:pPr>
      <w:bookmarkStart w:id="256" w:name="_Toc491614571"/>
      <w:r w:rsidRPr="00242E3C">
        <w:rPr>
          <w:b/>
        </w:rPr>
        <w:t>3.</w:t>
      </w:r>
      <w:r w:rsidRPr="00242E3C">
        <w:rPr>
          <w:b/>
        </w:rPr>
        <w:tab/>
      </w:r>
      <w:r w:rsidR="00C92412" w:rsidRPr="00242E3C">
        <w:rPr>
          <w:b/>
        </w:rPr>
        <w:t>Estrategia genérica</w:t>
      </w:r>
      <w:bookmarkEnd w:id="256"/>
    </w:p>
    <w:p w:rsidR="006D6258" w:rsidRPr="00242E3C" w:rsidRDefault="006D6258" w:rsidP="006D6258">
      <w:pPr>
        <w:rPr>
          <w:lang w:eastAsia="en-US"/>
        </w:rPr>
      </w:pPr>
    </w:p>
    <w:p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rsidR="00E523D1" w:rsidRPr="00242E3C" w:rsidRDefault="00E523D1" w:rsidP="004E5B15"/>
    <w:p w:rsidR="00BF3136" w:rsidRPr="00242E3C" w:rsidRDefault="002A4208" w:rsidP="002A4208">
      <w:pPr>
        <w:spacing w:line="240" w:lineRule="auto"/>
        <w:ind w:left="340" w:hanging="340"/>
      </w:pPr>
      <w:bookmarkStart w:id="257" w:name="_Toc491614572"/>
      <w:r w:rsidRPr="00242E3C">
        <w:rPr>
          <w:b/>
        </w:rPr>
        <w:t>4.</w:t>
      </w:r>
      <w:r w:rsidRPr="00242E3C">
        <w:rPr>
          <w:b/>
        </w:rPr>
        <w:tab/>
      </w:r>
      <w:r w:rsidR="00A739D8" w:rsidRPr="00242E3C">
        <w:rPr>
          <w:b/>
        </w:rPr>
        <w:t>Definición de estrategias</w:t>
      </w:r>
      <w:bookmarkEnd w:id="257"/>
    </w:p>
    <w:p w:rsidR="006D6258" w:rsidRPr="00242E3C" w:rsidRDefault="006D6258" w:rsidP="006D6258">
      <w:pPr>
        <w:rPr>
          <w:lang w:eastAsia="en-US"/>
        </w:rPr>
      </w:pPr>
    </w:p>
    <w:p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rsidR="00F178FB" w:rsidRPr="00242E3C" w:rsidRDefault="00F178FB" w:rsidP="00844736">
      <w:pPr>
        <w:rPr>
          <w:lang w:eastAsia="en-US"/>
        </w:rPr>
      </w:pPr>
    </w:p>
    <w:p w:rsidR="0075622D" w:rsidRPr="00242E3C" w:rsidRDefault="002A4208" w:rsidP="002A4208">
      <w:pPr>
        <w:spacing w:line="240" w:lineRule="auto"/>
        <w:ind w:left="340" w:hanging="340"/>
      </w:pPr>
      <w:bookmarkStart w:id="258"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258"/>
    </w:p>
    <w:p w:rsidR="006D6258" w:rsidRPr="00242E3C" w:rsidRDefault="006D6258" w:rsidP="006D6258">
      <w:pPr>
        <w:rPr>
          <w:lang w:eastAsia="en-US"/>
        </w:rPr>
      </w:pPr>
    </w:p>
    <w:p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rsidR="002A4208" w:rsidRPr="00242E3C" w:rsidRDefault="002A4208" w:rsidP="00963774">
      <w:pPr>
        <w:rPr>
          <w:lang w:eastAsia="en-US"/>
        </w:rPr>
      </w:pPr>
      <w:r w:rsidRPr="00242E3C">
        <w:rPr>
          <w:lang w:eastAsia="en-US"/>
        </w:rPr>
        <w:br w:type="page"/>
      </w:r>
    </w:p>
    <w:p w:rsidR="00EC510A" w:rsidRPr="00242E3C" w:rsidRDefault="00EC510A" w:rsidP="00582BAE">
      <w:pPr>
        <w:pStyle w:val="Epgrafe"/>
        <w:outlineLvl w:val="0"/>
      </w:pPr>
      <w:bookmarkStart w:id="259" w:name="_Ref478731813"/>
      <w:bookmarkStart w:id="260" w:name="_Toc491614514"/>
      <w:r w:rsidRPr="00242E3C">
        <w:lastRenderedPageBreak/>
        <w:t xml:space="preserve">Tabla </w:t>
      </w:r>
      <w:bookmarkEnd w:id="259"/>
      <w:r w:rsidR="002A4208" w:rsidRPr="00242E3C">
        <w:t>20</w:t>
      </w:r>
      <w:r w:rsidRPr="00242E3C">
        <w:t>. Matriz FODA</w:t>
      </w:r>
      <w:bookmarkEnd w:id="260"/>
    </w:p>
    <w:tbl>
      <w:tblPr>
        <w:tblStyle w:val="TablaTesisnormal"/>
        <w:tblW w:w="5000" w:type="pct"/>
        <w:jc w:val="center"/>
        <w:tblLook w:val="04A0" w:firstRow="1" w:lastRow="0" w:firstColumn="1" w:lastColumn="0" w:noHBand="0" w:noVBand="1"/>
      </w:tblPr>
      <w:tblGrid>
        <w:gridCol w:w="4645"/>
        <w:gridCol w:w="4074"/>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rsidTr="00C16898">
        <w:trPr>
          <w:trHeight w:val="20"/>
          <w:jc w:val="center"/>
        </w:trPr>
        <w:tc>
          <w:tcPr>
            <w:tcW w:w="2664" w:type="pct"/>
            <w:vAlign w:val="center"/>
            <w:hideMark/>
          </w:tcPr>
          <w:p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rsidTr="00C16898">
        <w:trPr>
          <w:trHeight w:val="20"/>
          <w:jc w:val="center"/>
        </w:trPr>
        <w:tc>
          <w:tcPr>
            <w:tcW w:w="2664" w:type="pct"/>
            <w:vAlign w:val="center"/>
            <w:hideMark/>
          </w:tcPr>
          <w:p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r w:rsidR="00AA2D43">
              <w:rPr>
                <w:color w:val="000000"/>
                <w:szCs w:val="16"/>
              </w:rPr>
              <w:t>.</w:t>
            </w:r>
            <w:r w:rsidRPr="00242E3C">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rsidTr="00C16898">
        <w:trPr>
          <w:trHeight w:val="20"/>
          <w:jc w:val="center"/>
        </w:trPr>
        <w:tc>
          <w:tcPr>
            <w:tcW w:w="2664" w:type="pct"/>
            <w:vAlign w:val="center"/>
            <w:hideMark/>
          </w:tcPr>
          <w:p w:rsidR="000F1275" w:rsidRPr="00242E3C" w:rsidRDefault="000F1275">
            <w:pPr>
              <w:spacing w:line="240" w:lineRule="auto"/>
              <w:jc w:val="left"/>
              <w:rPr>
                <w:color w:val="000000"/>
                <w:szCs w:val="16"/>
              </w:rPr>
            </w:pPr>
            <w:r w:rsidRPr="00242E3C">
              <w:rPr>
                <w:color w:val="000000"/>
                <w:szCs w:val="16"/>
              </w:rPr>
              <w:t>O9. Crecimiento del PBI</w:t>
            </w:r>
            <w:del w:id="261" w:author="Daniel Montjoy Pita" w:date="2017-10-06T15:42:00Z">
              <w:r w:rsidRPr="00242E3C" w:rsidDel="003A12F7">
                <w:rPr>
                  <w:color w:val="000000"/>
                  <w:szCs w:val="16"/>
                </w:rPr>
                <w:delText xml:space="preserve"> alrededor de 2,8%</w:delText>
              </w:r>
            </w:del>
            <w:r w:rsidRPr="00242E3C">
              <w:rPr>
                <w:color w:val="000000"/>
                <w:szCs w:val="16"/>
              </w:rPr>
              <w:t>.</w:t>
            </w:r>
          </w:p>
        </w:tc>
        <w:tc>
          <w:tcPr>
            <w:tcW w:w="2336" w:type="pct"/>
            <w:noWrap/>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bl>
    <w:p w:rsidR="004B31C0" w:rsidRPr="00242E3C" w:rsidRDefault="004B31C0" w:rsidP="00586ECB">
      <w:pPr>
        <w:pStyle w:val="Nota"/>
        <w:spacing w:line="240" w:lineRule="auto"/>
      </w:pPr>
      <w:r w:rsidRPr="00242E3C">
        <w:t>Fuente: David (2013).</w:t>
      </w:r>
      <w:r w:rsidR="003C107C" w:rsidRPr="00242E3C">
        <w:t xml:space="preserve"> Elaboración propia 2017.</w:t>
      </w:r>
    </w:p>
    <w:p w:rsidR="001F5139" w:rsidRPr="00242E3C" w:rsidRDefault="001F5139" w:rsidP="001F5139">
      <w:pPr>
        <w:rPr>
          <w:lang w:eastAsia="en-US"/>
        </w:rPr>
      </w:pPr>
    </w:p>
    <w:p w:rsidR="00495F22" w:rsidRPr="00242E3C" w:rsidRDefault="00495F22" w:rsidP="001F5139">
      <w:pPr>
        <w:rPr>
          <w:lang w:eastAsia="en-US"/>
        </w:rPr>
      </w:pPr>
      <w:r w:rsidRPr="00242E3C">
        <w:rPr>
          <w:lang w:eastAsia="en-US"/>
        </w:rPr>
        <w:br w:type="page"/>
      </w:r>
    </w:p>
    <w:p w:rsidR="00A53362" w:rsidRPr="00242E3C" w:rsidRDefault="00A53362" w:rsidP="00582BAE">
      <w:pPr>
        <w:pStyle w:val="Epgrafe"/>
        <w:outlineLvl w:val="0"/>
      </w:pPr>
      <w:bookmarkStart w:id="262" w:name="_Ref491612830"/>
      <w:bookmarkStart w:id="263" w:name="_Toc491614515"/>
      <w:r w:rsidRPr="00242E3C">
        <w:lastRenderedPageBreak/>
        <w:t xml:space="preserve">Tabla </w:t>
      </w:r>
      <w:bookmarkEnd w:id="262"/>
      <w:r w:rsidR="002A4208" w:rsidRPr="00242E3C">
        <w:t>21</w:t>
      </w:r>
      <w:r w:rsidRPr="00242E3C">
        <w:t xml:space="preserve">. </w:t>
      </w:r>
      <w:bookmarkStart w:id="264" w:name="_Ref491612824"/>
      <w:r w:rsidRPr="00242E3C">
        <w:t>Estrategias cruzadas</w:t>
      </w:r>
      <w:bookmarkEnd w:id="263"/>
      <w:bookmarkEnd w:id="264"/>
    </w:p>
    <w:tbl>
      <w:tblPr>
        <w:tblStyle w:val="TablaTesisnormal"/>
        <w:tblW w:w="5000" w:type="pct"/>
        <w:jc w:val="center"/>
        <w:tblLook w:val="04A0" w:firstRow="1" w:lastRow="0" w:firstColumn="1" w:lastColumn="0" w:noHBand="0" w:noVBand="1"/>
      </w:tblPr>
      <w:tblGrid>
        <w:gridCol w:w="6358"/>
        <w:gridCol w:w="2361"/>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rsidR="000F1275" w:rsidRPr="00D3018B" w:rsidRDefault="000F1275" w:rsidP="00C16898">
            <w:pPr>
              <w:spacing w:line="240" w:lineRule="auto"/>
              <w:jc w:val="center"/>
              <w:rPr>
                <w:color w:val="000000"/>
                <w:szCs w:val="16"/>
              </w:rPr>
            </w:pP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bookmarkStart w:id="265" w:name="RANGE!A7"/>
            <w:r w:rsidRPr="00D3018B">
              <w:rPr>
                <w:color w:val="000000"/>
                <w:szCs w:val="16"/>
              </w:rPr>
              <w:t xml:space="preserve">Elaborar un plan de comunicación </w:t>
            </w:r>
            <w:bookmarkEnd w:id="265"/>
            <w:r w:rsidRPr="00D3018B">
              <w:rPr>
                <w:color w:val="000000"/>
                <w:szCs w:val="16"/>
              </w:rPr>
              <w:t>y relaciones efectivo.</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780BA5" w:rsidRPr="00242E3C" w:rsidTr="000F1275">
        <w:trPr>
          <w:trHeight w:val="20"/>
          <w:jc w:val="center"/>
          <w:ins w:id="266" w:author="Daniel Montjoy Pita" w:date="2017-10-09T11:42:00Z"/>
        </w:trPr>
        <w:tc>
          <w:tcPr>
            <w:tcW w:w="3646" w:type="pct"/>
            <w:vAlign w:val="center"/>
          </w:tcPr>
          <w:p w:rsidR="00780BA5" w:rsidRPr="00D3018B" w:rsidRDefault="00780BA5" w:rsidP="00C16898">
            <w:pPr>
              <w:spacing w:line="240" w:lineRule="auto"/>
              <w:jc w:val="left"/>
              <w:rPr>
                <w:ins w:id="267" w:author="Daniel Montjoy Pita" w:date="2017-10-09T11:42:00Z"/>
                <w:color w:val="000000"/>
                <w:szCs w:val="16"/>
              </w:rPr>
            </w:pPr>
            <w:ins w:id="268" w:author="Daniel Montjoy Pita" w:date="2017-10-09T11:42:00Z">
              <w:r>
                <w:rPr>
                  <w:color w:val="000000"/>
                  <w:szCs w:val="16"/>
                </w:rPr>
                <w:t>Cobertura de audífonos médicos por parte de las EPS</w:t>
              </w:r>
            </w:ins>
            <w:ins w:id="269" w:author="Daniel Montjoy Pita" w:date="2017-10-09T11:44:00Z">
              <w:r>
                <w:rPr>
                  <w:color w:val="000000"/>
                  <w:szCs w:val="16"/>
                </w:rPr>
                <w:t>.</w:t>
              </w:r>
            </w:ins>
          </w:p>
        </w:tc>
        <w:tc>
          <w:tcPr>
            <w:tcW w:w="1354" w:type="pct"/>
            <w:vAlign w:val="center"/>
          </w:tcPr>
          <w:p w:rsidR="00780BA5" w:rsidRPr="00D3018B" w:rsidRDefault="00780BA5" w:rsidP="00C16898">
            <w:pPr>
              <w:spacing w:line="240" w:lineRule="auto"/>
              <w:jc w:val="left"/>
              <w:rPr>
                <w:ins w:id="270" w:author="Daniel Montjoy Pita" w:date="2017-10-09T11:42:00Z"/>
                <w:color w:val="000000"/>
                <w:szCs w:val="16"/>
              </w:rPr>
            </w:pPr>
            <w:ins w:id="271" w:author="Daniel Montjoy Pita" w:date="2017-10-09T11:44:00Z">
              <w:r>
                <w:rPr>
                  <w:color w:val="000000"/>
                  <w:szCs w:val="16"/>
                </w:rPr>
                <w:t>F1,F2,F6,O1</w:t>
              </w:r>
            </w:ins>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A2, D6</w:t>
            </w:r>
          </w:p>
        </w:tc>
      </w:tr>
    </w:tbl>
    <w:p w:rsidR="00586ECB" w:rsidRPr="00242E3C" w:rsidRDefault="00586ECB" w:rsidP="00586ECB">
      <w:pPr>
        <w:pStyle w:val="Nota"/>
        <w:spacing w:line="240" w:lineRule="auto"/>
      </w:pPr>
      <w:r w:rsidRPr="00242E3C">
        <w:t>Fuente: David (2013). Elaboración propia 2017.</w:t>
      </w:r>
    </w:p>
    <w:p w:rsidR="001F5139" w:rsidRPr="00242E3C" w:rsidRDefault="001F5139" w:rsidP="003C107C">
      <w:pPr>
        <w:spacing w:line="240" w:lineRule="auto"/>
        <w:jc w:val="left"/>
      </w:pPr>
    </w:p>
    <w:p w:rsidR="00C63B81" w:rsidRPr="00242E3C" w:rsidRDefault="002A4208" w:rsidP="002A4208">
      <w:pPr>
        <w:spacing w:line="240" w:lineRule="auto"/>
        <w:ind w:left="340" w:hanging="340"/>
      </w:pPr>
      <w:bookmarkStart w:id="272" w:name="_Toc491614574"/>
      <w:r w:rsidRPr="00242E3C">
        <w:rPr>
          <w:b/>
        </w:rPr>
        <w:t>4.2</w:t>
      </w:r>
      <w:r w:rsidR="00495F22" w:rsidRPr="00242E3C">
        <w:rPr>
          <w:b/>
        </w:rPr>
        <w:tab/>
      </w:r>
      <w:r w:rsidR="00C63B81" w:rsidRPr="00242E3C">
        <w:rPr>
          <w:b/>
        </w:rPr>
        <w:t>Matriz de posición estratégica y evaluación de la acción (PEYEA)</w:t>
      </w:r>
      <w:bookmarkEnd w:id="272"/>
    </w:p>
    <w:p w:rsidR="006D6258" w:rsidRPr="00242E3C" w:rsidRDefault="006D6258" w:rsidP="006D6258">
      <w:pPr>
        <w:rPr>
          <w:lang w:eastAsia="en-US"/>
        </w:rPr>
      </w:pPr>
    </w:p>
    <w:p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2"/>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rsidR="00E235C2" w:rsidRPr="00242E3C" w:rsidRDefault="00E235C2" w:rsidP="003C107C">
      <w:pPr>
        <w:spacing w:line="240" w:lineRule="auto"/>
      </w:pPr>
    </w:p>
    <w:p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rsidR="00495F22" w:rsidRPr="00242E3C" w:rsidRDefault="00495F22" w:rsidP="003C107C">
      <w:pPr>
        <w:spacing w:line="240" w:lineRule="auto"/>
      </w:pPr>
    </w:p>
    <w:p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273"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rsidR="000061A0" w:rsidRPr="00242E3C" w:rsidRDefault="000061A0" w:rsidP="00582BAE">
      <w:pPr>
        <w:pStyle w:val="Epgrafe"/>
        <w:outlineLvl w:val="0"/>
      </w:pPr>
      <w:bookmarkStart w:id="274" w:name="_Ref491184620"/>
      <w:bookmarkStart w:id="275" w:name="_Toc491614516"/>
      <w:r w:rsidRPr="00242E3C">
        <w:lastRenderedPageBreak/>
        <w:t xml:space="preserve">Tabla </w:t>
      </w:r>
      <w:bookmarkEnd w:id="273"/>
      <w:bookmarkEnd w:id="274"/>
      <w:r w:rsidR="002A4208" w:rsidRPr="00242E3C">
        <w:t>22</w:t>
      </w:r>
      <w:r w:rsidRPr="00242E3C">
        <w:t>. Matriz PEYEA</w:t>
      </w:r>
      <w:bookmarkEnd w:id="275"/>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rsidTr="00C16898">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rsidTr="008C2B71">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rsidTr="008C2B71">
        <w:trPr>
          <w:jc w:val="center"/>
        </w:trPr>
        <w:tc>
          <w:tcPr>
            <w:tcW w:w="2176" w:type="pct"/>
            <w:noWrap/>
            <w:vAlign w:val="center"/>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rsidR="00C16898" w:rsidRPr="00242E3C" w:rsidRDefault="00C16898" w:rsidP="00C16898">
            <w:pPr>
              <w:spacing w:line="240" w:lineRule="auto"/>
              <w:jc w:val="center"/>
              <w:rPr>
                <w:color w:val="000000"/>
                <w:szCs w:val="16"/>
              </w:rPr>
            </w:pPr>
          </w:p>
        </w:tc>
        <w:tc>
          <w:tcPr>
            <w:tcW w:w="1568"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bl>
    <w:p w:rsidR="00586ECB" w:rsidRPr="00242E3C" w:rsidRDefault="00586ECB" w:rsidP="00586ECB">
      <w:pPr>
        <w:pStyle w:val="Nota"/>
        <w:spacing w:line="240" w:lineRule="auto"/>
      </w:pPr>
      <w:r w:rsidRPr="00242E3C">
        <w:t>Fuente: David (2013). Elaboración propia 2017.</w:t>
      </w:r>
    </w:p>
    <w:p w:rsidR="00C7360B" w:rsidRPr="00242E3C" w:rsidRDefault="00C7360B" w:rsidP="00C7360B">
      <w:pPr>
        <w:rPr>
          <w:lang w:eastAsia="en-US"/>
        </w:rPr>
      </w:pPr>
    </w:p>
    <w:p w:rsidR="00A92FD0" w:rsidRPr="00242E3C" w:rsidRDefault="00A92FD0" w:rsidP="00582BAE">
      <w:pPr>
        <w:pStyle w:val="Epgrafe"/>
        <w:outlineLvl w:val="0"/>
      </w:pPr>
      <w:bookmarkStart w:id="276" w:name="_Ref475615049"/>
      <w:bookmarkStart w:id="277" w:name="_Toc491549935"/>
      <w:r w:rsidRPr="00242E3C">
        <w:t xml:space="preserve">Gráfico </w:t>
      </w:r>
      <w:bookmarkEnd w:id="276"/>
      <w:r w:rsidR="002A4208" w:rsidRPr="00242E3C">
        <w:t>12</w:t>
      </w:r>
      <w:r w:rsidRPr="00242E3C">
        <w:t>. Coordenadas Matriz PEYEA</w:t>
      </w:r>
      <w:bookmarkEnd w:id="277"/>
    </w:p>
    <w:p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rsidR="00586ECB" w:rsidRPr="00242E3C" w:rsidRDefault="00586ECB" w:rsidP="00582BAE">
      <w:pPr>
        <w:pStyle w:val="Nota"/>
        <w:spacing w:line="240" w:lineRule="auto"/>
        <w:ind w:left="2268"/>
        <w:outlineLvl w:val="0"/>
      </w:pPr>
      <w:r w:rsidRPr="00242E3C">
        <w:t>Fuente: David (2013). Elaboración propia 2017.</w:t>
      </w:r>
    </w:p>
    <w:p w:rsidR="003662BE" w:rsidRPr="00242E3C" w:rsidRDefault="003662BE" w:rsidP="00285AE5">
      <w:pPr>
        <w:pStyle w:val="Nota"/>
        <w:jc w:val="center"/>
        <w:rPr>
          <w:sz w:val="22"/>
        </w:rPr>
      </w:pPr>
    </w:p>
    <w:p w:rsidR="00C63B81" w:rsidRPr="00242E3C" w:rsidRDefault="002A4208" w:rsidP="00495F22">
      <w:pPr>
        <w:spacing w:line="240" w:lineRule="auto"/>
        <w:ind w:left="340" w:hanging="340"/>
      </w:pPr>
      <w:bookmarkStart w:id="278" w:name="_Toc491614575"/>
      <w:r w:rsidRPr="00242E3C">
        <w:rPr>
          <w:b/>
        </w:rPr>
        <w:t>4.3</w:t>
      </w:r>
      <w:r w:rsidR="008F263C" w:rsidRPr="00242E3C">
        <w:rPr>
          <w:b/>
        </w:rPr>
        <w:tab/>
      </w:r>
      <w:r w:rsidR="00C63B81" w:rsidRPr="00242E3C">
        <w:rPr>
          <w:b/>
        </w:rPr>
        <w:t>Matriz de la estrategia principal</w:t>
      </w:r>
      <w:bookmarkEnd w:id="278"/>
    </w:p>
    <w:p w:rsidR="006D6258" w:rsidRPr="00242E3C" w:rsidRDefault="006D6258" w:rsidP="006D6258">
      <w:pPr>
        <w:rPr>
          <w:lang w:eastAsia="en-US"/>
        </w:rPr>
      </w:pPr>
    </w:p>
    <w:p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rsidR="00495F22" w:rsidRPr="00242E3C" w:rsidRDefault="00495F22" w:rsidP="006D6258">
      <w:pPr>
        <w:rPr>
          <w:lang w:eastAsia="en-US"/>
        </w:rPr>
      </w:pPr>
      <w:r w:rsidRPr="00242E3C">
        <w:rPr>
          <w:lang w:eastAsia="en-US"/>
        </w:rPr>
        <w:br w:type="page"/>
      </w:r>
    </w:p>
    <w:p w:rsidR="003D5CE3" w:rsidRPr="00242E3C" w:rsidRDefault="003D5CE3" w:rsidP="00582BAE">
      <w:pPr>
        <w:pStyle w:val="Epgrafe"/>
        <w:spacing w:line="240" w:lineRule="auto"/>
        <w:outlineLvl w:val="0"/>
      </w:pPr>
      <w:bookmarkStart w:id="279" w:name="_Ref475626785"/>
      <w:bookmarkStart w:id="280" w:name="_Toc491549936"/>
      <w:r w:rsidRPr="00242E3C">
        <w:lastRenderedPageBreak/>
        <w:t xml:space="preserve">Gráfico </w:t>
      </w:r>
      <w:bookmarkEnd w:id="279"/>
      <w:r w:rsidR="002A4208" w:rsidRPr="00242E3C">
        <w:t>13</w:t>
      </w:r>
      <w:r w:rsidRPr="00242E3C">
        <w:t>. Matriz de la estrategia principal</w:t>
      </w:r>
      <w:bookmarkEnd w:id="280"/>
    </w:p>
    <w:p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rsidR="001A740F" w:rsidRPr="00242E3C" w:rsidRDefault="001A740F" w:rsidP="00582BAE">
      <w:pPr>
        <w:pStyle w:val="Nota"/>
        <w:spacing w:line="240" w:lineRule="auto"/>
        <w:ind w:left="1276"/>
        <w:outlineLvl w:val="0"/>
      </w:pPr>
      <w:r w:rsidRPr="00242E3C">
        <w:t>Fuente: David (2013). Elaboración propia 2017.</w:t>
      </w:r>
    </w:p>
    <w:p w:rsidR="00495F22" w:rsidRPr="00242E3C" w:rsidRDefault="00495F22" w:rsidP="00285AE5">
      <w:pPr>
        <w:pStyle w:val="Nota"/>
        <w:rPr>
          <w:sz w:val="22"/>
        </w:rPr>
      </w:pPr>
    </w:p>
    <w:p w:rsidR="00327132" w:rsidRPr="00242E3C" w:rsidRDefault="00327132" w:rsidP="00582BAE">
      <w:pPr>
        <w:pStyle w:val="Epgrafe"/>
        <w:outlineLvl w:val="0"/>
      </w:pPr>
      <w:bookmarkStart w:id="281" w:name="_Ref475630465"/>
      <w:bookmarkStart w:id="282" w:name="_Toc491614517"/>
      <w:r w:rsidRPr="00242E3C">
        <w:t xml:space="preserve">Tabla </w:t>
      </w:r>
      <w:bookmarkEnd w:id="281"/>
      <w:r w:rsidR="002A4208" w:rsidRPr="00242E3C">
        <w:t>23</w:t>
      </w:r>
      <w:r w:rsidRPr="00242E3C">
        <w:t>. Anál</w:t>
      </w:r>
      <w:r w:rsidR="00A36AE9" w:rsidRPr="00242E3C">
        <w:t>isis de la posición competitiva</w:t>
      </w:r>
      <w:bookmarkEnd w:id="282"/>
    </w:p>
    <w:tbl>
      <w:tblPr>
        <w:tblStyle w:val="TablaTesisnormal"/>
        <w:tblW w:w="3964" w:type="dxa"/>
        <w:jc w:val="center"/>
        <w:tblLook w:val="04A0" w:firstRow="1" w:lastRow="0" w:firstColumn="1" w:lastColumn="0" w:noHBand="0" w:noVBand="1"/>
      </w:tblPr>
      <w:tblGrid>
        <w:gridCol w:w="3050"/>
        <w:gridCol w:w="914"/>
      </w:tblGrid>
      <w:tr w:rsidR="0049427A" w:rsidRPr="00242E3C"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rsidR="0049427A" w:rsidRPr="00242E3C" w:rsidRDefault="0049427A" w:rsidP="00395B5C">
            <w:pPr>
              <w:spacing w:line="240" w:lineRule="auto"/>
              <w:jc w:val="center"/>
              <w:rPr>
                <w:bCs/>
                <w:color w:val="000000"/>
                <w:szCs w:val="16"/>
              </w:rPr>
            </w:pP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Resultado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bl>
    <w:p w:rsidR="001A740F" w:rsidRPr="00242E3C" w:rsidRDefault="001A740F" w:rsidP="001A740F">
      <w:pPr>
        <w:pStyle w:val="Nota"/>
        <w:spacing w:line="240" w:lineRule="auto"/>
        <w:ind w:left="2268"/>
      </w:pPr>
      <w:r w:rsidRPr="00242E3C">
        <w:t>Fuente: David (2013). Elaboración propia 2017.</w:t>
      </w:r>
    </w:p>
    <w:p w:rsidR="00495F22" w:rsidRPr="00242E3C" w:rsidRDefault="00495F22" w:rsidP="0049427A">
      <w:pPr>
        <w:pStyle w:val="Nota"/>
        <w:rPr>
          <w:sz w:val="22"/>
        </w:rPr>
      </w:pPr>
    </w:p>
    <w:p w:rsidR="00B7700E" w:rsidRPr="00242E3C" w:rsidRDefault="002A4208" w:rsidP="008F263C">
      <w:pPr>
        <w:ind w:left="340" w:hanging="340"/>
        <w:rPr>
          <w:b/>
        </w:rPr>
      </w:pPr>
      <w:bookmarkStart w:id="283" w:name="_Toc491614576"/>
      <w:r w:rsidRPr="00242E3C">
        <w:rPr>
          <w:b/>
        </w:rPr>
        <w:t>5.</w:t>
      </w:r>
      <w:r w:rsidRPr="00242E3C">
        <w:rPr>
          <w:b/>
        </w:rPr>
        <w:tab/>
      </w:r>
      <w:r w:rsidR="00B7700E" w:rsidRPr="00242E3C">
        <w:rPr>
          <w:b/>
        </w:rPr>
        <w:t>Selección de la estrategia</w:t>
      </w:r>
      <w:bookmarkEnd w:id="283"/>
    </w:p>
    <w:p w:rsidR="0084510F" w:rsidRPr="00242E3C" w:rsidRDefault="002A4208" w:rsidP="008F263C">
      <w:pPr>
        <w:spacing w:line="240" w:lineRule="auto"/>
        <w:ind w:left="340" w:hanging="340"/>
      </w:pPr>
      <w:bookmarkStart w:id="284" w:name="_Toc491614577"/>
      <w:r w:rsidRPr="00242E3C">
        <w:rPr>
          <w:b/>
        </w:rPr>
        <w:t>5.1</w:t>
      </w:r>
      <w:r w:rsidR="008F263C" w:rsidRPr="00242E3C">
        <w:rPr>
          <w:b/>
        </w:rPr>
        <w:tab/>
      </w:r>
      <w:r w:rsidR="0084510F" w:rsidRPr="00242E3C">
        <w:rPr>
          <w:b/>
        </w:rPr>
        <w:t>Priorización de las estrategias</w:t>
      </w:r>
      <w:bookmarkEnd w:id="284"/>
    </w:p>
    <w:p w:rsidR="006D6258" w:rsidRPr="00242E3C" w:rsidRDefault="006D6258" w:rsidP="006D6258">
      <w:pPr>
        <w:rPr>
          <w:lang w:eastAsia="en-US"/>
        </w:rPr>
      </w:pPr>
    </w:p>
    <w:p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rsidR="004C345A" w:rsidRPr="00242E3C" w:rsidRDefault="004C345A" w:rsidP="004C345A">
      <w:pPr>
        <w:spacing w:line="240" w:lineRule="auto"/>
        <w:rPr>
          <w:lang w:eastAsia="en-US"/>
        </w:rPr>
      </w:pPr>
    </w:p>
    <w:p w:rsidR="0043698D" w:rsidRPr="00242E3C" w:rsidRDefault="0043698D" w:rsidP="00582BAE">
      <w:pPr>
        <w:pStyle w:val="Epgrafe"/>
        <w:outlineLvl w:val="0"/>
      </w:pPr>
      <w:bookmarkStart w:id="285" w:name="_Ref475957311"/>
      <w:bookmarkStart w:id="286" w:name="_Toc491614518"/>
      <w:r w:rsidRPr="00242E3C">
        <w:t xml:space="preserve">Tabla </w:t>
      </w:r>
      <w:bookmarkEnd w:id="285"/>
      <w:r w:rsidR="002A4208" w:rsidRPr="00242E3C">
        <w:t>24</w:t>
      </w:r>
      <w:r w:rsidRPr="00242E3C">
        <w:t>. Priorización de estrategias</w:t>
      </w:r>
      <w:bookmarkEnd w:id="286"/>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rsidTr="00395B5C">
        <w:trPr>
          <w:trHeight w:val="20"/>
          <w:jc w:val="center"/>
        </w:trPr>
        <w:tc>
          <w:tcPr>
            <w:tcW w:w="2123" w:type="pct"/>
            <w:vMerge/>
            <w:tcBorders>
              <w:top w:val="nil"/>
              <w:left w:val="nil"/>
              <w:bottom w:val="single" w:sz="8" w:space="0" w:color="000000"/>
              <w:right w:val="single" w:sz="8" w:space="0" w:color="auto"/>
            </w:tcBorders>
            <w:vAlign w:val="center"/>
            <w:hideMark/>
          </w:tcPr>
          <w:p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rsidR="001334AE" w:rsidRPr="00242E3C" w:rsidRDefault="00285AE5" w:rsidP="00395B5C">
      <w:pPr>
        <w:pStyle w:val="Nota"/>
        <w:spacing w:line="240" w:lineRule="auto"/>
      </w:pPr>
      <w:r w:rsidRPr="00242E3C">
        <w:t>Fuente: Elaboración propia 2017.</w:t>
      </w:r>
    </w:p>
    <w:p w:rsidR="004C345A" w:rsidRPr="00242E3C" w:rsidRDefault="004C345A" w:rsidP="00285AE5">
      <w:pPr>
        <w:pStyle w:val="Nota"/>
      </w:pPr>
      <w:r w:rsidRPr="00242E3C">
        <w:br w:type="page"/>
      </w:r>
    </w:p>
    <w:p w:rsidR="00022080" w:rsidRPr="00242E3C" w:rsidRDefault="002A4208" w:rsidP="008F263C">
      <w:pPr>
        <w:spacing w:line="240" w:lineRule="auto"/>
        <w:ind w:left="340" w:hanging="340"/>
      </w:pPr>
      <w:bookmarkStart w:id="287" w:name="_Toc491614578"/>
      <w:r w:rsidRPr="00242E3C">
        <w:rPr>
          <w:b/>
        </w:rPr>
        <w:lastRenderedPageBreak/>
        <w:t>5.2</w:t>
      </w:r>
      <w:r w:rsidRPr="00242E3C">
        <w:rPr>
          <w:b/>
        </w:rPr>
        <w:tab/>
      </w:r>
      <w:r w:rsidR="00022080" w:rsidRPr="00242E3C">
        <w:rPr>
          <w:b/>
        </w:rPr>
        <w:t>Matriz cuantitativa de la planificación estratégica (MCPE)</w:t>
      </w:r>
      <w:bookmarkEnd w:id="287"/>
    </w:p>
    <w:p w:rsidR="006D6258" w:rsidDel="00031566" w:rsidRDefault="006D6258" w:rsidP="00D27C40">
      <w:pPr>
        <w:rPr>
          <w:del w:id="288" w:author="Daniel Montjoy Pita" w:date="2017-10-09T11:56:00Z"/>
          <w:lang w:eastAsia="en-US"/>
        </w:rPr>
      </w:pPr>
    </w:p>
    <w:p w:rsidR="00031566" w:rsidRPr="00242E3C" w:rsidRDefault="00031566" w:rsidP="006D6258">
      <w:pPr>
        <w:rPr>
          <w:ins w:id="289" w:author="Daniel Montjoy Pita" w:date="2017-10-09T11:56:00Z"/>
          <w:lang w:eastAsia="en-US"/>
        </w:rPr>
      </w:pPr>
    </w:p>
    <w:p w:rsidR="00D02171" w:rsidRDefault="00497826" w:rsidP="00D27C40">
      <w:pPr>
        <w:rPr>
          <w:ins w:id="290" w:author="Daniel Montjoy Pita" w:date="2017-10-09T11:46:00Z"/>
          <w:lang w:eastAsia="en-US"/>
        </w:rPr>
      </w:pPr>
      <w:del w:id="291" w:author="Daniel Montjoy Pita" w:date="2017-10-09T11:56:00Z">
        <w:r w:rsidRPr="00242E3C" w:rsidDel="00031566">
          <w:rPr>
            <w:lang w:eastAsia="en-US"/>
          </w:rPr>
          <w:delText xml:space="preserve">De acuerdo </w:delText>
        </w:r>
        <w:r w:rsidR="004C345A" w:rsidRPr="00242E3C" w:rsidDel="00031566">
          <w:rPr>
            <w:lang w:eastAsia="en-US"/>
          </w:rPr>
          <w:delText>con</w:delText>
        </w:r>
        <w:r w:rsidRPr="00242E3C" w:rsidDel="00031566">
          <w:rPr>
            <w:lang w:eastAsia="en-US"/>
          </w:rPr>
          <w:delText xml:space="preserve"> David (2013) aparte de la jerarquización de las estrategias, la única técnica analítica para determinar el atractivo relativo de las posibles estrategias </w:delText>
        </w:r>
        <w:r w:rsidR="008734B6" w:rsidRPr="00242E3C" w:rsidDel="00031566">
          <w:rPr>
            <w:lang w:eastAsia="en-US"/>
          </w:rPr>
          <w:delText xml:space="preserve">es </w:delText>
        </w:r>
        <w:r w:rsidRPr="00242E3C" w:rsidDel="00031566">
          <w:rPr>
            <w:lang w:eastAsia="en-US"/>
          </w:rPr>
          <w:delText xml:space="preserve">la matriz cuantitativa </w:delText>
        </w:r>
        <w:r w:rsidR="008734B6" w:rsidRPr="00242E3C" w:rsidDel="00031566">
          <w:rPr>
            <w:lang w:eastAsia="en-US"/>
          </w:rPr>
          <w:delText>de la planificación estratégica</w:delText>
        </w:r>
        <w:r w:rsidRPr="00242E3C" w:rsidDel="00031566">
          <w:rPr>
            <w:lang w:eastAsia="en-US"/>
          </w:rPr>
          <w:delText xml:space="preserve">. </w:delText>
        </w:r>
      </w:del>
      <w:r w:rsidRPr="00242E3C">
        <w:rPr>
          <w:lang w:eastAsia="en-US"/>
        </w:rPr>
        <w:t xml:space="preserve">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rsidR="00780BA5" w:rsidRDefault="00780BA5" w:rsidP="00D27C40">
      <w:pPr>
        <w:rPr>
          <w:ins w:id="292" w:author="Daniel Montjoy Pita" w:date="2017-10-09T11:46:00Z"/>
          <w:lang w:eastAsia="en-US"/>
        </w:rPr>
      </w:pPr>
    </w:p>
    <w:p w:rsidR="00DD27A5" w:rsidRPr="00242E3C" w:rsidRDefault="00780BA5" w:rsidP="00D27C40">
      <w:ins w:id="293" w:author="Daniel Montjoy Pita" w:date="2017-10-09T11:46:00Z">
        <w:r>
          <w:rPr>
            <w:lang w:eastAsia="en-US"/>
          </w:rPr>
          <w:t>Un punto a profundizar e</w:t>
        </w:r>
        <w:r w:rsidR="00DD27A5">
          <w:rPr>
            <w:lang w:eastAsia="en-US"/>
          </w:rPr>
          <w:t xml:space="preserve">s cómo proponer la </w:t>
        </w:r>
      </w:ins>
      <w:ins w:id="294" w:author="Daniel Montjoy Pita" w:date="2017-10-09T11:47:00Z">
        <w:r w:rsidR="00DD27A5">
          <w:rPr>
            <w:color w:val="000000"/>
            <w:szCs w:val="16"/>
          </w:rPr>
          <w:t>c</w:t>
        </w:r>
        <w:r w:rsidR="00DD27A5">
          <w:rPr>
            <w:color w:val="000000"/>
            <w:szCs w:val="16"/>
          </w:rPr>
          <w:t>obertura de audífonos médicos por parte de las EPS</w:t>
        </w:r>
      </w:ins>
      <w:ins w:id="295" w:author="Daniel Montjoy Pita" w:date="2017-10-09T11:48:00Z">
        <w:r w:rsidR="00DD27A5">
          <w:rPr>
            <w:color w:val="000000"/>
            <w:szCs w:val="16"/>
          </w:rPr>
          <w:t>. Así pues</w:t>
        </w:r>
      </w:ins>
      <w:ins w:id="296" w:author="Daniel Montjoy Pita" w:date="2017-10-09T11:49:00Z">
        <w:r w:rsidR="00DD27A5">
          <w:rPr>
            <w:color w:val="000000"/>
            <w:szCs w:val="16"/>
          </w:rPr>
          <w:t>,</w:t>
        </w:r>
      </w:ins>
      <w:ins w:id="297" w:author="Daniel Montjoy Pita" w:date="2017-10-09T11:48:00Z">
        <w:r w:rsidR="00DD27A5">
          <w:rPr>
            <w:color w:val="000000"/>
            <w:szCs w:val="16"/>
          </w:rPr>
          <w:t xml:space="preserve"> tenemos que </w:t>
        </w:r>
        <w:r w:rsidR="00DD27A5">
          <w:t xml:space="preserve">Ley N° 26790 reglamentada por </w:t>
        </w:r>
      </w:ins>
      <w:ins w:id="298" w:author="Daniel Montjoy Pita" w:date="2017-10-09T11:49:00Z">
        <w:r w:rsidR="00DD27A5">
          <w:t>su</w:t>
        </w:r>
      </w:ins>
      <w:ins w:id="299" w:author="Daniel Montjoy Pita" w:date="2017-10-09T11:48:00Z">
        <w:r w:rsidR="00DD27A5">
          <w:t xml:space="preserve"> decreto presumo N°009-97-SA </w:t>
        </w:r>
        <w:r w:rsidR="00E41066">
          <w:t xml:space="preserve">indica en su </w:t>
        </w:r>
      </w:ins>
      <w:ins w:id="300" w:author="Daniel Montjoy Pita" w:date="2017-10-09T12:00:00Z">
        <w:r w:rsidR="00E41066">
          <w:t>A</w:t>
        </w:r>
      </w:ins>
      <w:ins w:id="301" w:author="Daniel Montjoy Pita" w:date="2017-10-09T11:48:00Z">
        <w:r w:rsidR="00DD27A5">
          <w:t xml:space="preserve">rtículo </w:t>
        </w:r>
      </w:ins>
      <w:ins w:id="302" w:author="Daniel Montjoy Pita" w:date="2017-10-09T11:49:00Z">
        <w:r w:rsidR="00DD27A5">
          <w:t>12</w:t>
        </w:r>
      </w:ins>
      <w:ins w:id="303" w:author="Daniel Montjoy Pita" w:date="2017-10-09T11:48:00Z">
        <w:r w:rsidR="00DD27A5">
          <w:t xml:space="preserve"> que las prestaciones de salud incluyen los servicios de prótesis y aparatos ortopédico. Pero en su Anexo </w:t>
        </w:r>
      </w:ins>
      <w:ins w:id="304" w:author="Daniel Montjoy Pita" w:date="2017-10-09T12:00:00Z">
        <w:r w:rsidR="00650479">
          <w:t>3</w:t>
        </w:r>
      </w:ins>
      <w:ins w:id="305" w:author="Daniel Montjoy Pita" w:date="2017-10-09T11:48:00Z">
        <w:r w:rsidR="00DD27A5">
          <w:t>, Exclusiones y limitaciones, menciona la racionalización de dichas próstesis</w:t>
        </w:r>
      </w:ins>
      <w:ins w:id="306" w:author="Daniel Montjoy Pita" w:date="2017-10-09T11:50:00Z">
        <w:r w:rsidR="00DD27A5">
          <w:t xml:space="preserve"> lo que </w:t>
        </w:r>
      </w:ins>
      <w:ins w:id="307" w:author="Daniel Montjoy Pita" w:date="2017-10-09T11:48:00Z">
        <w:r w:rsidR="00DD27A5">
          <w:t xml:space="preserve">genera que las EPS no </w:t>
        </w:r>
      </w:ins>
      <w:ins w:id="308" w:author="Daniel Montjoy Pita" w:date="2017-10-09T11:50:00Z">
        <w:r w:rsidR="00DD27A5">
          <w:t xml:space="preserve">las </w:t>
        </w:r>
      </w:ins>
      <w:ins w:id="309" w:author="Daniel Montjoy Pita" w:date="2017-10-09T11:48:00Z">
        <w:r w:rsidR="00DD27A5">
          <w:t>cubran</w:t>
        </w:r>
      </w:ins>
      <w:ins w:id="310" w:author="Daniel Montjoy Pita" w:date="2017-10-09T11:50:00Z">
        <w:r w:rsidR="00DD27A5">
          <w:t>, ni a los</w:t>
        </w:r>
      </w:ins>
      <w:ins w:id="311" w:author="Daniel Montjoy Pita" w:date="2017-10-09T11:48:00Z">
        <w:r w:rsidR="00DD27A5">
          <w:t xml:space="preserve"> audífonos.</w:t>
        </w:r>
      </w:ins>
      <w:ins w:id="312" w:author="Daniel Montjoy Pita" w:date="2017-10-09T11:52:00Z">
        <w:r w:rsidR="00DD27A5">
          <w:t xml:space="preserve"> </w:t>
        </w:r>
      </w:ins>
      <w:ins w:id="313" w:author="Daniel Montjoy Pita" w:date="2017-10-09T11:51:00Z">
        <w:r w:rsidR="00DD27A5">
          <w:t>La propuesta</w:t>
        </w:r>
      </w:ins>
      <w:ins w:id="314" w:author="Daniel Montjoy Pita" w:date="2017-10-09T11:52:00Z">
        <w:r w:rsidR="00DD27A5">
          <w:t xml:space="preserve"> se base en</w:t>
        </w:r>
      </w:ins>
      <w:ins w:id="315" w:author="Daniel Montjoy Pita" w:date="2017-10-09T11:51:00Z">
        <w:r w:rsidR="00DD27A5">
          <w:t xml:space="preserve"> modificar dicho </w:t>
        </w:r>
      </w:ins>
      <w:ins w:id="316" w:author="Daniel Montjoy Pita" w:date="2017-10-09T11:53:00Z">
        <w:r w:rsidR="00DD27A5">
          <w:t>anexo</w:t>
        </w:r>
      </w:ins>
      <w:ins w:id="317" w:author="Daniel Montjoy Pita" w:date="2017-10-09T11:51:00Z">
        <w:r w:rsidR="00DD27A5">
          <w:t xml:space="preserve"> </w:t>
        </w:r>
      </w:ins>
      <w:ins w:id="318" w:author="Daniel Montjoy Pita" w:date="2017-10-09T11:53:00Z">
        <w:r w:rsidR="00DD27A5">
          <w:t xml:space="preserve">al utilizar </w:t>
        </w:r>
      </w:ins>
      <w:ins w:id="319" w:author="Daniel Montjoy Pita" w:date="2017-10-09T11:51:00Z">
        <w:r w:rsidR="00DD27A5">
          <w:t xml:space="preserve">lobby, que es reglamentado en el Perú por la Ley N°28024, </w:t>
        </w:r>
      </w:ins>
      <w:ins w:id="320" w:author="Daniel Montjoy Pita" w:date="2017-10-09T12:01:00Z">
        <w:r w:rsidR="005A7220">
          <w:t>para implementar</w:t>
        </w:r>
      </w:ins>
      <w:ins w:id="321" w:author="Daniel Montjoy Pita" w:date="2017-10-09T11:51:00Z">
        <w:r w:rsidR="00DD27A5">
          <w:t xml:space="preserve"> un mecanismo de licitaciones periódicas de audífonos y servicios de adaptación </w:t>
        </w:r>
      </w:ins>
      <w:ins w:id="322" w:author="Daniel Montjoy Pita" w:date="2017-10-09T11:54:00Z">
        <w:r w:rsidR="00DD27A5">
          <w:t xml:space="preserve">por parte del Estado </w:t>
        </w:r>
      </w:ins>
      <w:ins w:id="323" w:author="Daniel Montjoy Pita" w:date="2017-10-09T12:02:00Z">
        <w:r w:rsidR="005A7220">
          <w:t xml:space="preserve">Peruano </w:t>
        </w:r>
      </w:ins>
      <w:ins w:id="324" w:author="Daniel Montjoy Pita" w:date="2017-10-09T11:54:00Z">
        <w:r w:rsidR="00DD27A5">
          <w:t xml:space="preserve">o de las EPS </w:t>
        </w:r>
      </w:ins>
      <w:ins w:id="325" w:author="Daniel Montjoy Pita" w:date="2017-10-09T12:04:00Z">
        <w:r w:rsidR="00256850">
          <w:t>por medio del cual se</w:t>
        </w:r>
      </w:ins>
      <w:ins w:id="326" w:author="Daniel Montjoy Pita" w:date="2017-10-09T11:54:00Z">
        <w:r w:rsidR="00DD27A5">
          <w:t xml:space="preserve"> obte</w:t>
        </w:r>
        <w:r w:rsidR="00256850">
          <w:t>n</w:t>
        </w:r>
      </w:ins>
      <w:ins w:id="327" w:author="Daniel Montjoy Pita" w:date="2017-10-09T12:04:00Z">
        <w:r w:rsidR="00256850">
          <w:t>drá</w:t>
        </w:r>
      </w:ins>
      <w:ins w:id="328" w:author="Daniel Montjoy Pita" w:date="2017-10-09T11:54:00Z">
        <w:r w:rsidR="00DD27A5">
          <w:t xml:space="preserve"> un menor precio</w:t>
        </w:r>
      </w:ins>
      <w:ins w:id="329" w:author="Daniel Montjoy Pita" w:date="2017-10-09T12:04:00Z">
        <w:r w:rsidR="00256850">
          <w:t xml:space="preserve"> del aud</w:t>
        </w:r>
      </w:ins>
      <w:ins w:id="330" w:author="Daniel Montjoy Pita" w:date="2017-10-09T12:05:00Z">
        <w:r w:rsidR="00256850">
          <w:t>ífono y los servicios relacionados</w:t>
        </w:r>
      </w:ins>
      <w:ins w:id="331" w:author="Daniel Montjoy Pita" w:date="2017-10-09T11:51:00Z">
        <w:r w:rsidR="00DD27A5">
          <w:t>.</w:t>
        </w:r>
      </w:ins>
      <w:ins w:id="332" w:author="Daniel Montjoy Pita" w:date="2017-10-09T11:55:00Z">
        <w:r w:rsidR="00DD27A5">
          <w:t xml:space="preserve"> </w:t>
        </w:r>
        <w:r w:rsidR="00DD27A5">
          <w:t>Dada la complejidad de las acciones es necesario recurrir a estrategias de cooperación David (</w:t>
        </w:r>
        <w:r w:rsidR="00DD27A5">
          <w:t>2013</w:t>
        </w:r>
        <w:r w:rsidR="00DD27A5">
          <w:t>)</w:t>
        </w:r>
      </w:ins>
      <w:ins w:id="333" w:author="Daniel Montjoy Pita" w:date="2017-10-09T11:56:00Z">
        <w:r w:rsidR="00DD27A5">
          <w:t xml:space="preserve"> en donde se cree</w:t>
        </w:r>
        <w:r w:rsidR="00DD27A5">
          <w:t xml:space="preserve"> alianza</w:t>
        </w:r>
      </w:ins>
      <w:ins w:id="334" w:author="Daniel Montjoy Pita" w:date="2017-10-09T12:06:00Z">
        <w:r w:rsidR="00256850">
          <w:t>s</w:t>
        </w:r>
      </w:ins>
      <w:ins w:id="335" w:author="Daniel Montjoy Pita" w:date="2017-10-09T11:56:00Z">
        <w:r w:rsidR="00DD27A5">
          <w:t xml:space="preserve"> entre la Asociación  de Sordos del Perú, Asociación de Personas con discapacidad, </w:t>
        </w:r>
      </w:ins>
      <w:ins w:id="336" w:author="Daniel Montjoy Pita" w:date="2017-10-09T12:03:00Z">
        <w:r w:rsidR="00256850">
          <w:t>Organizaciones no gubernamentales (ONG)</w:t>
        </w:r>
      </w:ins>
      <w:ins w:id="337" w:author="Daniel Montjoy Pita" w:date="2017-10-09T12:06:00Z">
        <w:r w:rsidR="00256850">
          <w:t xml:space="preserve"> como Señales</w:t>
        </w:r>
      </w:ins>
      <w:ins w:id="338" w:author="Daniel Montjoy Pita" w:date="2017-10-09T12:03:00Z">
        <w:r w:rsidR="00256850">
          <w:t xml:space="preserve">, </w:t>
        </w:r>
      </w:ins>
      <w:ins w:id="339" w:author="Daniel Montjoy Pita" w:date="2017-10-09T11:56:00Z">
        <w:r w:rsidR="00DD27A5">
          <w:t>la Sociedad Peruana de Otorrinolaringología,  los principales productores y centros audiológicos y el Consejo nacional para la integración de la persona con discapacidad (CONADIS)</w:t>
        </w:r>
      </w:ins>
      <w:ins w:id="340" w:author="Daniel Montjoy Pita" w:date="2017-10-09T12:07:00Z">
        <w:r w:rsidR="000C3ACC">
          <w:t xml:space="preserve"> y el Ministerio de Salud</w:t>
        </w:r>
      </w:ins>
      <w:ins w:id="341" w:author="Daniel Montjoy Pita" w:date="2017-10-09T11:56:00Z">
        <w:r w:rsidR="00DD27A5">
          <w:t xml:space="preserve"> con el fin de mejorar la Ley N°28024 y su reglamento ante el Congreso de la R</w:t>
        </w:r>
        <w:r w:rsidR="005A7220">
          <w:t>ep</w:t>
        </w:r>
      </w:ins>
      <w:ins w:id="342" w:author="Daniel Montjoy Pita" w:date="2017-10-09T12:02:00Z">
        <w:r w:rsidR="005A7220">
          <w:t>ú</w:t>
        </w:r>
      </w:ins>
      <w:ins w:id="343" w:author="Daniel Montjoy Pita" w:date="2017-10-09T11:56:00Z">
        <w:r w:rsidR="00DD27A5">
          <w:t>blica.</w:t>
        </w:r>
      </w:ins>
    </w:p>
    <w:p w:rsidR="00497826" w:rsidRPr="00242E3C" w:rsidRDefault="00497826" w:rsidP="00D27C40">
      <w:pPr>
        <w:rPr>
          <w:lang w:eastAsia="en-US"/>
        </w:rPr>
      </w:pPr>
    </w:p>
    <w:p w:rsidR="0010347F" w:rsidRPr="00242E3C" w:rsidRDefault="0010347F" w:rsidP="00582BAE">
      <w:pPr>
        <w:pStyle w:val="Epgrafe"/>
        <w:outlineLvl w:val="0"/>
      </w:pPr>
      <w:bookmarkStart w:id="344" w:name="_Ref475972356"/>
      <w:bookmarkStart w:id="345" w:name="_Toc491614519"/>
      <w:r w:rsidRPr="00242E3C">
        <w:t xml:space="preserve">Tabla </w:t>
      </w:r>
      <w:bookmarkEnd w:id="344"/>
      <w:r w:rsidR="002A4208" w:rsidRPr="00242E3C">
        <w:t>25</w:t>
      </w:r>
      <w:r w:rsidRPr="00242E3C">
        <w:t>. Matriz MPCE</w:t>
      </w:r>
      <w:bookmarkEnd w:id="345"/>
    </w:p>
    <w:tbl>
      <w:tblPr>
        <w:tblW w:w="5000" w:type="pct"/>
        <w:tblLayout w:type="fixed"/>
        <w:tblLook w:val="04A0" w:firstRow="1" w:lastRow="0" w:firstColumn="1" w:lastColumn="0" w:noHBand="0" w:noVBand="1"/>
        <w:tblPrChange w:id="346" w:author="Daniel Montjoy Pita" w:date="2017-10-09T11:58:00Z">
          <w:tblPr>
            <w:tblW w:w="5000" w:type="pct"/>
            <w:tblLayout w:type="fixed"/>
            <w:tblLook w:val="04A0" w:firstRow="1" w:lastRow="0" w:firstColumn="1" w:lastColumn="0" w:noHBand="0" w:noVBand="1"/>
          </w:tblPr>
        </w:tblPrChange>
      </w:tblPr>
      <w:tblGrid>
        <w:gridCol w:w="3229"/>
        <w:gridCol w:w="568"/>
        <w:gridCol w:w="425"/>
        <w:gridCol w:w="713"/>
        <w:gridCol w:w="589"/>
        <w:gridCol w:w="687"/>
        <w:gridCol w:w="582"/>
        <w:gridCol w:w="666"/>
        <w:gridCol w:w="582"/>
        <w:gridCol w:w="678"/>
        <w:tblGridChange w:id="347">
          <w:tblGrid>
            <w:gridCol w:w="2803"/>
            <w:gridCol w:w="707"/>
            <w:gridCol w:w="529"/>
            <w:gridCol w:w="890"/>
            <w:gridCol w:w="589"/>
            <w:gridCol w:w="687"/>
            <w:gridCol w:w="582"/>
            <w:gridCol w:w="666"/>
            <w:gridCol w:w="582"/>
            <w:gridCol w:w="684"/>
          </w:tblGrid>
        </w:tblGridChange>
      </w:tblGrid>
      <w:tr w:rsidR="00031566" w:rsidRPr="00242E3C" w:rsidTr="00031566">
        <w:trPr>
          <w:cantSplit/>
          <w:trHeight w:val="206"/>
          <w:trPrChange w:id="348" w:author="Daniel Montjoy Pita" w:date="2017-10-09T11:58:00Z">
            <w:trPr>
              <w:cantSplit/>
              <w:trHeight w:val="206"/>
            </w:trPr>
          </w:trPrChange>
        </w:trPr>
        <w:tc>
          <w:tcPr>
            <w:tcW w:w="1851" w:type="pct"/>
            <w:tcBorders>
              <w:top w:val="single" w:sz="4" w:space="0" w:color="auto"/>
              <w:left w:val="single" w:sz="4" w:space="0" w:color="auto"/>
              <w:bottom w:val="nil"/>
              <w:right w:val="single" w:sz="4" w:space="0" w:color="auto"/>
            </w:tcBorders>
            <w:shd w:val="clear" w:color="000000" w:fill="E2EFDA"/>
            <w:vAlign w:val="center"/>
            <w:hideMark/>
            <w:tcPrChange w:id="349" w:author="Daniel Montjoy Pita" w:date="2017-10-09T11:58:00Z">
              <w:tcPr>
                <w:tcW w:w="1607" w:type="pct"/>
                <w:tcBorders>
                  <w:top w:val="single" w:sz="4" w:space="0" w:color="auto"/>
                  <w:left w:val="single" w:sz="4" w:space="0" w:color="auto"/>
                  <w:bottom w:val="nil"/>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325" w:type="pct"/>
            <w:tcBorders>
              <w:top w:val="single" w:sz="4" w:space="0" w:color="auto"/>
              <w:left w:val="nil"/>
              <w:bottom w:val="single" w:sz="4" w:space="0" w:color="auto"/>
              <w:right w:val="single" w:sz="4" w:space="0" w:color="auto"/>
            </w:tcBorders>
            <w:shd w:val="clear" w:color="000000" w:fill="E2EFDA"/>
            <w:noWrap/>
            <w:vAlign w:val="center"/>
            <w:hideMark/>
            <w:tcPrChange w:id="350" w:author="Daniel Montjoy Pita" w:date="2017-10-09T11:58:00Z">
              <w:tcPr>
                <w:tcW w:w="405" w:type="pct"/>
                <w:tcBorders>
                  <w:top w:val="single" w:sz="4" w:space="0" w:color="auto"/>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p>
        </w:tc>
        <w:tc>
          <w:tcPr>
            <w:tcW w:w="653" w:type="pct"/>
            <w:gridSpan w:val="2"/>
            <w:tcBorders>
              <w:top w:val="single" w:sz="4" w:space="0" w:color="auto"/>
              <w:left w:val="nil"/>
              <w:bottom w:val="single" w:sz="4" w:space="0" w:color="auto"/>
              <w:right w:val="single" w:sz="4" w:space="0" w:color="auto"/>
            </w:tcBorders>
            <w:shd w:val="clear" w:color="000000" w:fill="E2EFDA"/>
            <w:vAlign w:val="center"/>
            <w:hideMark/>
            <w:tcPrChange w:id="351" w:author="Daniel Montjoy Pita" w:date="2017-10-09T11:58:00Z">
              <w:tcPr>
                <w:tcW w:w="813"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732" w:type="pct"/>
            <w:gridSpan w:val="2"/>
            <w:tcBorders>
              <w:top w:val="single" w:sz="4" w:space="0" w:color="auto"/>
              <w:left w:val="nil"/>
              <w:bottom w:val="single" w:sz="4" w:space="0" w:color="auto"/>
              <w:right w:val="single" w:sz="4" w:space="0" w:color="auto"/>
            </w:tcBorders>
            <w:shd w:val="clear" w:color="000000" w:fill="E2EFDA"/>
            <w:vAlign w:val="center"/>
            <w:hideMark/>
            <w:tcPrChange w:id="352" w:author="Daniel Montjoy Pita" w:date="2017-10-09T11:58:00Z">
              <w:tcPr>
                <w:tcW w:w="732"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716" w:type="pct"/>
            <w:gridSpan w:val="2"/>
            <w:tcBorders>
              <w:top w:val="single" w:sz="4" w:space="0" w:color="auto"/>
              <w:left w:val="nil"/>
              <w:bottom w:val="single" w:sz="4" w:space="0" w:color="auto"/>
              <w:right w:val="single" w:sz="4" w:space="0" w:color="auto"/>
            </w:tcBorders>
            <w:shd w:val="clear" w:color="000000" w:fill="E2EFDA"/>
            <w:vAlign w:val="center"/>
            <w:hideMark/>
            <w:tcPrChange w:id="353" w:author="Daniel Montjoy Pita" w:date="2017-10-09T11:58:00Z">
              <w:tcPr>
                <w:tcW w:w="71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724" w:type="pct"/>
            <w:gridSpan w:val="2"/>
            <w:tcBorders>
              <w:top w:val="single" w:sz="4" w:space="0" w:color="auto"/>
              <w:left w:val="nil"/>
              <w:bottom w:val="single" w:sz="4" w:space="0" w:color="auto"/>
              <w:right w:val="single" w:sz="4" w:space="0" w:color="auto"/>
            </w:tcBorders>
            <w:shd w:val="clear" w:color="000000" w:fill="E2EFDA"/>
            <w:vAlign w:val="center"/>
            <w:hideMark/>
            <w:tcPrChange w:id="354" w:author="Daniel Montjoy Pita" w:date="2017-10-09T11:58:00Z">
              <w:tcPr>
                <w:tcW w:w="72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031566" w:rsidRPr="00242E3C" w:rsidTr="00031566">
        <w:trPr>
          <w:cantSplit/>
          <w:trHeight w:val="450"/>
          <w:trPrChange w:id="355" w:author="Daniel Montjoy Pita" w:date="2017-10-09T11:58:00Z">
            <w:trPr>
              <w:cantSplit/>
              <w:trHeight w:val="450"/>
            </w:trPr>
          </w:trPrChange>
        </w:trPr>
        <w:tc>
          <w:tcPr>
            <w:tcW w:w="1851" w:type="pct"/>
            <w:tcBorders>
              <w:top w:val="single" w:sz="4" w:space="0" w:color="auto"/>
              <w:left w:val="single" w:sz="4" w:space="0" w:color="auto"/>
              <w:bottom w:val="single" w:sz="4" w:space="0" w:color="auto"/>
              <w:right w:val="nil"/>
            </w:tcBorders>
            <w:shd w:val="clear" w:color="000000" w:fill="E2EFDA"/>
            <w:vAlign w:val="center"/>
            <w:hideMark/>
            <w:tcPrChange w:id="356" w:author="Daniel Montjoy Pita" w:date="2017-10-09T11:58:00Z">
              <w:tcPr>
                <w:tcW w:w="1607" w:type="pct"/>
                <w:tcBorders>
                  <w:top w:val="single" w:sz="4" w:space="0" w:color="auto"/>
                  <w:left w:val="single" w:sz="4" w:space="0" w:color="auto"/>
                  <w:bottom w:val="single" w:sz="4" w:space="0" w:color="auto"/>
                  <w:right w:val="nil"/>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proofErr w:type="spellStart"/>
            <w:r w:rsidRPr="00242E3C">
              <w:rPr>
                <w:b/>
                <w:bCs/>
                <w:sz w:val="14"/>
                <w:szCs w:val="16"/>
                <w:lang w:val="en-US" w:eastAsia="zh-CN"/>
              </w:rPr>
              <w:t>Fortalezas</w:t>
            </w:r>
            <w:proofErr w:type="spellEnd"/>
          </w:p>
        </w:tc>
        <w:tc>
          <w:tcPr>
            <w:tcW w:w="325" w:type="pct"/>
            <w:tcBorders>
              <w:top w:val="nil"/>
              <w:left w:val="single" w:sz="4" w:space="0" w:color="auto"/>
              <w:bottom w:val="single" w:sz="4" w:space="0" w:color="auto"/>
              <w:right w:val="nil"/>
            </w:tcBorders>
            <w:shd w:val="clear" w:color="000000" w:fill="E2EFDA"/>
            <w:noWrap/>
            <w:vAlign w:val="center"/>
            <w:hideMark/>
            <w:tcPrChange w:id="357" w:author="Daniel Montjoy Pita" w:date="2017-10-09T11:58:00Z">
              <w:tcPr>
                <w:tcW w:w="405" w:type="pct"/>
                <w:tcBorders>
                  <w:top w:val="nil"/>
                  <w:left w:val="single" w:sz="4" w:space="0" w:color="auto"/>
                  <w:bottom w:val="single" w:sz="4" w:space="0" w:color="auto"/>
                  <w:right w:val="nil"/>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del w:id="358" w:author="Daniel Montjoy Pita" w:date="2017-10-09T12:05:00Z">
              <w:r w:rsidRPr="00242E3C" w:rsidDel="00256850">
                <w:rPr>
                  <w:b/>
                  <w:bCs/>
                  <w:sz w:val="14"/>
                  <w:szCs w:val="16"/>
                  <w:lang w:val="en-US" w:eastAsia="zh-CN"/>
                </w:rPr>
                <w:delText>Ponderación</w:delText>
              </w:r>
            </w:del>
            <w:ins w:id="359" w:author="Daniel Montjoy Pita" w:date="2017-10-09T12:05:00Z">
              <w:r w:rsidR="00256850">
                <w:rPr>
                  <w:b/>
                  <w:bCs/>
                  <w:sz w:val="14"/>
                  <w:szCs w:val="16"/>
                  <w:lang w:val="en-US" w:eastAsia="zh-CN"/>
                </w:rPr>
                <w:t>Pond.</w:t>
              </w:r>
            </w:ins>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360"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409" w:type="pct"/>
            <w:tcBorders>
              <w:top w:val="nil"/>
              <w:left w:val="nil"/>
              <w:bottom w:val="single" w:sz="4" w:space="0" w:color="auto"/>
              <w:right w:val="single" w:sz="4" w:space="0" w:color="auto"/>
            </w:tcBorders>
            <w:shd w:val="clear" w:color="000000" w:fill="E2EFDA"/>
            <w:noWrap/>
            <w:vAlign w:val="center"/>
            <w:hideMark/>
            <w:tcPrChange w:id="361" w:author="Daniel Montjoy Pita" w:date="2017-10-09T11:58:00Z">
              <w:tcPr>
                <w:tcW w:w="510"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8" w:type="pct"/>
            <w:tcBorders>
              <w:top w:val="nil"/>
              <w:left w:val="nil"/>
              <w:bottom w:val="single" w:sz="4" w:space="0" w:color="auto"/>
              <w:right w:val="single" w:sz="4" w:space="0" w:color="auto"/>
            </w:tcBorders>
            <w:shd w:val="clear" w:color="000000" w:fill="E2EFDA"/>
            <w:noWrap/>
            <w:vAlign w:val="center"/>
            <w:hideMark/>
            <w:tcPrChange w:id="362"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4" w:type="pct"/>
            <w:tcBorders>
              <w:top w:val="nil"/>
              <w:left w:val="nil"/>
              <w:bottom w:val="single" w:sz="4" w:space="0" w:color="auto"/>
              <w:right w:val="single" w:sz="4" w:space="0" w:color="auto"/>
            </w:tcBorders>
            <w:shd w:val="clear" w:color="000000" w:fill="E2EFDA"/>
            <w:noWrap/>
            <w:vAlign w:val="center"/>
            <w:hideMark/>
            <w:tcPrChange w:id="363" w:author="Daniel Montjoy Pita" w:date="2017-10-09T11:58:00Z">
              <w:tcPr>
                <w:tcW w:w="39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364"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82" w:type="pct"/>
            <w:tcBorders>
              <w:top w:val="nil"/>
              <w:left w:val="nil"/>
              <w:bottom w:val="single" w:sz="4" w:space="0" w:color="auto"/>
              <w:right w:val="single" w:sz="4" w:space="0" w:color="auto"/>
            </w:tcBorders>
            <w:shd w:val="clear" w:color="000000" w:fill="E2EFDA"/>
            <w:noWrap/>
            <w:vAlign w:val="center"/>
            <w:hideMark/>
            <w:tcPrChange w:id="365" w:author="Daniel Montjoy Pita" w:date="2017-10-09T11:58:00Z">
              <w:tcPr>
                <w:tcW w:w="38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366"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0" w:type="pct"/>
            <w:tcBorders>
              <w:top w:val="nil"/>
              <w:left w:val="nil"/>
              <w:bottom w:val="single" w:sz="4" w:space="0" w:color="auto"/>
              <w:right w:val="single" w:sz="4" w:space="0" w:color="auto"/>
            </w:tcBorders>
            <w:shd w:val="clear" w:color="000000" w:fill="E2EFDA"/>
            <w:noWrap/>
            <w:vAlign w:val="center"/>
            <w:hideMark/>
            <w:tcPrChange w:id="367" w:author="Daniel Montjoy Pita" w:date="2017-10-09T11:58:00Z">
              <w:tcPr>
                <w:tcW w:w="39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031566" w:rsidRPr="00242E3C" w:rsidTr="00256850">
        <w:trPr>
          <w:cantSplit/>
          <w:trHeight w:val="619"/>
          <w:trPrChange w:id="368" w:author="Daniel Montjoy Pita" w:date="2017-10-09T12:05: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369"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325" w:type="pct"/>
            <w:tcBorders>
              <w:top w:val="nil"/>
              <w:left w:val="nil"/>
              <w:bottom w:val="single" w:sz="4" w:space="0" w:color="auto"/>
              <w:right w:val="nil"/>
            </w:tcBorders>
            <w:shd w:val="clear" w:color="auto" w:fill="auto"/>
            <w:noWrap/>
            <w:vAlign w:val="center"/>
            <w:hideMark/>
            <w:tcPrChange w:id="370"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371"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372"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373"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374"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375"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376"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377"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0" w:type="pct"/>
            <w:tcBorders>
              <w:top w:val="nil"/>
              <w:left w:val="nil"/>
              <w:bottom w:val="single" w:sz="4" w:space="0" w:color="auto"/>
              <w:right w:val="single" w:sz="4" w:space="0" w:color="auto"/>
            </w:tcBorders>
            <w:shd w:val="clear" w:color="auto" w:fill="auto"/>
            <w:noWrap/>
            <w:vAlign w:val="center"/>
            <w:hideMark/>
            <w:tcPrChange w:id="378"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031566" w:rsidRPr="00242E3C" w:rsidTr="00031566">
        <w:trPr>
          <w:cantSplit/>
          <w:trHeight w:val="427"/>
          <w:trPrChange w:id="379"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380"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325" w:type="pct"/>
            <w:tcBorders>
              <w:top w:val="nil"/>
              <w:left w:val="nil"/>
              <w:bottom w:val="single" w:sz="4" w:space="0" w:color="auto"/>
              <w:right w:val="nil"/>
            </w:tcBorders>
            <w:shd w:val="clear" w:color="auto" w:fill="auto"/>
            <w:noWrap/>
            <w:vAlign w:val="center"/>
            <w:hideMark/>
            <w:tcPrChange w:id="381"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382"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383"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384"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385"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386"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387"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388"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389"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263"/>
          <w:trPrChange w:id="390" w:author="Daniel Montjoy Pita" w:date="2017-10-09T11:59: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391"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325" w:type="pct"/>
            <w:tcBorders>
              <w:top w:val="nil"/>
              <w:left w:val="nil"/>
              <w:bottom w:val="single" w:sz="4" w:space="0" w:color="auto"/>
              <w:right w:val="nil"/>
            </w:tcBorders>
            <w:shd w:val="clear" w:color="auto" w:fill="auto"/>
            <w:noWrap/>
            <w:vAlign w:val="center"/>
            <w:hideMark/>
            <w:tcPrChange w:id="392"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393"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394"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395"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396"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397"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398"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399"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400"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031566">
        <w:trPr>
          <w:cantSplit/>
          <w:trHeight w:val="627"/>
          <w:trPrChange w:id="401"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402"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325" w:type="pct"/>
            <w:tcBorders>
              <w:top w:val="nil"/>
              <w:left w:val="nil"/>
              <w:bottom w:val="single" w:sz="4" w:space="0" w:color="auto"/>
              <w:right w:val="nil"/>
            </w:tcBorders>
            <w:shd w:val="clear" w:color="000000" w:fill="FFFFFF"/>
            <w:noWrap/>
            <w:vAlign w:val="center"/>
            <w:hideMark/>
            <w:tcPrChange w:id="403" w:author="Daniel Montjoy Pita" w:date="2017-10-09T11:59:00Z">
              <w:tcPr>
                <w:tcW w:w="405" w:type="pct"/>
                <w:tcBorders>
                  <w:top w:val="nil"/>
                  <w:left w:val="nil"/>
                  <w:bottom w:val="single" w:sz="4" w:space="0" w:color="auto"/>
                  <w:right w:val="nil"/>
                </w:tcBorders>
                <w:shd w:val="clear" w:color="000000" w:fill="FFFFFF"/>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404"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405"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406"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407"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408"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409"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410"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411"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565"/>
          <w:trPrChange w:id="412"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413"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325" w:type="pct"/>
            <w:tcBorders>
              <w:top w:val="nil"/>
              <w:left w:val="nil"/>
              <w:bottom w:val="single" w:sz="4" w:space="0" w:color="auto"/>
              <w:right w:val="nil"/>
            </w:tcBorders>
            <w:shd w:val="clear" w:color="auto" w:fill="auto"/>
            <w:noWrap/>
            <w:vAlign w:val="center"/>
            <w:hideMark/>
            <w:tcPrChange w:id="414"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415"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416"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8" w:type="pct"/>
            <w:tcBorders>
              <w:top w:val="nil"/>
              <w:left w:val="nil"/>
              <w:bottom w:val="single" w:sz="4" w:space="0" w:color="auto"/>
              <w:right w:val="single" w:sz="4" w:space="0" w:color="auto"/>
            </w:tcBorders>
            <w:shd w:val="clear" w:color="000000" w:fill="E2EFDA"/>
            <w:noWrap/>
            <w:vAlign w:val="center"/>
            <w:hideMark/>
            <w:tcPrChange w:id="417"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418"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4" w:type="pct"/>
            <w:tcBorders>
              <w:top w:val="nil"/>
              <w:left w:val="nil"/>
              <w:bottom w:val="single" w:sz="4" w:space="0" w:color="auto"/>
              <w:right w:val="single" w:sz="4" w:space="0" w:color="auto"/>
            </w:tcBorders>
            <w:shd w:val="clear" w:color="000000" w:fill="E2EFDA"/>
            <w:noWrap/>
            <w:vAlign w:val="center"/>
            <w:hideMark/>
            <w:tcPrChange w:id="419"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420"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421"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422"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689"/>
          <w:trPrChange w:id="423" w:author="Daniel Montjoy Pita" w:date="2017-10-09T11:59: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424"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325" w:type="pct"/>
            <w:tcBorders>
              <w:top w:val="nil"/>
              <w:left w:val="nil"/>
              <w:bottom w:val="single" w:sz="4" w:space="0" w:color="auto"/>
              <w:right w:val="nil"/>
            </w:tcBorders>
            <w:shd w:val="clear" w:color="auto" w:fill="auto"/>
            <w:noWrap/>
            <w:vAlign w:val="center"/>
            <w:hideMark/>
            <w:tcPrChange w:id="425"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426"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427"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428"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429"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4" w:type="pct"/>
            <w:tcBorders>
              <w:top w:val="nil"/>
              <w:left w:val="nil"/>
              <w:bottom w:val="single" w:sz="4" w:space="0" w:color="auto"/>
              <w:right w:val="single" w:sz="4" w:space="0" w:color="auto"/>
            </w:tcBorders>
            <w:shd w:val="clear" w:color="000000" w:fill="E2EFDA"/>
            <w:noWrap/>
            <w:vAlign w:val="center"/>
            <w:hideMark/>
            <w:tcPrChange w:id="430"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431"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432"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433"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256850">
        <w:trPr>
          <w:cantSplit/>
          <w:trHeight w:val="255"/>
          <w:trPrChange w:id="434" w:author="Daniel Montjoy Pita" w:date="2017-10-09T12:05: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435"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325" w:type="pct"/>
            <w:tcBorders>
              <w:top w:val="nil"/>
              <w:left w:val="nil"/>
              <w:bottom w:val="single" w:sz="4" w:space="0" w:color="auto"/>
              <w:right w:val="nil"/>
            </w:tcBorders>
            <w:shd w:val="clear" w:color="auto" w:fill="auto"/>
            <w:noWrap/>
            <w:vAlign w:val="center"/>
            <w:hideMark/>
            <w:tcPrChange w:id="436"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437"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438"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439"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440"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4" w:type="pct"/>
            <w:tcBorders>
              <w:top w:val="nil"/>
              <w:left w:val="nil"/>
              <w:bottom w:val="single" w:sz="4" w:space="0" w:color="auto"/>
              <w:right w:val="single" w:sz="4" w:space="0" w:color="auto"/>
            </w:tcBorders>
            <w:shd w:val="clear" w:color="000000" w:fill="E2EFDA"/>
            <w:noWrap/>
            <w:vAlign w:val="center"/>
            <w:hideMark/>
            <w:tcPrChange w:id="441"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442"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443"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444"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480"/>
          <w:trPrChange w:id="445" w:author="Daniel Montjoy Pita" w:date="2017-10-09T11:58: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446" w:author="Daniel Montjoy Pita" w:date="2017-10-09T11:58: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325" w:type="pct"/>
            <w:tcBorders>
              <w:top w:val="nil"/>
              <w:left w:val="nil"/>
              <w:bottom w:val="single" w:sz="4" w:space="0" w:color="auto"/>
              <w:right w:val="nil"/>
            </w:tcBorders>
            <w:shd w:val="clear" w:color="auto" w:fill="auto"/>
            <w:noWrap/>
            <w:vAlign w:val="center"/>
            <w:hideMark/>
            <w:tcPrChange w:id="447" w:author="Daniel Montjoy Pita" w:date="2017-10-09T11:58: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448"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449" w:author="Daniel Montjoy Pita" w:date="2017-10-09T11:58: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450"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451" w:author="Daniel Montjoy Pita" w:date="2017-10-09T11:58: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452"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82" w:type="pct"/>
            <w:tcBorders>
              <w:top w:val="nil"/>
              <w:left w:val="nil"/>
              <w:bottom w:val="single" w:sz="4" w:space="0" w:color="auto"/>
              <w:right w:val="single" w:sz="4" w:space="0" w:color="auto"/>
            </w:tcBorders>
            <w:shd w:val="clear" w:color="auto" w:fill="auto"/>
            <w:noWrap/>
            <w:vAlign w:val="center"/>
            <w:hideMark/>
            <w:tcPrChange w:id="453" w:author="Daniel Montjoy Pita" w:date="2017-10-09T11:58: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454"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90" w:type="pct"/>
            <w:tcBorders>
              <w:top w:val="nil"/>
              <w:left w:val="nil"/>
              <w:bottom w:val="single" w:sz="4" w:space="0" w:color="auto"/>
              <w:right w:val="single" w:sz="4" w:space="0" w:color="auto"/>
            </w:tcBorders>
            <w:shd w:val="clear" w:color="auto" w:fill="auto"/>
            <w:noWrap/>
            <w:vAlign w:val="center"/>
            <w:hideMark/>
            <w:tcPrChange w:id="455" w:author="Daniel Montjoy Pita" w:date="2017-10-09T11:58: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rsidR="00D3018B" w:rsidDel="00031566" w:rsidRDefault="00D3018B" w:rsidP="00C16898">
      <w:pPr>
        <w:rPr>
          <w:del w:id="456" w:author="Daniel Montjoy Pita" w:date="2017-10-09T11:59:00Z"/>
          <w:lang w:eastAsia="en-US"/>
        </w:rPr>
      </w:pPr>
    </w:p>
    <w:p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pPr>
              <w:pStyle w:val="Letratabla"/>
              <w:spacing w:line="240" w:lineRule="auto"/>
              <w:rPr>
                <w:sz w:val="14"/>
                <w:szCs w:val="16"/>
                <w:lang w:val="es-ES_tradnl" w:eastAsia="zh-CN"/>
              </w:rPr>
            </w:pPr>
            <w:r w:rsidRPr="00242E3C">
              <w:rPr>
                <w:sz w:val="14"/>
                <w:szCs w:val="16"/>
                <w:lang w:val="es-ES_tradnl" w:eastAsia="zh-CN"/>
              </w:rPr>
              <w:t>Crecimiento del PBI</w:t>
            </w:r>
            <w:ins w:id="457" w:author="Daniel Montjoy Pita" w:date="2017-10-06T15:43:00Z">
              <w:r w:rsidR="003A12F7">
                <w:rPr>
                  <w:sz w:val="14"/>
                  <w:szCs w:val="16"/>
                  <w:lang w:val="es-ES_tradnl" w:eastAsia="zh-CN"/>
                </w:rPr>
                <w:t>.</w:t>
              </w:r>
            </w:ins>
            <w:del w:id="458" w:author="Daniel Montjoy Pita" w:date="2017-10-06T15:43:00Z">
              <w:r w:rsidRPr="00242E3C" w:rsidDel="003A12F7">
                <w:rPr>
                  <w:sz w:val="14"/>
                  <w:szCs w:val="16"/>
                  <w:lang w:val="es-ES_tradnl" w:eastAsia="zh-CN"/>
                </w:rPr>
                <w:delText xml:space="preserve"> </w:delText>
              </w:r>
            </w:del>
            <w:del w:id="459" w:author="Daniel Montjoy Pita" w:date="2017-10-06T15:42:00Z">
              <w:r w:rsidRPr="00242E3C" w:rsidDel="003A12F7">
                <w:rPr>
                  <w:sz w:val="14"/>
                  <w:szCs w:val="16"/>
                  <w:lang w:val="es-ES_tradnl" w:eastAsia="zh-CN"/>
                </w:rPr>
                <w:delText>alrededor de 3.4%.</w:delText>
              </w:r>
            </w:del>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rsidR="0010347F" w:rsidRPr="00242E3C" w:rsidRDefault="00285AE5" w:rsidP="00285AE5">
      <w:pPr>
        <w:pStyle w:val="Nota"/>
      </w:pPr>
      <w:r w:rsidRPr="00242E3C">
        <w:t>Fuente: Elaboración propia 2017 basado en David (2013).</w:t>
      </w:r>
    </w:p>
    <w:p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rsidR="003971E7" w:rsidRPr="00242E3C" w:rsidRDefault="003971E7" w:rsidP="00582BAE">
      <w:pPr>
        <w:spacing w:line="240" w:lineRule="auto"/>
        <w:outlineLvl w:val="0"/>
      </w:pPr>
      <w:bookmarkStart w:id="460" w:name="_Toc491614579"/>
      <w:r w:rsidRPr="00242E3C">
        <w:rPr>
          <w:b/>
        </w:rPr>
        <w:lastRenderedPageBreak/>
        <w:t>Capítulo VI. Plan de marketing</w:t>
      </w:r>
      <w:bookmarkEnd w:id="460"/>
    </w:p>
    <w:p w:rsidR="006D6258" w:rsidRPr="00242E3C" w:rsidRDefault="006D6258" w:rsidP="006D6258"/>
    <w:p w:rsidR="00812D79" w:rsidRPr="00242E3C" w:rsidRDefault="008F263C" w:rsidP="00602A7A">
      <w:pPr>
        <w:spacing w:line="240" w:lineRule="auto"/>
        <w:ind w:left="340" w:hanging="340"/>
      </w:pPr>
      <w:bookmarkStart w:id="461" w:name="_Toc491614580"/>
      <w:r w:rsidRPr="00242E3C">
        <w:rPr>
          <w:b/>
        </w:rPr>
        <w:t>1.</w:t>
      </w:r>
      <w:r w:rsidRPr="00242E3C">
        <w:rPr>
          <w:b/>
        </w:rPr>
        <w:tab/>
      </w:r>
      <w:r w:rsidR="00812D79" w:rsidRPr="00242E3C">
        <w:rPr>
          <w:b/>
        </w:rPr>
        <w:t>Descripción del producto</w:t>
      </w:r>
      <w:bookmarkEnd w:id="461"/>
      <w:r w:rsidR="00812D79" w:rsidRPr="00242E3C">
        <w:t xml:space="preserve"> </w:t>
      </w:r>
    </w:p>
    <w:p w:rsidR="006D6258" w:rsidRPr="00242E3C" w:rsidRDefault="006D6258" w:rsidP="006D6258">
      <w:pPr>
        <w:rPr>
          <w:lang w:eastAsia="en-US"/>
        </w:rPr>
      </w:pPr>
    </w:p>
    <w:p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rsidR="00891153" w:rsidRPr="00242E3C" w:rsidRDefault="00891153" w:rsidP="00891153">
      <w:pPr>
        <w:rPr>
          <w:lang w:eastAsia="en-US"/>
        </w:rPr>
      </w:pPr>
    </w:p>
    <w:p w:rsidR="00066DFC" w:rsidRPr="00242E3C" w:rsidRDefault="008F263C" w:rsidP="00602A7A">
      <w:pPr>
        <w:spacing w:line="240" w:lineRule="auto"/>
        <w:ind w:left="340" w:hanging="340"/>
      </w:pPr>
      <w:bookmarkStart w:id="462" w:name="_Toc491614581"/>
      <w:r w:rsidRPr="00242E3C">
        <w:rPr>
          <w:b/>
        </w:rPr>
        <w:t>2.</w:t>
      </w:r>
      <w:r w:rsidRPr="00242E3C">
        <w:rPr>
          <w:b/>
        </w:rPr>
        <w:tab/>
      </w:r>
      <w:r w:rsidR="00066DFC" w:rsidRPr="00242E3C">
        <w:rPr>
          <w:b/>
        </w:rPr>
        <w:t>Objetivos generales</w:t>
      </w:r>
      <w:bookmarkEnd w:id="462"/>
    </w:p>
    <w:p w:rsidR="006D6258" w:rsidRPr="00242E3C" w:rsidRDefault="006D6258" w:rsidP="006D6258">
      <w:pPr>
        <w:rPr>
          <w:lang w:eastAsia="en-US"/>
        </w:rPr>
      </w:pPr>
    </w:p>
    <w:p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rsidR="006D6258" w:rsidRPr="00242E3C" w:rsidRDefault="006D6258" w:rsidP="00681AA7">
      <w:pPr>
        <w:rPr>
          <w:lang w:eastAsia="en-US"/>
        </w:rPr>
      </w:pPr>
    </w:p>
    <w:p w:rsidR="00706965" w:rsidRPr="00242E3C" w:rsidRDefault="008F263C" w:rsidP="00602A7A">
      <w:pPr>
        <w:spacing w:line="240" w:lineRule="auto"/>
        <w:ind w:left="340" w:hanging="340"/>
      </w:pPr>
      <w:bookmarkStart w:id="463"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463"/>
    </w:p>
    <w:p w:rsidR="006D6258" w:rsidRPr="00242E3C" w:rsidRDefault="006D6258" w:rsidP="006D6258">
      <w:pPr>
        <w:rPr>
          <w:lang w:eastAsia="en-US"/>
        </w:rPr>
      </w:pPr>
    </w:p>
    <w:p w:rsidR="00891153" w:rsidRPr="00242E3C" w:rsidRDefault="00891153" w:rsidP="00582BAE">
      <w:pPr>
        <w:spacing w:line="240" w:lineRule="auto"/>
        <w:outlineLvl w:val="0"/>
      </w:pPr>
      <w:r w:rsidRPr="00242E3C">
        <w:t>Los objetivos se detallan en la</w:t>
      </w:r>
      <w:r w:rsidR="002A4921" w:rsidRPr="00242E3C">
        <w:t xml:space="preserve"> </w:t>
      </w:r>
      <w:r w:rsidR="00602A7A" w:rsidRPr="00242E3C">
        <w:t>tabla 26</w:t>
      </w:r>
      <w:r w:rsidR="002A4921" w:rsidRPr="00242E3C">
        <w:t>.</w:t>
      </w:r>
    </w:p>
    <w:p w:rsidR="00891153" w:rsidRPr="00242E3C" w:rsidRDefault="00891153" w:rsidP="00891153"/>
    <w:p w:rsidR="00891153" w:rsidRPr="00242E3C" w:rsidRDefault="00891153" w:rsidP="00582BAE">
      <w:pPr>
        <w:pStyle w:val="Epgrafe"/>
        <w:outlineLvl w:val="0"/>
        <w:rPr>
          <w:i/>
        </w:rPr>
      </w:pPr>
      <w:bookmarkStart w:id="464" w:name="_Ref478372118"/>
      <w:bookmarkStart w:id="465" w:name="_Toc491614520"/>
      <w:r w:rsidRPr="00242E3C">
        <w:t xml:space="preserve">Tabla </w:t>
      </w:r>
      <w:bookmarkEnd w:id="464"/>
      <w:r w:rsidR="008F263C" w:rsidRPr="00242E3C">
        <w:t>26</w:t>
      </w:r>
      <w:r w:rsidRPr="00242E3C">
        <w:t xml:space="preserve">. Objetivos específicos de </w:t>
      </w:r>
      <w:r w:rsidR="00602A7A" w:rsidRPr="00242E3C">
        <w:t>m</w:t>
      </w:r>
      <w:r w:rsidRPr="00242E3C">
        <w:t>arketing</w:t>
      </w:r>
      <w:bookmarkEnd w:id="465"/>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rsidTr="00590F86">
        <w:trPr>
          <w:trHeight w:val="184"/>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rsidTr="00590F86">
        <w:trPr>
          <w:trHeight w:val="433"/>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Merge/>
            <w:vAlign w:val="center"/>
            <w:hideMark/>
          </w:tcPr>
          <w:p w:rsidR="00F412B1" w:rsidRPr="00242E3C" w:rsidRDefault="00F412B1" w:rsidP="00590F86">
            <w:pPr>
              <w:spacing w:line="240" w:lineRule="auto"/>
              <w:jc w:val="left"/>
              <w:rPr>
                <w:color w:val="000000"/>
                <w:szCs w:val="16"/>
              </w:rPr>
            </w:pP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rsidTr="00590F86">
        <w:trPr>
          <w:trHeight w:val="20"/>
          <w:jc w:val="center"/>
        </w:trPr>
        <w:tc>
          <w:tcPr>
            <w:tcW w:w="764" w:type="pc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bl>
    <w:p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rsidR="00CF6708" w:rsidRPr="00242E3C" w:rsidRDefault="00CF6708" w:rsidP="002A4921">
      <w:pPr>
        <w:pStyle w:val="Nota"/>
      </w:pPr>
    </w:p>
    <w:p w:rsidR="00D07606" w:rsidRPr="00242E3C" w:rsidRDefault="008F263C" w:rsidP="00602A7A">
      <w:pPr>
        <w:spacing w:line="240" w:lineRule="auto"/>
        <w:ind w:left="340" w:hanging="340"/>
      </w:pPr>
      <w:bookmarkStart w:id="466" w:name="_Toc478731698"/>
      <w:bookmarkStart w:id="467" w:name="_Toc491614583"/>
      <w:r w:rsidRPr="00242E3C">
        <w:rPr>
          <w:b/>
        </w:rPr>
        <w:t>3.1</w:t>
      </w:r>
      <w:r w:rsidRPr="00242E3C">
        <w:rPr>
          <w:b/>
        </w:rPr>
        <w:tab/>
      </w:r>
      <w:r w:rsidR="00D07606" w:rsidRPr="00242E3C">
        <w:rPr>
          <w:b/>
        </w:rPr>
        <w:t>Estrategia de segmentación y mercado meta</w:t>
      </w:r>
      <w:bookmarkEnd w:id="466"/>
      <w:bookmarkEnd w:id="467"/>
    </w:p>
    <w:p w:rsidR="006D6258" w:rsidRPr="00242E3C" w:rsidRDefault="006D6258" w:rsidP="006D6258">
      <w:pPr>
        <w:rPr>
          <w:lang w:eastAsia="en-US"/>
        </w:rPr>
      </w:pPr>
    </w:p>
    <w:p w:rsidR="008822A2" w:rsidRPr="00242E3C" w:rsidRDefault="00F412B1" w:rsidP="008822A2">
      <w:r w:rsidRPr="00242E3C">
        <w:t xml:space="preserve">Utilizando como base las variables de segmentación y los requisitos definidos por Kotler y Keller (2012) la segmentación debe ser: medible, sustancial, accesible, diferenciable y accionable, la estrategia para definir el mercado meta es el marketing concentrado o de nicho. </w:t>
      </w:r>
      <w:r w:rsidRPr="00B5496D">
        <w:rPr>
          <w:highlight w:val="yellow"/>
        </w:rPr>
        <w:t>Por tanto, el merc</w:t>
      </w:r>
      <w:r w:rsidR="00E201ED" w:rsidRPr="00B5496D">
        <w:rPr>
          <w:highlight w:val="yellow"/>
        </w:rPr>
        <w:t>ado meta está conformado por</w:t>
      </w:r>
      <w:r w:rsidRPr="00B5496D">
        <w:rPr>
          <w:highlight w:val="yellow"/>
        </w:rPr>
        <w:t xml:space="preserve"> personas</w:t>
      </w:r>
      <w:r w:rsidR="00E201ED" w:rsidRPr="00B5496D">
        <w:rPr>
          <w:highlight w:val="yellow"/>
        </w:rPr>
        <w:t xml:space="preserve"> </w:t>
      </w:r>
      <w:r w:rsidR="00B5496D" w:rsidRPr="00B5496D">
        <w:rPr>
          <w:highlight w:val="yellow"/>
        </w:rPr>
        <w:t>con pérdida auditiva originada por la edad</w:t>
      </w:r>
      <w:r w:rsidRPr="00B5496D">
        <w:rPr>
          <w:highlight w:val="yellow"/>
        </w:rPr>
        <w:t xml:space="preserve"> </w:t>
      </w:r>
      <w:r w:rsidR="00B5496D">
        <w:rPr>
          <w:highlight w:val="yellow"/>
        </w:rPr>
        <w:t>en las ciudades de</w:t>
      </w:r>
      <w:r w:rsidRPr="00B5496D">
        <w:rPr>
          <w:highlight w:val="yellow"/>
        </w:rPr>
        <w:t xml:space="preserve"> Lima, Arequipa, La Libertad y Piura de los NSE A y B</w:t>
      </w:r>
      <w:r w:rsidRPr="00242E3C">
        <w:t xml:space="preserve"> (tabla 27).</w:t>
      </w:r>
    </w:p>
    <w:p w:rsidR="00BE1C3A" w:rsidRPr="00242E3C" w:rsidRDefault="00BE1C3A" w:rsidP="008822A2">
      <w:r w:rsidRPr="00242E3C">
        <w:br w:type="page"/>
      </w:r>
    </w:p>
    <w:p w:rsidR="00D07606" w:rsidRPr="00242E3C" w:rsidRDefault="00D07606" w:rsidP="00582BAE">
      <w:pPr>
        <w:pStyle w:val="Epgrafe"/>
        <w:outlineLvl w:val="0"/>
      </w:pPr>
      <w:bookmarkStart w:id="468" w:name="_Ref491179897"/>
      <w:bookmarkStart w:id="469" w:name="_Toc478731772"/>
      <w:bookmarkStart w:id="470" w:name="_Toc491614521"/>
      <w:r w:rsidRPr="00242E3C">
        <w:lastRenderedPageBreak/>
        <w:t xml:space="preserve">Tabla </w:t>
      </w:r>
      <w:bookmarkEnd w:id="468"/>
      <w:r w:rsidR="008F263C" w:rsidRPr="00242E3C">
        <w:t>27</w:t>
      </w:r>
      <w:r w:rsidRPr="00242E3C">
        <w:t>. Variables de segmentación</w:t>
      </w:r>
      <w:bookmarkEnd w:id="469"/>
      <w:bookmarkEnd w:id="470"/>
    </w:p>
    <w:tbl>
      <w:tblPr>
        <w:tblStyle w:val="TablaTesisnormal"/>
        <w:tblW w:w="6564" w:type="dxa"/>
        <w:jc w:val="center"/>
        <w:tblLook w:val="04A0" w:firstRow="1" w:lastRow="0" w:firstColumn="1" w:lastColumn="0" w:noHBand="0" w:noVBand="1"/>
      </w:tblPr>
      <w:tblGrid>
        <w:gridCol w:w="1084"/>
        <w:gridCol w:w="5480"/>
      </w:tblGrid>
      <w:tr w:rsidR="007C2DC9" w:rsidRPr="00242E3C"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rsidR="00D07606" w:rsidRPr="00242E3C" w:rsidRDefault="00D07606" w:rsidP="00602A7A">
      <w:pPr>
        <w:ind w:left="993"/>
      </w:pPr>
      <w:r w:rsidRPr="00242E3C">
        <w:rPr>
          <w:color w:val="000000"/>
          <w:sz w:val="18"/>
        </w:rPr>
        <w:t>Fuente: Elaboración propia 2017.</w:t>
      </w:r>
    </w:p>
    <w:p w:rsidR="006D11ED" w:rsidRPr="00242E3C" w:rsidRDefault="006D11ED" w:rsidP="00BE1C3A">
      <w:pPr>
        <w:spacing w:line="240" w:lineRule="auto"/>
        <w:rPr>
          <w:lang w:eastAsia="en-US"/>
        </w:rPr>
      </w:pPr>
    </w:p>
    <w:p w:rsidR="00066DFC" w:rsidRPr="00242E3C" w:rsidRDefault="008F263C" w:rsidP="00602A7A">
      <w:pPr>
        <w:spacing w:line="240" w:lineRule="auto"/>
        <w:ind w:left="340" w:hanging="340"/>
      </w:pPr>
      <w:bookmarkStart w:id="471" w:name="_Toc491614584"/>
      <w:r w:rsidRPr="00242E3C">
        <w:rPr>
          <w:b/>
        </w:rPr>
        <w:t>3.2</w:t>
      </w:r>
      <w:r w:rsidRPr="00242E3C">
        <w:rPr>
          <w:b/>
        </w:rPr>
        <w:tab/>
      </w:r>
      <w:r w:rsidR="00066DFC" w:rsidRPr="00242E3C">
        <w:rPr>
          <w:b/>
        </w:rPr>
        <w:t>Estrategia de posicionamiento</w:t>
      </w:r>
      <w:bookmarkEnd w:id="471"/>
    </w:p>
    <w:p w:rsidR="006D6258" w:rsidRPr="00242E3C" w:rsidRDefault="006D6258" w:rsidP="006D6258">
      <w:pPr>
        <w:rPr>
          <w:lang w:eastAsia="en-US"/>
        </w:rPr>
      </w:pPr>
    </w:p>
    <w:p w:rsidR="006D11ED" w:rsidRPr="00242E3C" w:rsidRDefault="00F412B1" w:rsidP="00835F44">
      <w:r w:rsidRPr="00242E3C">
        <w:t xml:space="preserve">Starkey Perú tiene como objetivo posicionar a Tecnología Auditiva Americana, como una empresa que </w:t>
      </w:r>
      <w:r w:rsidRPr="00740A9B">
        <w:rPr>
          <w:highlight w:val="yellow"/>
          <w:rPrChange w:id="472" w:author="Daniel Montjoy Pita" w:date="2017-09-22T17:08:00Z">
            <w:rPr/>
          </w:rPrChange>
        </w:rPr>
        <w:t>ofrece calidad de vida a través de productos innovadores y de alta calidad</w:t>
      </w:r>
      <w:r w:rsidRPr="00242E3C">
        <w:t>,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rsidR="008822A2" w:rsidRPr="00242E3C" w:rsidRDefault="008822A2" w:rsidP="00835F44"/>
    <w:p w:rsidR="006D11ED" w:rsidRPr="00242E3C" w:rsidRDefault="006D11ED" w:rsidP="00582BAE">
      <w:pPr>
        <w:pStyle w:val="Epgrafe"/>
        <w:outlineLvl w:val="0"/>
      </w:pPr>
      <w:bookmarkStart w:id="473" w:name="_Ref478377142"/>
      <w:bookmarkStart w:id="474" w:name="_Toc491549937"/>
      <w:r w:rsidRPr="00242E3C">
        <w:t xml:space="preserve">Gráfico </w:t>
      </w:r>
      <w:bookmarkEnd w:id="473"/>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474"/>
    </w:p>
    <w:p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rsidR="00113A2F" w:rsidRPr="00242E3C" w:rsidRDefault="00113A2F" w:rsidP="008C701E">
      <w:pPr>
        <w:rPr>
          <w:color w:val="000000"/>
        </w:rPr>
      </w:pPr>
      <w:r w:rsidRPr="00242E3C">
        <w:rPr>
          <w:color w:val="000000"/>
        </w:rPr>
        <w:br w:type="page"/>
      </w:r>
    </w:p>
    <w:p w:rsidR="006D70B5" w:rsidRPr="00242E3C" w:rsidRDefault="006D70B5" w:rsidP="00582BAE">
      <w:pPr>
        <w:pStyle w:val="Epgrafe"/>
        <w:outlineLvl w:val="0"/>
      </w:pPr>
      <w:bookmarkStart w:id="475" w:name="_Ref478379729"/>
      <w:bookmarkStart w:id="476" w:name="_Toc491549938"/>
      <w:r w:rsidRPr="00242E3C">
        <w:lastRenderedPageBreak/>
        <w:t xml:space="preserve">Gráfico </w:t>
      </w:r>
      <w:bookmarkEnd w:id="475"/>
      <w:r w:rsidR="002A7FFD" w:rsidRPr="00242E3C">
        <w:t>15</w:t>
      </w:r>
      <w:r w:rsidRPr="00242E3C">
        <w:t>.</w:t>
      </w:r>
      <w:r w:rsidR="008C701E" w:rsidRPr="00242E3C">
        <w:t xml:space="preserve"> Mapa perceptual</w:t>
      </w:r>
      <w:bookmarkEnd w:id="476"/>
    </w:p>
    <w:p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9405" cy="3008222"/>
                    </a:xfrm>
                    <a:prstGeom prst="rect">
                      <a:avLst/>
                    </a:prstGeom>
                  </pic:spPr>
                </pic:pic>
              </a:graphicData>
            </a:graphic>
          </wp:inline>
        </w:drawing>
      </w:r>
    </w:p>
    <w:p w:rsidR="006D70B5" w:rsidRPr="00242E3C" w:rsidRDefault="008C701E" w:rsidP="00582BAE">
      <w:pPr>
        <w:spacing w:line="240" w:lineRule="auto"/>
        <w:ind w:left="142"/>
        <w:outlineLvl w:val="0"/>
        <w:rPr>
          <w:color w:val="000000"/>
          <w:sz w:val="18"/>
        </w:rPr>
      </w:pPr>
      <w:r w:rsidRPr="00242E3C">
        <w:rPr>
          <w:color w:val="000000"/>
          <w:sz w:val="18"/>
        </w:rPr>
        <w:t>Fuente: Elaboración propia 2017 basado en Kotler y Keller (2012).</w:t>
      </w:r>
    </w:p>
    <w:p w:rsidR="006D6258" w:rsidRPr="00242E3C" w:rsidRDefault="006D6258" w:rsidP="0085534B"/>
    <w:p w:rsidR="00066DFC" w:rsidRPr="00242E3C" w:rsidRDefault="008F263C" w:rsidP="00113A2F">
      <w:pPr>
        <w:spacing w:line="240" w:lineRule="auto"/>
        <w:ind w:left="340" w:hanging="340"/>
      </w:pPr>
      <w:bookmarkStart w:id="477"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477"/>
    </w:p>
    <w:p w:rsidR="006D6258" w:rsidRPr="00242E3C" w:rsidRDefault="006D6258" w:rsidP="006D6258">
      <w:pPr>
        <w:rPr>
          <w:lang w:eastAsia="en-US"/>
        </w:rPr>
      </w:pPr>
    </w:p>
    <w:p w:rsidR="00D07606" w:rsidRPr="00242E3C" w:rsidRDefault="00F412B1" w:rsidP="00D07606">
      <w:pPr>
        <w:shd w:val="clear" w:color="auto" w:fill="FFFFFF" w:themeFill="background1"/>
      </w:pPr>
      <w:r w:rsidRPr="00242E3C">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rsidR="008C701E" w:rsidRPr="00242E3C" w:rsidRDefault="008C701E" w:rsidP="008C701E">
      <w:pPr>
        <w:rPr>
          <w:lang w:eastAsia="en-US"/>
        </w:rPr>
      </w:pPr>
    </w:p>
    <w:p w:rsidR="00066DFC" w:rsidRPr="00242E3C" w:rsidRDefault="008F263C" w:rsidP="00113A2F">
      <w:pPr>
        <w:spacing w:line="240" w:lineRule="auto"/>
        <w:ind w:left="340" w:hanging="340"/>
      </w:pPr>
      <w:bookmarkStart w:id="478"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478"/>
    </w:p>
    <w:p w:rsidR="00CF6708" w:rsidRPr="00242E3C" w:rsidRDefault="00CF6708" w:rsidP="00CF6708">
      <w:pPr>
        <w:rPr>
          <w:lang w:eastAsia="en-US"/>
        </w:rPr>
      </w:pPr>
    </w:p>
    <w:p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rsidR="00CA3337" w:rsidRPr="00242E3C" w:rsidRDefault="00CA3337" w:rsidP="00CA3337">
      <w:pPr>
        <w:rPr>
          <w:lang w:eastAsia="en-US"/>
        </w:rPr>
      </w:pPr>
    </w:p>
    <w:p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rsidR="003C35E8" w:rsidRPr="00242E3C" w:rsidRDefault="003C35E8" w:rsidP="003C35E8">
      <w:pPr>
        <w:rPr>
          <w:lang w:eastAsia="en-US"/>
        </w:rPr>
      </w:pPr>
    </w:p>
    <w:p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rsidR="00113A2F" w:rsidRPr="00242E3C" w:rsidRDefault="00113A2F" w:rsidP="003C35E8">
      <w:r w:rsidRPr="00242E3C">
        <w:br w:type="page"/>
      </w:r>
    </w:p>
    <w:p w:rsidR="003C35E8" w:rsidRPr="00242E3C" w:rsidRDefault="003C35E8" w:rsidP="00582BAE">
      <w:pPr>
        <w:pStyle w:val="Epgrafe"/>
        <w:outlineLvl w:val="0"/>
      </w:pPr>
      <w:bookmarkStart w:id="479" w:name="_Ref478378942"/>
      <w:bookmarkStart w:id="480" w:name="_Toc491614522"/>
      <w:r w:rsidRPr="00242E3C">
        <w:lastRenderedPageBreak/>
        <w:t xml:space="preserve">Tabla </w:t>
      </w:r>
      <w:bookmarkEnd w:id="479"/>
      <w:r w:rsidR="002A7FFD" w:rsidRPr="00242E3C">
        <w:t>28</w:t>
      </w:r>
      <w:r w:rsidRPr="00242E3C">
        <w:t>. Portafolio de productos</w:t>
      </w:r>
      <w:bookmarkEnd w:id="480"/>
    </w:p>
    <w:tbl>
      <w:tblPr>
        <w:tblStyle w:val="TablaTesisnormal"/>
        <w:tblW w:w="0" w:type="auto"/>
        <w:jc w:val="center"/>
        <w:tblLook w:val="04A0" w:firstRow="1" w:lastRow="0" w:firstColumn="1" w:lastColumn="0" w:noHBand="0" w:noVBand="1"/>
      </w:tblPr>
      <w:tblGrid>
        <w:gridCol w:w="2403"/>
        <w:gridCol w:w="1407"/>
        <w:gridCol w:w="1714"/>
      </w:tblGrid>
      <w:tr w:rsidR="007C2DC9" w:rsidRPr="00242E3C"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rsidR="007C2DC9" w:rsidRPr="00242E3C" w:rsidRDefault="007C2DC9" w:rsidP="00E908F0">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rsidR="007C2DC9" w:rsidRPr="00242E3C" w:rsidRDefault="007C2DC9" w:rsidP="007C2DC9">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2</w:t>
            </w:r>
          </w:p>
        </w:tc>
      </w:tr>
    </w:tbl>
    <w:p w:rsidR="003C35E8" w:rsidRPr="00242E3C" w:rsidRDefault="003C35E8" w:rsidP="00E908F0">
      <w:pPr>
        <w:spacing w:line="240" w:lineRule="auto"/>
        <w:ind w:left="1560"/>
        <w:rPr>
          <w:color w:val="000000"/>
          <w:sz w:val="18"/>
        </w:rPr>
      </w:pPr>
      <w:r w:rsidRPr="00242E3C">
        <w:rPr>
          <w:color w:val="000000"/>
          <w:sz w:val="18"/>
        </w:rPr>
        <w:t>Fuente: Elaboración propia 2017.</w:t>
      </w:r>
    </w:p>
    <w:p w:rsidR="00435A99" w:rsidRPr="00242E3C" w:rsidRDefault="00435A99" w:rsidP="00D07606"/>
    <w:p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rsidR="006D6258" w:rsidRPr="00242E3C" w:rsidRDefault="006D6258" w:rsidP="003C35E8"/>
    <w:p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rsidR="003C35E8" w:rsidRPr="00242E3C" w:rsidRDefault="003C35E8" w:rsidP="003C35E8">
      <w:pPr>
        <w:rPr>
          <w:lang w:eastAsia="en-US"/>
        </w:rPr>
      </w:pPr>
    </w:p>
    <w:p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rsidR="003C35E8" w:rsidRPr="00242E3C" w:rsidRDefault="003C35E8" w:rsidP="003C35E8">
      <w:pPr>
        <w:rPr>
          <w:lang w:eastAsia="en-US"/>
        </w:rPr>
      </w:pPr>
    </w:p>
    <w:p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rsidR="00E3317E" w:rsidRPr="00242E3C" w:rsidRDefault="00E3317E" w:rsidP="00E3317E">
      <w:pPr>
        <w:rPr>
          <w:lang w:eastAsia="en-US"/>
        </w:rPr>
      </w:pPr>
    </w:p>
    <w:p w:rsidR="00FC348F" w:rsidRPr="00242E3C" w:rsidRDefault="008549A7" w:rsidP="00D07606">
      <w:pPr>
        <w:tabs>
          <w:tab w:val="left" w:pos="1134"/>
        </w:tabs>
      </w:pPr>
      <w:r w:rsidRPr="00242E3C">
        <w:t>La forma de venta es directa, a través de canales presenciales y virtuales.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o escribiendo a un buzón de correo electrónico.</w:t>
      </w:r>
    </w:p>
    <w:p w:rsidR="00A02FD1" w:rsidRPr="00242E3C" w:rsidRDefault="00A02FD1" w:rsidP="00D07606">
      <w:pPr>
        <w:tabs>
          <w:tab w:val="left" w:pos="1134"/>
        </w:tabs>
      </w:pPr>
      <w:r w:rsidRPr="00242E3C">
        <w:br w:type="page"/>
      </w:r>
    </w:p>
    <w:p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rsidR="00CF6708" w:rsidRPr="00242E3C" w:rsidRDefault="00CF6708" w:rsidP="00D07606"/>
    <w:p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w:t>
      </w:r>
      <w:del w:id="481" w:author="Daniel Montjoy Pita" w:date="2017-09-22T17:15:00Z">
        <w:r w:rsidRPr="00242E3C" w:rsidDel="00E8266A">
          <w:delText xml:space="preserve">minorista </w:delText>
        </w:r>
      </w:del>
      <w:r w:rsidRPr="00242E3C">
        <w:t>con los que se deberá trabajar utilizando garantías de pago como cartas fianzas o pagos contra entrega. Para acelerar la venta de productos con este canal se implementará un portal online.</w:t>
      </w:r>
    </w:p>
    <w:p w:rsidR="00D07606" w:rsidRPr="00242E3C" w:rsidRDefault="00D07606" w:rsidP="00E3317E">
      <w:pPr>
        <w:rPr>
          <w:lang w:eastAsia="en-US"/>
        </w:rPr>
      </w:pPr>
    </w:p>
    <w:p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rsidR="00D07606" w:rsidRPr="00242E3C" w:rsidRDefault="00D07606" w:rsidP="00113A2F"/>
    <w:p w:rsidR="00D07606" w:rsidRPr="00242E3C" w:rsidRDefault="00D07606" w:rsidP="00582BAE">
      <w:pPr>
        <w:spacing w:line="240" w:lineRule="auto"/>
        <w:outlineLvl w:val="0"/>
        <w:rPr>
          <w:b/>
        </w:rPr>
      </w:pPr>
      <w:r w:rsidRPr="00242E3C">
        <w:rPr>
          <w:b/>
        </w:rPr>
        <w:t>Comunicación integral de marketing</w:t>
      </w:r>
    </w:p>
    <w:p w:rsidR="008822A2" w:rsidRPr="00242E3C" w:rsidRDefault="008822A2" w:rsidP="00FB1E29">
      <w:pPr>
        <w:rPr>
          <w:b/>
        </w:rPr>
      </w:pPr>
    </w:p>
    <w:p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rsidR="00BE7B65" w:rsidRPr="00242E3C" w:rsidRDefault="00BE7B65" w:rsidP="00FB1E29"/>
    <w:p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rsidR="006D6258" w:rsidRPr="00242E3C" w:rsidRDefault="006D6258" w:rsidP="00D07606"/>
    <w:p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rsidR="008822A2" w:rsidRPr="00242E3C" w:rsidRDefault="008822A2" w:rsidP="00D07606"/>
    <w:p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3"/>
      </w:r>
      <w:r w:rsidR="00D07606" w:rsidRPr="00242E3C">
        <w:t xml:space="preserve"> para realizar acciones de despistaje de problemas con la audición, charlas y captación de posibles clientes.</w:t>
      </w:r>
    </w:p>
    <w:p w:rsidR="006D6258" w:rsidRPr="00242E3C" w:rsidRDefault="006D6258" w:rsidP="00D27DD5"/>
    <w:p w:rsidR="005E73E0" w:rsidRPr="00242E3C" w:rsidRDefault="00602A7A" w:rsidP="00113A2F">
      <w:pPr>
        <w:spacing w:line="240" w:lineRule="auto"/>
        <w:ind w:left="340" w:hanging="340"/>
      </w:pPr>
      <w:bookmarkStart w:id="482" w:name="_Toc491614587"/>
      <w:r w:rsidRPr="00242E3C">
        <w:rPr>
          <w:b/>
        </w:rPr>
        <w:t>3.5</w:t>
      </w:r>
      <w:r w:rsidRPr="00242E3C">
        <w:rPr>
          <w:b/>
        </w:rPr>
        <w:tab/>
      </w:r>
      <w:r w:rsidR="00066DFC" w:rsidRPr="00242E3C">
        <w:rPr>
          <w:b/>
        </w:rPr>
        <w:t>Presupuesto de marketing</w:t>
      </w:r>
      <w:bookmarkEnd w:id="482"/>
    </w:p>
    <w:p w:rsidR="006D6258" w:rsidRPr="00242E3C" w:rsidRDefault="006D6258" w:rsidP="006D6258">
      <w:pPr>
        <w:rPr>
          <w:lang w:eastAsia="en-US"/>
        </w:rPr>
      </w:pPr>
    </w:p>
    <w:p w:rsidR="00561A42" w:rsidRPr="00242E3C" w:rsidRDefault="005E73E0" w:rsidP="00582BAE">
      <w:pPr>
        <w:pStyle w:val="Epgrafe"/>
        <w:spacing w:line="240" w:lineRule="auto"/>
        <w:outlineLvl w:val="0"/>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rsidR="006D6258" w:rsidRPr="00242E3C" w:rsidRDefault="006D6258" w:rsidP="006D6258">
      <w:pPr>
        <w:rPr>
          <w:lang w:eastAsia="en-US"/>
        </w:rPr>
      </w:pPr>
    </w:p>
    <w:p w:rsidR="005E73E0" w:rsidRPr="00242E3C" w:rsidRDefault="005E73E0" w:rsidP="00582BAE">
      <w:pPr>
        <w:pStyle w:val="Epgrafe"/>
        <w:outlineLvl w:val="0"/>
      </w:pPr>
      <w:bookmarkStart w:id="483" w:name="_Ref478545396"/>
      <w:bookmarkStart w:id="484" w:name="_Toc491614523"/>
      <w:r w:rsidRPr="00242E3C">
        <w:t xml:space="preserve">Tabla </w:t>
      </w:r>
      <w:bookmarkEnd w:id="483"/>
      <w:r w:rsidR="00602A7A" w:rsidRPr="00242E3C">
        <w:t>29</w:t>
      </w:r>
      <w:r w:rsidRPr="00242E3C">
        <w:t xml:space="preserve">. Presupuesto del plan de </w:t>
      </w:r>
      <w:r w:rsidR="00602A7A" w:rsidRPr="00242E3C">
        <w:t>m</w:t>
      </w:r>
      <w:r w:rsidRPr="00242E3C">
        <w:t>arketing</w:t>
      </w:r>
      <w:bookmarkEnd w:id="484"/>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rsidTr="00590F86">
        <w:trPr>
          <w:trHeight w:val="20"/>
          <w:jc w:val="center"/>
        </w:trPr>
        <w:tc>
          <w:tcPr>
            <w:tcW w:w="0" w:type="auto"/>
            <w:vAlign w:val="center"/>
            <w:hideMark/>
          </w:tcPr>
          <w:p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rsidTr="00590F86">
        <w:trPr>
          <w:trHeight w:val="20"/>
          <w:jc w:val="center"/>
        </w:trPr>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4.364,06</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rsidTr="00590F86">
        <w:trPr>
          <w:trHeight w:val="20"/>
          <w:jc w:val="center"/>
        </w:trPr>
        <w:tc>
          <w:tcPr>
            <w:tcW w:w="0" w:type="auto"/>
            <w:vMerge w:val="restart"/>
            <w:vAlign w:val="center"/>
            <w:hideMark/>
          </w:tcPr>
          <w:p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rsidTr="00590F86">
        <w:trPr>
          <w:trHeight w:val="20"/>
          <w:jc w:val="center"/>
        </w:trPr>
        <w:tc>
          <w:tcPr>
            <w:tcW w:w="0" w:type="auto"/>
            <w:gridSpan w:val="2"/>
            <w:noWrap/>
            <w:hideMark/>
          </w:tcPr>
          <w:p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976.557,12</w:t>
            </w:r>
          </w:p>
        </w:tc>
      </w:tr>
    </w:tbl>
    <w:p w:rsidR="00A824F5" w:rsidRPr="00242E3C" w:rsidRDefault="00A824F5" w:rsidP="00A824F5">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1A2E51" w:rsidRPr="00242E3C" w:rsidRDefault="003971E7" w:rsidP="00582BAE">
      <w:pPr>
        <w:spacing w:line="240" w:lineRule="auto"/>
        <w:ind w:left="340" w:hanging="340"/>
        <w:outlineLvl w:val="0"/>
      </w:pPr>
      <w:bookmarkStart w:id="485" w:name="_Toc491614588"/>
      <w:r w:rsidRPr="00242E3C">
        <w:rPr>
          <w:b/>
        </w:rPr>
        <w:lastRenderedPageBreak/>
        <w:t>Capítulo VII. Plan de operaciones</w:t>
      </w:r>
      <w:bookmarkEnd w:id="485"/>
    </w:p>
    <w:p w:rsidR="006D6258" w:rsidRPr="00242E3C" w:rsidRDefault="006D6258" w:rsidP="006D6258"/>
    <w:p w:rsidR="00D8276F" w:rsidRPr="00242E3C" w:rsidRDefault="006D02B0" w:rsidP="006D02B0">
      <w:pPr>
        <w:spacing w:line="240" w:lineRule="auto"/>
        <w:ind w:left="340" w:hanging="340"/>
        <w:rPr>
          <w:lang w:val="es-ES"/>
        </w:rPr>
      </w:pPr>
      <w:bookmarkStart w:id="486" w:name="_Toc491614589"/>
      <w:r w:rsidRPr="00242E3C">
        <w:rPr>
          <w:b/>
        </w:rPr>
        <w:t>1.</w:t>
      </w:r>
      <w:r w:rsidRPr="00242E3C">
        <w:rPr>
          <w:b/>
        </w:rPr>
        <w:tab/>
      </w:r>
      <w:r w:rsidR="00D8276F" w:rsidRPr="00242E3C">
        <w:rPr>
          <w:b/>
        </w:rPr>
        <w:t>Objetivo</w:t>
      </w:r>
      <w:r w:rsidR="001A2E51" w:rsidRPr="00242E3C">
        <w:rPr>
          <w:b/>
        </w:rPr>
        <w:t xml:space="preserve"> general</w:t>
      </w:r>
      <w:bookmarkEnd w:id="486"/>
    </w:p>
    <w:p w:rsidR="006D6258" w:rsidRPr="00242E3C" w:rsidRDefault="006D6258" w:rsidP="006D6258">
      <w:pPr>
        <w:rPr>
          <w:lang w:val="es-ES" w:eastAsia="en-US"/>
        </w:rPr>
      </w:pPr>
    </w:p>
    <w:p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rsidR="00D8276F" w:rsidRPr="00242E3C" w:rsidRDefault="00D8276F" w:rsidP="00D8276F">
      <w:pPr>
        <w:rPr>
          <w:lang w:val="es-ES"/>
        </w:rPr>
      </w:pPr>
    </w:p>
    <w:p w:rsidR="00D8276F" w:rsidRPr="00242E3C" w:rsidRDefault="006D02B0" w:rsidP="006D02B0">
      <w:pPr>
        <w:spacing w:line="240" w:lineRule="auto"/>
        <w:ind w:left="340" w:hanging="340"/>
        <w:rPr>
          <w:lang w:val="es-ES"/>
        </w:rPr>
      </w:pPr>
      <w:bookmarkStart w:id="487" w:name="_Toc491614590"/>
      <w:r w:rsidRPr="00242E3C">
        <w:rPr>
          <w:b/>
        </w:rPr>
        <w:t>2.</w:t>
      </w:r>
      <w:r w:rsidRPr="00242E3C">
        <w:rPr>
          <w:b/>
        </w:rPr>
        <w:tab/>
      </w:r>
      <w:r w:rsidR="00D8276F" w:rsidRPr="00242E3C">
        <w:rPr>
          <w:b/>
        </w:rPr>
        <w:t>Objetivos específicos</w:t>
      </w:r>
      <w:bookmarkEnd w:id="487"/>
    </w:p>
    <w:p w:rsidR="0067599C" w:rsidRPr="00242E3C" w:rsidRDefault="0067599C" w:rsidP="0067599C">
      <w:pPr>
        <w:rPr>
          <w:lang w:val="es-ES" w:eastAsia="en-US"/>
        </w:rPr>
      </w:pPr>
    </w:p>
    <w:p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rsidR="00CF6708" w:rsidRPr="00242E3C" w:rsidRDefault="00CF6708" w:rsidP="00CF6708">
      <w:pPr>
        <w:rPr>
          <w:lang w:val="es-ES" w:eastAsia="en-US"/>
        </w:rPr>
      </w:pPr>
    </w:p>
    <w:p w:rsidR="001A2E51" w:rsidRPr="00242E3C" w:rsidRDefault="006D02B0" w:rsidP="006D02B0">
      <w:pPr>
        <w:spacing w:line="240" w:lineRule="auto"/>
        <w:ind w:left="340" w:hanging="340"/>
      </w:pPr>
      <w:bookmarkStart w:id="488" w:name="_Toc491614591"/>
      <w:r w:rsidRPr="00242E3C">
        <w:rPr>
          <w:b/>
        </w:rPr>
        <w:t>3.</w:t>
      </w:r>
      <w:r w:rsidRPr="00242E3C">
        <w:rPr>
          <w:b/>
        </w:rPr>
        <w:tab/>
      </w:r>
      <w:r w:rsidR="00D8276F" w:rsidRPr="00242E3C">
        <w:rPr>
          <w:b/>
        </w:rPr>
        <w:t>Iniciativas</w:t>
      </w:r>
      <w:bookmarkEnd w:id="488"/>
    </w:p>
    <w:p w:rsidR="00D43B93" w:rsidRPr="00242E3C" w:rsidRDefault="00D43B93" w:rsidP="00D43B93">
      <w:pPr>
        <w:rPr>
          <w:lang w:eastAsia="en-US"/>
        </w:rPr>
      </w:pPr>
    </w:p>
    <w:p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rsidR="00391ECF" w:rsidRPr="00242E3C" w:rsidRDefault="00391ECF" w:rsidP="001A2E51">
      <w:pPr>
        <w:rPr>
          <w:lang w:val="es-ES" w:eastAsia="en-US"/>
        </w:rPr>
      </w:pPr>
      <w:r w:rsidRPr="00242E3C">
        <w:rPr>
          <w:lang w:val="es-ES" w:eastAsia="en-US"/>
        </w:rPr>
        <w:br w:type="page"/>
      </w:r>
    </w:p>
    <w:p w:rsidR="00223522" w:rsidRPr="00242E3C" w:rsidRDefault="00223522" w:rsidP="00582BAE">
      <w:pPr>
        <w:pStyle w:val="Epgrafe"/>
        <w:outlineLvl w:val="0"/>
      </w:pPr>
      <w:bookmarkStart w:id="489" w:name="_Ref476834216"/>
      <w:bookmarkStart w:id="490" w:name="_Toc491614524"/>
      <w:r w:rsidRPr="00242E3C">
        <w:lastRenderedPageBreak/>
        <w:t xml:space="preserve">Tabla </w:t>
      </w:r>
      <w:bookmarkEnd w:id="489"/>
      <w:r w:rsidR="006D02B0" w:rsidRPr="00242E3C">
        <w:t>30</w:t>
      </w:r>
      <w:r w:rsidRPr="00242E3C">
        <w:t>. Objetivos específicos</w:t>
      </w:r>
      <w:r w:rsidR="00722557" w:rsidRPr="00242E3C">
        <w:t xml:space="preserve"> de operaciones</w:t>
      </w:r>
      <w:bookmarkEnd w:id="490"/>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4"/>
            </w:r>
            <w:r w:rsidRPr="00242E3C">
              <w:rPr>
                <w:szCs w:val="16"/>
                <w:lang w:eastAsia="en-US"/>
              </w:rPr>
              <w:t xml:space="preserve"> / Valor CIP</w:t>
            </w:r>
            <w:r w:rsidRPr="00242E3C">
              <w:rPr>
                <w:rStyle w:val="Refdenotaalpie"/>
                <w:szCs w:val="16"/>
                <w:lang w:eastAsia="en-US"/>
              </w:rPr>
              <w:footnoteReference w:id="15"/>
            </w:r>
            <w:r w:rsidRPr="00242E3C">
              <w:rPr>
                <w:szCs w:val="16"/>
                <w:lang w:eastAsia="en-US"/>
              </w:rPr>
              <w:t>.</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rsidR="007840E7" w:rsidRPr="00242E3C" w:rsidRDefault="007840E7" w:rsidP="007840E7">
      <w:pPr>
        <w:pStyle w:val="Nota"/>
      </w:pPr>
      <w:r w:rsidRPr="00242E3C">
        <w:t>Fuente: Elaboración propia 2017</w:t>
      </w:r>
    </w:p>
    <w:p w:rsidR="006D6258" w:rsidRPr="00242E3C" w:rsidRDefault="006D6258" w:rsidP="007840E7">
      <w:pPr>
        <w:pStyle w:val="Nota"/>
      </w:pPr>
    </w:p>
    <w:p w:rsidR="00DC5FE2" w:rsidRPr="00242E3C" w:rsidRDefault="006D02B0" w:rsidP="006D02B0">
      <w:pPr>
        <w:spacing w:line="240" w:lineRule="auto"/>
        <w:ind w:left="340" w:hanging="340"/>
      </w:pPr>
      <w:bookmarkStart w:id="491" w:name="_Toc491614592"/>
      <w:r w:rsidRPr="00242E3C">
        <w:rPr>
          <w:b/>
        </w:rPr>
        <w:t>4.</w:t>
      </w:r>
      <w:r w:rsidRPr="00242E3C">
        <w:rPr>
          <w:b/>
        </w:rPr>
        <w:tab/>
      </w:r>
      <w:r w:rsidR="00DC5FE2" w:rsidRPr="00242E3C">
        <w:rPr>
          <w:b/>
        </w:rPr>
        <w:t>Mapa de procesos</w:t>
      </w:r>
      <w:bookmarkEnd w:id="491"/>
    </w:p>
    <w:p w:rsidR="0067599C" w:rsidRPr="00242E3C" w:rsidRDefault="0067599C" w:rsidP="000B2F32">
      <w:pPr>
        <w:rPr>
          <w:lang w:eastAsia="en-US"/>
        </w:rPr>
      </w:pPr>
    </w:p>
    <w:p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rsidR="0067599C" w:rsidRPr="00242E3C" w:rsidRDefault="0067599C" w:rsidP="00F260E2"/>
    <w:p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00056A32">
        <w:t>as y administrativos</w:t>
      </w:r>
      <w:r w:rsidRPr="00242E3C">
        <w:t xml:space="preserv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aptaci</w:t>
      </w:r>
      <w:r w:rsidR="00950ABF">
        <w:t xml:space="preserve">ón de clientes – venta </w:t>
      </w:r>
      <w:r w:rsidR="00950ABF" w:rsidRPr="00950ABF">
        <w:rPr>
          <w:highlight w:val="yellow"/>
        </w:rPr>
        <w:t>indirecta</w:t>
      </w:r>
      <w:r w:rsidR="000B2F32" w:rsidRPr="00242E3C">
        <w:t xml:space="preserve">: </w:t>
      </w:r>
      <w:r w:rsidRPr="00242E3C">
        <w:t>orientada</w:t>
      </w:r>
      <w:r w:rsidR="000B2F32" w:rsidRPr="00242E3C">
        <w:t xml:space="preserve"> </w:t>
      </w:r>
      <w:r w:rsidR="000B2F32" w:rsidRPr="00242E3C">
        <w:lastRenderedPageBreak/>
        <w:t xml:space="preserve">a capturar y mantener clientes distribuidores </w:t>
      </w:r>
      <w:r w:rsidR="000B2F32" w:rsidRPr="00950ABF">
        <w:rPr>
          <w:i/>
          <w:highlight w:val="yellow"/>
        </w:rPr>
        <w:t>B2B</w:t>
      </w:r>
      <w:r w:rsidR="000B2F32" w:rsidRPr="00242E3C">
        <w:t xml:space="preserve">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rsidR="006D6258" w:rsidRPr="00242E3C" w:rsidRDefault="006D6258" w:rsidP="00F260E2"/>
    <w:p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rsidR="0067599C" w:rsidRPr="00242E3C" w:rsidRDefault="0067599C" w:rsidP="00DC5FE2"/>
    <w:p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rsidR="006D02B0" w:rsidRPr="00242E3C" w:rsidRDefault="006D02B0" w:rsidP="00DC5FE2">
      <w:r w:rsidRPr="00242E3C">
        <w:br w:type="page"/>
      </w:r>
    </w:p>
    <w:p w:rsidR="00AE0858" w:rsidRPr="00242E3C" w:rsidRDefault="00AE0858" w:rsidP="00582BAE">
      <w:pPr>
        <w:pStyle w:val="Epgrafe"/>
        <w:outlineLvl w:val="0"/>
      </w:pPr>
      <w:bookmarkStart w:id="492" w:name="_Ref478585797"/>
      <w:bookmarkStart w:id="493" w:name="_Toc491549939"/>
      <w:r w:rsidRPr="00242E3C">
        <w:lastRenderedPageBreak/>
        <w:t xml:space="preserve">Gráfico </w:t>
      </w:r>
      <w:bookmarkEnd w:id="492"/>
      <w:r w:rsidR="006D02B0" w:rsidRPr="00242E3C">
        <w:t>16</w:t>
      </w:r>
      <w:r w:rsidRPr="00242E3C">
        <w:t>. Mapa de procesos</w:t>
      </w:r>
      <w:bookmarkEnd w:id="493"/>
      <w:r w:rsidR="00B81AC5">
        <w:t xml:space="preserve"> </w:t>
      </w:r>
      <w:r w:rsidR="00B81AC5" w:rsidRPr="00B81AC5">
        <w:rPr>
          <w:highlight w:val="yellow"/>
        </w:rPr>
        <w:t>(ojo venta mayorista)</w:t>
      </w:r>
    </w:p>
    <w:p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5628" cy="2464227"/>
                    </a:xfrm>
                    <a:prstGeom prst="rect">
                      <a:avLst/>
                    </a:prstGeom>
                  </pic:spPr>
                </pic:pic>
              </a:graphicData>
            </a:graphic>
          </wp:inline>
        </w:drawing>
      </w:r>
    </w:p>
    <w:p w:rsidR="005D36A5" w:rsidRPr="00242E3C" w:rsidRDefault="005D36A5" w:rsidP="00582BAE">
      <w:pPr>
        <w:pStyle w:val="Nota"/>
        <w:spacing w:line="240" w:lineRule="auto"/>
        <w:ind w:left="993"/>
        <w:outlineLvl w:val="0"/>
      </w:pPr>
      <w:r w:rsidRPr="00242E3C">
        <w:t>Fuente: Elaboración propia 2017</w:t>
      </w:r>
    </w:p>
    <w:p w:rsidR="006D6258" w:rsidRPr="00242E3C" w:rsidRDefault="006D6258" w:rsidP="002E12FA">
      <w:pPr>
        <w:pStyle w:val="Nota"/>
        <w:rPr>
          <w:sz w:val="22"/>
        </w:rPr>
      </w:pPr>
    </w:p>
    <w:p w:rsidR="00223522" w:rsidRPr="00242E3C" w:rsidRDefault="006D02B0" w:rsidP="006D02B0">
      <w:pPr>
        <w:spacing w:line="240" w:lineRule="auto"/>
        <w:ind w:left="340" w:hanging="340"/>
      </w:pPr>
      <w:bookmarkStart w:id="494" w:name="_Toc491614593"/>
      <w:r w:rsidRPr="00242E3C">
        <w:rPr>
          <w:b/>
        </w:rPr>
        <w:t>5.</w:t>
      </w:r>
      <w:r w:rsidRPr="00242E3C">
        <w:rPr>
          <w:b/>
        </w:rPr>
        <w:tab/>
      </w:r>
      <w:r w:rsidR="00223522" w:rsidRPr="00242E3C">
        <w:rPr>
          <w:b/>
        </w:rPr>
        <w:t>Estrategia del plan de operaciones</w:t>
      </w:r>
      <w:bookmarkEnd w:id="494"/>
    </w:p>
    <w:p w:rsidR="006D6258" w:rsidRPr="00242E3C" w:rsidRDefault="006D6258" w:rsidP="00835F44">
      <w:pPr>
        <w:rPr>
          <w:lang w:val="es-ES"/>
        </w:rPr>
      </w:pPr>
    </w:p>
    <w:p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rsidR="0067599C" w:rsidRPr="00242E3C" w:rsidRDefault="0067599C" w:rsidP="00835F44"/>
    <w:p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rsidR="0067599C" w:rsidRPr="00242E3C" w:rsidRDefault="0067599C" w:rsidP="00835F44">
      <w:pPr>
        <w:rPr>
          <w:lang w:val="es-ES"/>
        </w:rPr>
      </w:pPr>
    </w:p>
    <w:p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rsidR="00835F44" w:rsidRPr="00242E3C" w:rsidRDefault="00835F44" w:rsidP="00835F44">
      <w:pPr>
        <w:rPr>
          <w:lang w:val="es-ES"/>
        </w:rPr>
      </w:pPr>
    </w:p>
    <w:p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rsidR="00AC31EE" w:rsidRPr="00242E3C" w:rsidRDefault="00AC31EE" w:rsidP="00835F44">
      <w:pPr>
        <w:rPr>
          <w:lang w:val="es-ES"/>
        </w:rPr>
      </w:pPr>
      <w:r w:rsidRPr="00242E3C">
        <w:rPr>
          <w:lang w:val="es-ES"/>
        </w:rPr>
        <w:br w:type="page"/>
      </w:r>
    </w:p>
    <w:p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rsidR="00835F44" w:rsidRPr="00242E3C" w:rsidRDefault="00835F44" w:rsidP="00744653">
      <w:pPr>
        <w:spacing w:line="240" w:lineRule="auto"/>
        <w:rPr>
          <w:lang w:val="es-ES"/>
        </w:rPr>
      </w:pPr>
    </w:p>
    <w:p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rsidR="00835F44" w:rsidRPr="00242E3C" w:rsidRDefault="00835F44" w:rsidP="00835F44">
      <w:pPr>
        <w:rPr>
          <w:lang w:val="es-ES"/>
        </w:rPr>
      </w:pPr>
    </w:p>
    <w:p w:rsidR="00835F44" w:rsidRPr="00242E3C" w:rsidRDefault="006D02B0" w:rsidP="006D02B0">
      <w:pPr>
        <w:spacing w:line="240" w:lineRule="auto"/>
        <w:ind w:left="340" w:hanging="340"/>
        <w:rPr>
          <w:lang w:val="es-ES"/>
        </w:rPr>
      </w:pPr>
      <w:bookmarkStart w:id="495" w:name="_Toc491614594"/>
      <w:r w:rsidRPr="00242E3C">
        <w:rPr>
          <w:b/>
        </w:rPr>
        <w:t>6.</w:t>
      </w:r>
      <w:r w:rsidRPr="00242E3C">
        <w:rPr>
          <w:b/>
        </w:rPr>
        <w:tab/>
      </w:r>
      <w:r w:rsidR="002E492C" w:rsidRPr="00242E3C">
        <w:rPr>
          <w:b/>
        </w:rPr>
        <w:t>Presupuesto de operaciones</w:t>
      </w:r>
      <w:bookmarkEnd w:id="495"/>
    </w:p>
    <w:p w:rsidR="00835F44" w:rsidRPr="00242E3C" w:rsidRDefault="00835F44" w:rsidP="006D02B0">
      <w:pPr>
        <w:pStyle w:val="Ttulo2"/>
        <w:keepNext w:val="0"/>
        <w:keepLines w:val="0"/>
        <w:numPr>
          <w:ilvl w:val="0"/>
          <w:numId w:val="0"/>
        </w:numPr>
        <w:rPr>
          <w:lang w:val="es-ES"/>
        </w:rPr>
      </w:pPr>
    </w:p>
    <w:p w:rsidR="00FB64D4" w:rsidRPr="00242E3C" w:rsidRDefault="00FB64D4" w:rsidP="00582BAE">
      <w:pPr>
        <w:spacing w:line="240" w:lineRule="auto"/>
        <w:outlineLvl w:val="0"/>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rsidR="00561A42" w:rsidRPr="00242E3C" w:rsidRDefault="00561A42" w:rsidP="00FB64D4">
      <w:pPr>
        <w:rPr>
          <w:lang w:val="es-ES" w:eastAsia="en-US"/>
        </w:rPr>
      </w:pPr>
    </w:p>
    <w:p w:rsidR="005D36A5" w:rsidRPr="00242E3C" w:rsidRDefault="00FB64D4" w:rsidP="00582BAE">
      <w:pPr>
        <w:pStyle w:val="Epgrafe"/>
        <w:outlineLvl w:val="0"/>
      </w:pPr>
      <w:bookmarkStart w:id="496" w:name="_Ref478549008"/>
      <w:bookmarkStart w:id="497" w:name="_Toc491614525"/>
      <w:r w:rsidRPr="00242E3C">
        <w:t xml:space="preserve">Tabla </w:t>
      </w:r>
      <w:bookmarkEnd w:id="496"/>
      <w:r w:rsidR="006D02B0" w:rsidRPr="00242E3C">
        <w:t>31</w:t>
      </w:r>
      <w:r w:rsidRPr="00242E3C">
        <w:t>. Presupuesto de operaciones</w:t>
      </w:r>
      <w:bookmarkEnd w:id="497"/>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rsidTr="00590F86">
        <w:trPr>
          <w:trHeight w:val="595"/>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rsidR="00484648" w:rsidRPr="00242E3C" w:rsidRDefault="00484648" w:rsidP="00590F86">
            <w:pPr>
              <w:spacing w:line="240" w:lineRule="auto"/>
              <w:jc w:val="center"/>
              <w:rPr>
                <w:color w:val="000000"/>
                <w:szCs w:val="16"/>
              </w:rPr>
            </w:pP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gridSpan w:val="2"/>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102.683,53</w:t>
            </w:r>
          </w:p>
        </w:tc>
      </w:tr>
    </w:tbl>
    <w:p w:rsidR="005205C9" w:rsidRDefault="00A824F5" w:rsidP="009B4C3E">
      <w:pPr>
        <w:pStyle w:val="Nota"/>
      </w:pPr>
      <w:r w:rsidRPr="00242E3C">
        <w:t>Fuente: Elaboración propia 2017.</w:t>
      </w:r>
    </w:p>
    <w:p w:rsidR="00D27DD5" w:rsidRPr="00242E3C" w:rsidRDefault="00D27DD5" w:rsidP="009B4C3E">
      <w:pPr>
        <w:pStyle w:val="Nota"/>
      </w:pPr>
      <w:r w:rsidRPr="00242E3C">
        <w:br w:type="page"/>
      </w:r>
    </w:p>
    <w:p w:rsidR="001A2E51" w:rsidRPr="00242E3C" w:rsidRDefault="003971E7" w:rsidP="00582BAE">
      <w:pPr>
        <w:spacing w:line="240" w:lineRule="auto"/>
        <w:outlineLvl w:val="0"/>
      </w:pPr>
      <w:bookmarkStart w:id="498" w:name="_Toc491614595"/>
      <w:r w:rsidRPr="00242E3C">
        <w:rPr>
          <w:b/>
        </w:rPr>
        <w:lastRenderedPageBreak/>
        <w:t>Capítulo VIII. Plan de recursos humanos</w:t>
      </w:r>
      <w:bookmarkEnd w:id="498"/>
    </w:p>
    <w:p w:rsidR="006D6258" w:rsidRPr="00242E3C" w:rsidRDefault="006D6258" w:rsidP="006D6258"/>
    <w:p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rsidR="001A2E51" w:rsidRPr="00242E3C" w:rsidRDefault="001A2E51" w:rsidP="007D7859">
      <w:pPr>
        <w:spacing w:line="240" w:lineRule="auto"/>
      </w:pPr>
    </w:p>
    <w:p w:rsidR="003971E7" w:rsidRPr="00242E3C" w:rsidRDefault="009B4C3E" w:rsidP="009B4C3E">
      <w:pPr>
        <w:spacing w:line="240" w:lineRule="auto"/>
        <w:ind w:left="340" w:hanging="340"/>
      </w:pPr>
      <w:bookmarkStart w:id="499" w:name="_Toc491614596"/>
      <w:r w:rsidRPr="00242E3C">
        <w:rPr>
          <w:b/>
        </w:rPr>
        <w:t>1.</w:t>
      </w:r>
      <w:r w:rsidRPr="00242E3C">
        <w:rPr>
          <w:b/>
        </w:rPr>
        <w:tab/>
      </w:r>
      <w:r w:rsidR="003971E7" w:rsidRPr="00242E3C">
        <w:rPr>
          <w:b/>
        </w:rPr>
        <w:t>Objetivo general</w:t>
      </w:r>
      <w:bookmarkEnd w:id="499"/>
    </w:p>
    <w:p w:rsidR="006D6258" w:rsidRPr="00242E3C" w:rsidRDefault="006D6258" w:rsidP="007D7859">
      <w:pPr>
        <w:spacing w:line="240" w:lineRule="auto"/>
        <w:rPr>
          <w:lang w:eastAsia="en-US"/>
        </w:rPr>
      </w:pPr>
    </w:p>
    <w:p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rsidR="003971E7" w:rsidRPr="00242E3C" w:rsidRDefault="003971E7" w:rsidP="007D7859">
      <w:pPr>
        <w:spacing w:line="240" w:lineRule="auto"/>
        <w:rPr>
          <w:lang w:eastAsia="en-US"/>
        </w:rPr>
      </w:pPr>
    </w:p>
    <w:p w:rsidR="0079715B" w:rsidRPr="00242E3C" w:rsidRDefault="009B4C3E" w:rsidP="009B4C3E">
      <w:pPr>
        <w:spacing w:line="240" w:lineRule="auto"/>
        <w:ind w:left="340" w:hanging="340"/>
      </w:pPr>
      <w:bookmarkStart w:id="500" w:name="_Toc491614597"/>
      <w:r w:rsidRPr="00242E3C">
        <w:rPr>
          <w:b/>
        </w:rPr>
        <w:t>2.</w:t>
      </w:r>
      <w:r w:rsidRPr="00242E3C">
        <w:rPr>
          <w:b/>
        </w:rPr>
        <w:tab/>
      </w:r>
      <w:r w:rsidR="003971E7" w:rsidRPr="00242E3C">
        <w:rPr>
          <w:b/>
        </w:rPr>
        <w:t>Objetivos específicos</w:t>
      </w:r>
      <w:bookmarkEnd w:id="500"/>
    </w:p>
    <w:p w:rsidR="006D6258" w:rsidRPr="00242E3C" w:rsidRDefault="006D6258" w:rsidP="007D7859">
      <w:pPr>
        <w:spacing w:line="240" w:lineRule="auto"/>
        <w:rPr>
          <w:lang w:eastAsia="en-US"/>
        </w:rPr>
      </w:pPr>
    </w:p>
    <w:p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rsidR="00816196" w:rsidRPr="00242E3C" w:rsidRDefault="00816196" w:rsidP="007808B9">
      <w:pPr>
        <w:rPr>
          <w:lang w:eastAsia="en-US"/>
        </w:rPr>
      </w:pPr>
    </w:p>
    <w:p w:rsidR="00722557" w:rsidRPr="00242E3C" w:rsidRDefault="00722557" w:rsidP="00582BAE">
      <w:pPr>
        <w:pStyle w:val="Epgrafe"/>
        <w:outlineLvl w:val="0"/>
      </w:pPr>
      <w:bookmarkStart w:id="501" w:name="_Ref478546084"/>
      <w:bookmarkStart w:id="502" w:name="_Toc491614526"/>
      <w:r w:rsidRPr="00242E3C">
        <w:t xml:space="preserve">Tabla </w:t>
      </w:r>
      <w:bookmarkEnd w:id="501"/>
      <w:r w:rsidR="009337F1" w:rsidRPr="00242E3C">
        <w:t>32</w:t>
      </w:r>
      <w:r w:rsidRPr="00242E3C">
        <w:t>. Objetivos específicos de recursos humanos</w:t>
      </w:r>
      <w:bookmarkEnd w:id="502"/>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rsidTr="00484648">
        <w:trPr>
          <w:trHeight w:val="184"/>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rsidTr="00484648">
        <w:trPr>
          <w:trHeight w:val="433"/>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Merge/>
            <w:vAlign w:val="center"/>
            <w:hideMark/>
          </w:tcPr>
          <w:p w:rsidR="00484648" w:rsidRPr="00242E3C" w:rsidRDefault="00484648" w:rsidP="00484648">
            <w:pPr>
              <w:spacing w:line="240" w:lineRule="auto"/>
              <w:jc w:val="center"/>
              <w:rPr>
                <w:color w:val="000000"/>
                <w:sz w:val="14"/>
                <w:szCs w:val="16"/>
              </w:rPr>
            </w:pPr>
          </w:p>
        </w:tc>
        <w:tc>
          <w:tcPr>
            <w:tcW w:w="658"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rsidR="00FC5D6C" w:rsidRPr="00242E3C" w:rsidRDefault="00FC5D6C" w:rsidP="00FC5D6C">
      <w:pPr>
        <w:pStyle w:val="Nota"/>
      </w:pPr>
      <w:r w:rsidRPr="00242E3C">
        <w:t>Fuente: Elaboración propia 2017.</w:t>
      </w:r>
    </w:p>
    <w:p w:rsidR="006D6258" w:rsidRPr="00242E3C" w:rsidRDefault="006D6258" w:rsidP="009B4C3E">
      <w:pPr>
        <w:spacing w:line="240" w:lineRule="auto"/>
        <w:ind w:left="340" w:hanging="340"/>
        <w:rPr>
          <w:b/>
        </w:rPr>
      </w:pPr>
    </w:p>
    <w:p w:rsidR="00024698" w:rsidRPr="00242E3C" w:rsidRDefault="009B4C3E" w:rsidP="009B4C3E">
      <w:pPr>
        <w:spacing w:line="240" w:lineRule="auto"/>
        <w:ind w:left="340" w:hanging="340"/>
      </w:pPr>
      <w:bookmarkStart w:id="503" w:name="_Toc491614598"/>
      <w:r w:rsidRPr="00242E3C">
        <w:rPr>
          <w:b/>
        </w:rPr>
        <w:t>3.</w:t>
      </w:r>
      <w:r w:rsidRPr="00242E3C">
        <w:rPr>
          <w:b/>
        </w:rPr>
        <w:tab/>
      </w:r>
      <w:r w:rsidR="003971E7" w:rsidRPr="00242E3C">
        <w:rPr>
          <w:b/>
        </w:rPr>
        <w:t xml:space="preserve">Estrategia de </w:t>
      </w:r>
      <w:r w:rsidRPr="00242E3C">
        <w:rPr>
          <w:b/>
        </w:rPr>
        <w:t>recursos humanos</w:t>
      </w:r>
      <w:bookmarkEnd w:id="503"/>
    </w:p>
    <w:p w:rsidR="006D6258" w:rsidRPr="00242E3C" w:rsidRDefault="006D6258" w:rsidP="006D6258">
      <w:pPr>
        <w:rPr>
          <w:lang w:eastAsia="en-US"/>
        </w:rPr>
      </w:pPr>
    </w:p>
    <w:p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rsidR="006D6258" w:rsidRPr="00242E3C" w:rsidRDefault="006D6258" w:rsidP="003120D4">
      <w:pPr>
        <w:rPr>
          <w:lang w:eastAsia="en-US"/>
        </w:rPr>
      </w:pPr>
    </w:p>
    <w:p w:rsidR="00024698" w:rsidRPr="00242E3C" w:rsidRDefault="009B4C3E" w:rsidP="009B4C3E">
      <w:pPr>
        <w:ind w:left="340" w:hanging="340"/>
      </w:pPr>
      <w:bookmarkStart w:id="504" w:name="_Toc491614599"/>
      <w:r w:rsidRPr="00242E3C">
        <w:rPr>
          <w:b/>
        </w:rPr>
        <w:t>3.1</w:t>
      </w:r>
      <w:r w:rsidRPr="00242E3C">
        <w:rPr>
          <w:b/>
        </w:rPr>
        <w:tab/>
      </w:r>
      <w:r w:rsidR="00024698" w:rsidRPr="00242E3C">
        <w:rPr>
          <w:b/>
        </w:rPr>
        <w:t>Proceso de adquisición de competencias</w:t>
      </w:r>
      <w:bookmarkEnd w:id="504"/>
    </w:p>
    <w:p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rsidR="00E57590" w:rsidRPr="00242E3C" w:rsidRDefault="00E57590" w:rsidP="00E57590">
      <w:pPr>
        <w:rPr>
          <w:lang w:eastAsia="en-US"/>
        </w:rPr>
      </w:pPr>
    </w:p>
    <w:p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rsidR="006D6258" w:rsidRPr="00242E3C" w:rsidRDefault="006D6258" w:rsidP="00F260E2"/>
    <w:p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rsidR="00E57590" w:rsidRPr="00242E3C" w:rsidRDefault="00E57590" w:rsidP="00E57590">
      <w:pPr>
        <w:rPr>
          <w:lang w:eastAsia="en-US"/>
        </w:rPr>
      </w:pPr>
    </w:p>
    <w:p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rsidR="006D6258" w:rsidRPr="00242E3C" w:rsidRDefault="006D6258" w:rsidP="00F260E2"/>
    <w:p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rsidR="00E57590" w:rsidRPr="00242E3C" w:rsidRDefault="00E57590" w:rsidP="00E57590">
      <w:pPr>
        <w:rPr>
          <w:lang w:eastAsia="en-US"/>
        </w:rPr>
      </w:pPr>
    </w:p>
    <w:p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r w:rsidR="008A1E8E" w:rsidRPr="00242E3C">
        <w:t>audiólogo</w:t>
      </w:r>
      <w:r w:rsidR="008A1E8E">
        <w:t xml:space="preserve">s, tres </w:t>
      </w:r>
      <w:r w:rsidR="00CC31AB" w:rsidRPr="00242E3C">
        <w:t>recepcionista</w:t>
      </w:r>
      <w:r w:rsidR="008A1E8E">
        <w:t xml:space="preserve">s, </w:t>
      </w:r>
      <w:r w:rsidR="00493D83">
        <w:t>un técnico de apoyo audiológico (DAPA) y un técnico en ensamblaje</w:t>
      </w:r>
      <w:r w:rsidR="00CC31AB" w:rsidRPr="00242E3C">
        <w:t xml:space="preserve">. </w:t>
      </w:r>
    </w:p>
    <w:p w:rsidR="007D7859" w:rsidRPr="00242E3C" w:rsidRDefault="007D7859" w:rsidP="00F260E2">
      <w:r w:rsidRPr="00242E3C">
        <w:br w:type="page"/>
      </w:r>
    </w:p>
    <w:p w:rsidR="00121AEF" w:rsidRPr="00242E3C" w:rsidRDefault="009B4C3E" w:rsidP="009337F1">
      <w:pPr>
        <w:ind w:left="340" w:hanging="340"/>
      </w:pPr>
      <w:bookmarkStart w:id="505" w:name="_Toc491614600"/>
      <w:r w:rsidRPr="00242E3C">
        <w:rPr>
          <w:b/>
        </w:rPr>
        <w:lastRenderedPageBreak/>
        <w:t>3.2</w:t>
      </w:r>
      <w:r w:rsidRPr="00242E3C">
        <w:rPr>
          <w:b/>
        </w:rPr>
        <w:tab/>
      </w:r>
      <w:r w:rsidR="005D5F29" w:rsidRPr="00242E3C">
        <w:rPr>
          <w:b/>
        </w:rPr>
        <w:t>Proceso de estimulación de las competencias</w:t>
      </w:r>
      <w:bookmarkEnd w:id="505"/>
    </w:p>
    <w:p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rsidR="00E57590" w:rsidRPr="00242E3C" w:rsidRDefault="00E57590" w:rsidP="00E57590">
      <w:pPr>
        <w:rPr>
          <w:lang w:eastAsia="en-US"/>
        </w:rPr>
      </w:pPr>
    </w:p>
    <w:p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r w:rsidR="00FE4CE2" w:rsidRPr="00FE4CE2">
        <w:rPr>
          <w:i/>
        </w:rPr>
        <w:t>one and one</w:t>
      </w:r>
      <w:r w:rsidR="00DF4329" w:rsidRPr="00242E3C">
        <w:t>.</w:t>
      </w:r>
    </w:p>
    <w:p w:rsidR="009B4C3E" w:rsidRPr="00242E3C" w:rsidRDefault="009B4C3E" w:rsidP="00F260E2"/>
    <w:p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rsidR="00E57590" w:rsidRPr="00242E3C" w:rsidRDefault="00E57590" w:rsidP="00E57590">
      <w:pPr>
        <w:rPr>
          <w:lang w:eastAsia="en-US"/>
        </w:rPr>
      </w:pPr>
    </w:p>
    <w:p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rsidR="006D6258" w:rsidRPr="00242E3C" w:rsidRDefault="006D6258" w:rsidP="00F260E2"/>
    <w:p w:rsidR="006B2EB5" w:rsidRPr="00242E3C" w:rsidRDefault="009B4C3E" w:rsidP="00935D72">
      <w:pPr>
        <w:ind w:left="340" w:hanging="340"/>
        <w:rPr>
          <w:b/>
        </w:rPr>
      </w:pPr>
      <w:bookmarkStart w:id="506"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506"/>
    </w:p>
    <w:p w:rsidR="00286852" w:rsidRPr="00242E3C" w:rsidRDefault="009B4C3E" w:rsidP="009337F1">
      <w:pPr>
        <w:ind w:left="567" w:hanging="567"/>
      </w:pPr>
      <w:r w:rsidRPr="00242E3C">
        <w:rPr>
          <w:b/>
        </w:rPr>
        <w:t>3.3.1</w:t>
      </w:r>
      <w:r w:rsidRPr="00242E3C">
        <w:rPr>
          <w:b/>
        </w:rPr>
        <w:tab/>
      </w:r>
      <w:r w:rsidR="008D7CD2" w:rsidRPr="00242E3C">
        <w:rPr>
          <w:b/>
        </w:rPr>
        <w:t>Sucesión y reemplazo</w:t>
      </w:r>
    </w:p>
    <w:p w:rsidR="00E57590" w:rsidRPr="00242E3C" w:rsidRDefault="00E57590" w:rsidP="00E57590">
      <w:pPr>
        <w:rPr>
          <w:lang w:eastAsia="en-US"/>
        </w:rPr>
      </w:pPr>
    </w:p>
    <w:p w:rsidR="00286852" w:rsidRPr="00242E3C" w:rsidRDefault="006B2EB5" w:rsidP="00582BAE">
      <w:pPr>
        <w:spacing w:line="240" w:lineRule="auto"/>
        <w:outlineLvl w:val="0"/>
      </w:pPr>
      <w:r w:rsidRPr="00242E3C">
        <w:t>Definir las líneas de sucesión</w:t>
      </w:r>
      <w:r w:rsidR="00286852" w:rsidRPr="00242E3C">
        <w:t xml:space="preserve"> y los planes de carrera por colaborador y por puesto.</w:t>
      </w:r>
    </w:p>
    <w:p w:rsidR="006D6258" w:rsidRPr="00242E3C" w:rsidRDefault="006D6258" w:rsidP="00F260E2"/>
    <w:p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rsidR="00E57590" w:rsidRPr="00242E3C" w:rsidRDefault="00E57590" w:rsidP="00E57590">
      <w:pPr>
        <w:rPr>
          <w:lang w:eastAsia="en-US"/>
        </w:rPr>
      </w:pPr>
    </w:p>
    <w:p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rsidR="009337F1" w:rsidRPr="00242E3C" w:rsidRDefault="009337F1" w:rsidP="00F260E2"/>
    <w:p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rsidR="006D6258" w:rsidRPr="00242E3C" w:rsidRDefault="006D6258" w:rsidP="00F260E2"/>
    <w:p w:rsidR="003971E7" w:rsidRPr="00242E3C" w:rsidRDefault="009B4C3E" w:rsidP="009B4C3E">
      <w:pPr>
        <w:spacing w:line="240" w:lineRule="auto"/>
        <w:ind w:left="340" w:hanging="340"/>
      </w:pPr>
      <w:bookmarkStart w:id="507" w:name="_Toc491614602"/>
      <w:r w:rsidRPr="00242E3C">
        <w:rPr>
          <w:b/>
        </w:rPr>
        <w:t>4.</w:t>
      </w:r>
      <w:r w:rsidRPr="00242E3C">
        <w:rPr>
          <w:b/>
        </w:rPr>
        <w:tab/>
      </w:r>
      <w:r w:rsidR="003971E7" w:rsidRPr="00242E3C">
        <w:rPr>
          <w:b/>
        </w:rPr>
        <w:t>Diseño organizacional</w:t>
      </w:r>
      <w:bookmarkEnd w:id="507"/>
    </w:p>
    <w:p w:rsidR="006D6258" w:rsidRPr="00242E3C" w:rsidRDefault="006D6258" w:rsidP="006D6258">
      <w:pPr>
        <w:rPr>
          <w:lang w:eastAsia="en-US"/>
        </w:rPr>
      </w:pPr>
    </w:p>
    <w:p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rsidR="00935D72" w:rsidRPr="00242E3C" w:rsidRDefault="00935D72" w:rsidP="00A76C9E">
      <w:pPr>
        <w:rPr>
          <w:lang w:eastAsia="en-US"/>
        </w:rPr>
      </w:pPr>
      <w:r w:rsidRPr="00242E3C">
        <w:rPr>
          <w:lang w:eastAsia="en-US"/>
        </w:rPr>
        <w:br w:type="page"/>
      </w:r>
    </w:p>
    <w:p w:rsidR="00A76C9E" w:rsidRPr="00242E3C" w:rsidRDefault="009B4C3E" w:rsidP="00935D72">
      <w:pPr>
        <w:spacing w:line="240" w:lineRule="auto"/>
        <w:ind w:left="340" w:hanging="340"/>
      </w:pPr>
      <w:bookmarkStart w:id="508" w:name="_Toc491614603"/>
      <w:r w:rsidRPr="00242E3C">
        <w:rPr>
          <w:b/>
        </w:rPr>
        <w:lastRenderedPageBreak/>
        <w:t>5.</w:t>
      </w:r>
      <w:r w:rsidRPr="00242E3C">
        <w:rPr>
          <w:b/>
        </w:rPr>
        <w:tab/>
      </w:r>
      <w:r w:rsidR="00A76C9E" w:rsidRPr="00242E3C">
        <w:rPr>
          <w:b/>
        </w:rPr>
        <w:t>Cultura organizacional</w:t>
      </w:r>
      <w:bookmarkEnd w:id="508"/>
    </w:p>
    <w:p w:rsidR="00D43B93" w:rsidRPr="00242E3C" w:rsidRDefault="00D43B93" w:rsidP="00935D72">
      <w:pPr>
        <w:rPr>
          <w:lang w:eastAsia="en-US"/>
        </w:rPr>
      </w:pPr>
    </w:p>
    <w:p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rsidR="006D6258" w:rsidRPr="00242E3C" w:rsidRDefault="006D6258" w:rsidP="00935D72"/>
    <w:p w:rsidR="002E492C" w:rsidRPr="00242E3C" w:rsidRDefault="009B4C3E" w:rsidP="00935D72">
      <w:pPr>
        <w:spacing w:line="240" w:lineRule="auto"/>
        <w:ind w:left="340" w:hanging="340"/>
        <w:rPr>
          <w:lang w:val="es-ES"/>
        </w:rPr>
      </w:pPr>
      <w:bookmarkStart w:id="509"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509"/>
    </w:p>
    <w:p w:rsidR="006D6258" w:rsidRPr="00242E3C" w:rsidRDefault="006D6258" w:rsidP="00935D72">
      <w:pPr>
        <w:rPr>
          <w:lang w:val="es-ES" w:eastAsia="en-US"/>
        </w:rPr>
      </w:pPr>
    </w:p>
    <w:p w:rsidR="00B4263C" w:rsidRPr="00242E3C" w:rsidRDefault="009B65BA" w:rsidP="00582BAE">
      <w:pPr>
        <w:pStyle w:val="Epgrafe"/>
        <w:outlineLvl w:val="0"/>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rsidR="006D6258" w:rsidRPr="00242E3C" w:rsidRDefault="006D6258" w:rsidP="00935D72">
      <w:pPr>
        <w:rPr>
          <w:lang w:eastAsia="en-US"/>
        </w:rPr>
      </w:pPr>
    </w:p>
    <w:p w:rsidR="00B4263C" w:rsidRPr="00242E3C" w:rsidRDefault="009B65BA" w:rsidP="00582BAE">
      <w:pPr>
        <w:pStyle w:val="Epgrafe"/>
        <w:outlineLvl w:val="0"/>
      </w:pPr>
      <w:bookmarkStart w:id="510" w:name="_Ref478555931"/>
      <w:bookmarkStart w:id="511" w:name="_Toc491614527"/>
      <w:r w:rsidRPr="00242E3C">
        <w:t xml:space="preserve">Tabla </w:t>
      </w:r>
      <w:bookmarkEnd w:id="510"/>
      <w:r w:rsidR="009337F1" w:rsidRPr="00242E3C">
        <w:t>33</w:t>
      </w:r>
      <w:r w:rsidRPr="00242E3C">
        <w:t>. Presupuesto de recursos humanos</w:t>
      </w:r>
      <w:bookmarkEnd w:id="511"/>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rsidTr="00484648">
        <w:trPr>
          <w:trHeight w:val="20"/>
          <w:jc w:val="center"/>
        </w:trPr>
        <w:tc>
          <w:tcPr>
            <w:tcW w:w="0" w:type="auto"/>
            <w:vMerge w:val="restart"/>
            <w:vAlign w:val="center"/>
            <w:hideMark/>
          </w:tcPr>
          <w:p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compentencias</w:t>
            </w:r>
            <w:r w:rsidRPr="00242E3C">
              <w:rPr>
                <w:color w:val="000000"/>
                <w:szCs w:val="16"/>
              </w:rPr>
              <w:t>.</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Merge/>
            <w:vAlign w:val="center"/>
            <w:hideMark/>
          </w:tcPr>
          <w:p w:rsidR="00DB585B" w:rsidRPr="00242E3C" w:rsidRDefault="00DB585B" w:rsidP="00484648">
            <w:pPr>
              <w:spacing w:line="240" w:lineRule="auto"/>
              <w:jc w:val="center"/>
              <w:rPr>
                <w:color w:val="000000"/>
                <w:szCs w:val="16"/>
              </w:rPr>
            </w:pPr>
          </w:p>
        </w:tc>
        <w:tc>
          <w:tcPr>
            <w:tcW w:w="0" w:type="auto"/>
            <w:vAlign w:val="center"/>
            <w:hideMark/>
          </w:tcPr>
          <w:p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Align w:val="center"/>
            <w:hideMark/>
          </w:tcPr>
          <w:p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rsidTr="00484648">
        <w:trPr>
          <w:trHeight w:val="20"/>
          <w:jc w:val="center"/>
        </w:trPr>
        <w:tc>
          <w:tcPr>
            <w:tcW w:w="0" w:type="auto"/>
            <w:vMerge w:val="restart"/>
            <w:vAlign w:val="center"/>
            <w:hideMark/>
          </w:tcPr>
          <w:p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rsidTr="00484648">
        <w:trPr>
          <w:trHeight w:val="20"/>
          <w:jc w:val="center"/>
        </w:trPr>
        <w:tc>
          <w:tcPr>
            <w:tcW w:w="0" w:type="auto"/>
            <w:vMerge w:val="restart"/>
            <w:vAlign w:val="center"/>
            <w:hideMark/>
          </w:tcPr>
          <w:p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rsidTr="003D1DCD">
        <w:trPr>
          <w:trHeight w:val="319"/>
          <w:jc w:val="center"/>
        </w:trPr>
        <w:tc>
          <w:tcPr>
            <w:tcW w:w="0" w:type="auto"/>
            <w:vMerge/>
            <w:vAlign w:val="center"/>
            <w:hideMark/>
          </w:tcPr>
          <w:p w:rsidR="00FF0869" w:rsidRPr="00242E3C" w:rsidRDefault="00FF0869" w:rsidP="00484648">
            <w:pPr>
              <w:spacing w:line="240" w:lineRule="auto"/>
              <w:jc w:val="center"/>
              <w:rPr>
                <w:color w:val="000000"/>
                <w:szCs w:val="16"/>
              </w:rPr>
            </w:pPr>
          </w:p>
        </w:tc>
        <w:tc>
          <w:tcPr>
            <w:tcW w:w="0" w:type="auto"/>
            <w:vAlign w:val="center"/>
            <w:hideMark/>
          </w:tcPr>
          <w:p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Sueldo nuevos audiólogos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rsidR="00FF0869" w:rsidRDefault="00FF0869" w:rsidP="00FF0869">
            <w:pPr>
              <w:jc w:val="center"/>
              <w:rPr>
                <w:color w:val="000000"/>
                <w:szCs w:val="16"/>
              </w:rPr>
            </w:pPr>
          </w:p>
        </w:tc>
        <w:tc>
          <w:tcPr>
            <w:tcW w:w="0" w:type="auto"/>
            <w:noWrap/>
            <w:vAlign w:val="center"/>
          </w:tcPr>
          <w:p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rsidTr="008A1E8E">
        <w:trPr>
          <w:trHeight w:val="378"/>
          <w:jc w:val="center"/>
        </w:trPr>
        <w:tc>
          <w:tcPr>
            <w:tcW w:w="0" w:type="auto"/>
            <w:vAlign w:val="center"/>
          </w:tcPr>
          <w:p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rsidTr="00484648">
        <w:trPr>
          <w:trHeight w:val="20"/>
          <w:jc w:val="center"/>
        </w:trPr>
        <w:tc>
          <w:tcPr>
            <w:tcW w:w="0" w:type="auto"/>
            <w:vAlign w:val="center"/>
            <w:hideMark/>
          </w:tcPr>
          <w:p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Align w:val="center"/>
          </w:tcPr>
          <w:p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rsidTr="00484648">
        <w:trPr>
          <w:trHeight w:val="20"/>
          <w:jc w:val="center"/>
        </w:trPr>
        <w:tc>
          <w:tcPr>
            <w:tcW w:w="0" w:type="auto"/>
            <w:gridSpan w:val="2"/>
            <w:noWrap/>
            <w:vAlign w:val="center"/>
            <w:hideMark/>
          </w:tcPr>
          <w:p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rsidR="002E492C" w:rsidRPr="00242E3C" w:rsidRDefault="005D3964" w:rsidP="00D033DD">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3971E7" w:rsidRPr="00242E3C" w:rsidRDefault="003971E7" w:rsidP="00582BAE">
      <w:pPr>
        <w:spacing w:line="240" w:lineRule="auto"/>
        <w:outlineLvl w:val="0"/>
      </w:pPr>
      <w:bookmarkStart w:id="512" w:name="_Toc491614605"/>
      <w:r w:rsidRPr="00242E3C">
        <w:rPr>
          <w:b/>
        </w:rPr>
        <w:lastRenderedPageBreak/>
        <w:t>Capítulo IX. Plan de responsabilidad social</w:t>
      </w:r>
      <w:bookmarkEnd w:id="512"/>
    </w:p>
    <w:p w:rsidR="006D6258" w:rsidRPr="00242E3C" w:rsidRDefault="006D6258" w:rsidP="006D6258"/>
    <w:p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rsidR="006D6258" w:rsidRPr="00242E3C" w:rsidRDefault="006D6258" w:rsidP="00722557"/>
    <w:p w:rsidR="00337131" w:rsidRPr="00242E3C" w:rsidRDefault="009337F1" w:rsidP="009337F1">
      <w:pPr>
        <w:spacing w:line="240" w:lineRule="auto"/>
        <w:ind w:left="340" w:hanging="340"/>
      </w:pPr>
      <w:bookmarkStart w:id="513" w:name="_Toc491614606"/>
      <w:r w:rsidRPr="00242E3C">
        <w:rPr>
          <w:b/>
        </w:rPr>
        <w:t>1.</w:t>
      </w:r>
      <w:r w:rsidRPr="00242E3C">
        <w:rPr>
          <w:b/>
        </w:rPr>
        <w:tab/>
      </w:r>
      <w:r w:rsidR="006F2316" w:rsidRPr="00242E3C">
        <w:rPr>
          <w:b/>
        </w:rPr>
        <w:t>Objetivos generales</w:t>
      </w:r>
      <w:bookmarkEnd w:id="513"/>
    </w:p>
    <w:p w:rsidR="00591B33" w:rsidRPr="00242E3C" w:rsidRDefault="00591B33" w:rsidP="00591B33">
      <w:pPr>
        <w:rPr>
          <w:lang w:eastAsia="en-US"/>
        </w:rPr>
      </w:pPr>
    </w:p>
    <w:p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6"/>
      </w:r>
      <w:r w:rsidR="002E49D8" w:rsidRPr="00242E3C">
        <w:rPr>
          <w:lang w:eastAsia="en-US"/>
        </w:rPr>
        <w:t xml:space="preserve"> que subyacen en la responsabilidad social (International Organization for Standardization, 2010). </w:t>
      </w:r>
    </w:p>
    <w:p w:rsidR="00CD7035" w:rsidRPr="00242E3C" w:rsidRDefault="00CD7035" w:rsidP="002E49D8">
      <w:pPr>
        <w:rPr>
          <w:lang w:eastAsia="en-US"/>
        </w:rPr>
      </w:pPr>
    </w:p>
    <w:p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rsidR="006D6258" w:rsidRPr="00242E3C" w:rsidRDefault="006D6258" w:rsidP="006F2316">
      <w:pPr>
        <w:rPr>
          <w:lang w:eastAsia="en-US"/>
        </w:rPr>
      </w:pPr>
    </w:p>
    <w:p w:rsidR="003368C2" w:rsidRPr="00242E3C" w:rsidRDefault="009337F1" w:rsidP="009337F1">
      <w:pPr>
        <w:spacing w:line="240" w:lineRule="auto"/>
        <w:ind w:left="340" w:hanging="340"/>
      </w:pPr>
      <w:bookmarkStart w:id="514" w:name="_Toc491614607"/>
      <w:r w:rsidRPr="00242E3C">
        <w:rPr>
          <w:b/>
        </w:rPr>
        <w:t>2.</w:t>
      </w:r>
      <w:r w:rsidRPr="00242E3C">
        <w:rPr>
          <w:b/>
        </w:rPr>
        <w:tab/>
      </w:r>
      <w:r w:rsidR="006F2316" w:rsidRPr="00242E3C">
        <w:rPr>
          <w:b/>
        </w:rPr>
        <w:t>Objetivos específicos</w:t>
      </w:r>
      <w:bookmarkEnd w:id="514"/>
    </w:p>
    <w:p w:rsidR="00CD7035" w:rsidRPr="00242E3C" w:rsidRDefault="00CD7035" w:rsidP="00CD7035">
      <w:pPr>
        <w:rPr>
          <w:lang w:eastAsia="en-US"/>
        </w:rPr>
      </w:pPr>
    </w:p>
    <w:p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rsidR="0059487D" w:rsidRPr="00242E3C" w:rsidRDefault="0059487D" w:rsidP="00CA496D">
      <w:pPr>
        <w:rPr>
          <w:lang w:eastAsia="en-US"/>
        </w:rPr>
      </w:pPr>
      <w:r w:rsidRPr="00242E3C">
        <w:rPr>
          <w:lang w:eastAsia="en-US"/>
        </w:rPr>
        <w:br w:type="page"/>
      </w:r>
    </w:p>
    <w:p w:rsidR="00FA1B35" w:rsidRPr="00242E3C" w:rsidRDefault="00FA1B35" w:rsidP="00582BAE">
      <w:pPr>
        <w:pStyle w:val="Epgrafe"/>
        <w:outlineLvl w:val="0"/>
      </w:pPr>
      <w:bookmarkStart w:id="515" w:name="_Ref478636503"/>
      <w:bookmarkStart w:id="516" w:name="_Toc491614528"/>
      <w:bookmarkStart w:id="517" w:name="_Ref478557348"/>
      <w:r w:rsidRPr="00242E3C">
        <w:lastRenderedPageBreak/>
        <w:t xml:space="preserve">Tabla </w:t>
      </w:r>
      <w:bookmarkEnd w:id="515"/>
      <w:r w:rsidR="009337F1" w:rsidRPr="00242E3C">
        <w:t>34</w:t>
      </w:r>
      <w:r w:rsidRPr="00242E3C">
        <w:t>. Objetivos específicos del plan de responsabilidad social</w:t>
      </w:r>
      <w:bookmarkEnd w:id="516"/>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517"/>
          <w:p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rsidTr="00590F86">
        <w:trPr>
          <w:trHeight w:val="20"/>
          <w:jc w:val="center"/>
        </w:trPr>
        <w:tc>
          <w:tcPr>
            <w:tcW w:w="990" w:type="dxa"/>
            <w:vMerge w:val="restart"/>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r>
    </w:tbl>
    <w:p w:rsidR="00CA496D" w:rsidRPr="00242E3C" w:rsidRDefault="004E078D" w:rsidP="00C96383">
      <w:pPr>
        <w:pStyle w:val="Nota"/>
        <w:spacing w:line="240" w:lineRule="auto"/>
      </w:pPr>
      <w:r w:rsidRPr="00242E3C">
        <w:t>Fuente: Elaboración propia 2017.</w:t>
      </w:r>
    </w:p>
    <w:p w:rsidR="004E078D" w:rsidRPr="00242E3C" w:rsidRDefault="004E078D" w:rsidP="004E078D">
      <w:pPr>
        <w:pStyle w:val="Nota"/>
      </w:pPr>
    </w:p>
    <w:p w:rsidR="006F2316" w:rsidRPr="00242E3C" w:rsidRDefault="009337F1" w:rsidP="009337F1">
      <w:pPr>
        <w:spacing w:line="240" w:lineRule="auto"/>
        <w:ind w:left="340" w:hanging="340"/>
      </w:pPr>
      <w:bookmarkStart w:id="518" w:name="_Toc491614608"/>
      <w:r w:rsidRPr="00242E3C">
        <w:rPr>
          <w:b/>
        </w:rPr>
        <w:t>3.</w:t>
      </w:r>
      <w:r w:rsidRPr="00242E3C">
        <w:rPr>
          <w:b/>
        </w:rPr>
        <w:tab/>
      </w:r>
      <w:r w:rsidR="006F2316" w:rsidRPr="00242E3C">
        <w:rPr>
          <w:b/>
        </w:rPr>
        <w:t>Actividades</w:t>
      </w:r>
      <w:bookmarkEnd w:id="518"/>
    </w:p>
    <w:p w:rsidR="006D6258" w:rsidRPr="00242E3C" w:rsidRDefault="006D6258" w:rsidP="006D6258">
      <w:pPr>
        <w:rPr>
          <w:lang w:eastAsia="en-US"/>
        </w:rPr>
      </w:pPr>
    </w:p>
    <w:p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rsidR="004E078D" w:rsidRPr="00242E3C" w:rsidRDefault="004E078D" w:rsidP="00337131">
      <w:pPr>
        <w:rPr>
          <w:lang w:eastAsia="en-US"/>
        </w:rPr>
      </w:pPr>
    </w:p>
    <w:p w:rsidR="002E492C" w:rsidRPr="00242E3C" w:rsidRDefault="009337F1" w:rsidP="009337F1">
      <w:pPr>
        <w:spacing w:line="240" w:lineRule="auto"/>
        <w:ind w:left="340" w:hanging="340"/>
        <w:rPr>
          <w:lang w:val="es-ES"/>
        </w:rPr>
      </w:pPr>
      <w:bookmarkStart w:id="519" w:name="_Toc491614609"/>
      <w:r w:rsidRPr="00242E3C">
        <w:rPr>
          <w:b/>
        </w:rPr>
        <w:t>4.</w:t>
      </w:r>
      <w:r w:rsidRPr="00242E3C">
        <w:rPr>
          <w:b/>
        </w:rPr>
        <w:tab/>
      </w:r>
      <w:r w:rsidR="002E492C" w:rsidRPr="00242E3C">
        <w:rPr>
          <w:b/>
        </w:rPr>
        <w:t>Presupuesto de responsabilidad social</w:t>
      </w:r>
      <w:bookmarkEnd w:id="519"/>
    </w:p>
    <w:p w:rsidR="006D6258" w:rsidRPr="00242E3C" w:rsidRDefault="006D6258" w:rsidP="006D6258">
      <w:pPr>
        <w:rPr>
          <w:lang w:val="es-ES" w:eastAsia="en-US"/>
        </w:rPr>
      </w:pPr>
    </w:p>
    <w:p w:rsidR="00831125" w:rsidRPr="00242E3C" w:rsidRDefault="00831125" w:rsidP="00582BAE">
      <w:pPr>
        <w:outlineLvl w:val="0"/>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rsidR="00CD7035" w:rsidRPr="00242E3C" w:rsidRDefault="00CD7035" w:rsidP="00831125">
      <w:pPr>
        <w:rPr>
          <w:lang w:val="es-ES" w:eastAsia="en-US"/>
        </w:rPr>
      </w:pPr>
    </w:p>
    <w:p w:rsidR="00831125" w:rsidRPr="00242E3C" w:rsidRDefault="00831125" w:rsidP="00582BAE">
      <w:pPr>
        <w:pStyle w:val="Epgrafe"/>
        <w:outlineLvl w:val="0"/>
      </w:pPr>
      <w:bookmarkStart w:id="520" w:name="_Ref478717185"/>
      <w:bookmarkStart w:id="521" w:name="_Toc491614529"/>
      <w:r w:rsidRPr="00242E3C">
        <w:t xml:space="preserve">Tabla </w:t>
      </w:r>
      <w:bookmarkEnd w:id="520"/>
      <w:r w:rsidR="009337F1" w:rsidRPr="00242E3C">
        <w:t>35</w:t>
      </w:r>
      <w:r w:rsidRPr="00242E3C">
        <w:t>. Presupuesto de responsabilidad social</w:t>
      </w:r>
      <w:bookmarkEnd w:id="521"/>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rsidTr="00590F86">
        <w:trPr>
          <w:trHeight w:val="20"/>
          <w:jc w:val="center"/>
        </w:trPr>
        <w:tc>
          <w:tcPr>
            <w:tcW w:w="1688" w:type="pct"/>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rsidTr="00590F86">
        <w:trPr>
          <w:trHeight w:val="20"/>
          <w:jc w:val="center"/>
        </w:trPr>
        <w:tc>
          <w:tcPr>
            <w:tcW w:w="3070" w:type="pct"/>
            <w:gridSpan w:val="2"/>
            <w:vAlign w:val="center"/>
            <w:hideMark/>
          </w:tcPr>
          <w:p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rsidR="00D27DD5" w:rsidRPr="00242E3C" w:rsidRDefault="004E078D" w:rsidP="00A1452A">
      <w:pPr>
        <w:pStyle w:val="Nota"/>
      </w:pPr>
      <w:r w:rsidRPr="00242E3C">
        <w:t>F</w:t>
      </w:r>
      <w:r w:rsidR="00124201" w:rsidRPr="00242E3C">
        <w:t>uente: Elaboración propia 2017.</w:t>
      </w:r>
      <w:r w:rsidR="00D27DD5" w:rsidRPr="00242E3C">
        <w:br w:type="page"/>
      </w:r>
    </w:p>
    <w:p w:rsidR="003971E7" w:rsidRPr="00242E3C" w:rsidRDefault="003971E7" w:rsidP="00582BAE">
      <w:pPr>
        <w:spacing w:line="240" w:lineRule="auto"/>
        <w:outlineLvl w:val="0"/>
      </w:pPr>
      <w:bookmarkStart w:id="522" w:name="_Toc491614610"/>
      <w:r w:rsidRPr="00242E3C">
        <w:rPr>
          <w:b/>
        </w:rPr>
        <w:lastRenderedPageBreak/>
        <w:t>Capítulo X. Plan de finanzas y evaluación financiera</w:t>
      </w:r>
      <w:bookmarkEnd w:id="522"/>
    </w:p>
    <w:p w:rsidR="006D6258" w:rsidRPr="00242E3C" w:rsidRDefault="006D6258" w:rsidP="006D6258"/>
    <w:p w:rsidR="000558B4" w:rsidRPr="00242E3C" w:rsidRDefault="009337F1" w:rsidP="00D3417E">
      <w:pPr>
        <w:spacing w:line="240" w:lineRule="auto"/>
        <w:ind w:left="340" w:hanging="340"/>
      </w:pPr>
      <w:bookmarkStart w:id="523" w:name="_Toc491614611"/>
      <w:r w:rsidRPr="00242E3C">
        <w:rPr>
          <w:b/>
        </w:rPr>
        <w:t>1.</w:t>
      </w:r>
      <w:r w:rsidRPr="00242E3C">
        <w:rPr>
          <w:b/>
        </w:rPr>
        <w:tab/>
      </w:r>
      <w:r w:rsidR="000558B4" w:rsidRPr="00242E3C">
        <w:rPr>
          <w:b/>
        </w:rPr>
        <w:t>Supuestos</w:t>
      </w:r>
      <w:bookmarkEnd w:id="523"/>
    </w:p>
    <w:p w:rsidR="00D1760A" w:rsidRPr="00242E3C" w:rsidRDefault="00D1760A" w:rsidP="005D0A28">
      <w:pPr>
        <w:spacing w:line="240" w:lineRule="auto"/>
        <w:rPr>
          <w:lang w:eastAsia="en-US"/>
        </w:rPr>
      </w:pPr>
    </w:p>
    <w:p w:rsidR="000725AA" w:rsidRPr="00242E3C" w:rsidRDefault="000273B9" w:rsidP="00D1760A">
      <w:pPr>
        <w:rPr>
          <w:color w:val="000000" w:themeColor="text1"/>
        </w:rPr>
      </w:pPr>
      <w:r w:rsidRPr="00242E3C">
        <w:rPr>
          <w:lang w:eastAsia="en-US"/>
        </w:rPr>
        <w:t xml:space="preserve">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w:t>
      </w:r>
      <w:r w:rsidRPr="00582BAE">
        <w:rPr>
          <w:highlight w:val="yellow"/>
          <w:lang w:eastAsia="en-US"/>
        </w:rPr>
        <w:t>d) los pagos son realizados al contado y sin morosidad</w:t>
      </w:r>
      <w:r w:rsidRPr="00242E3C">
        <w:rPr>
          <w:lang w:eastAsia="en-US"/>
        </w:rPr>
        <w:t>; e) los flujos de caja aplicando la estrategia, y sin aplicarla, han sido proyectadas teniendo en cuenta conversaciones con expertos de la organización Starkey y basada en datos pasados; f) los financiamientos de la implementación de los diferentes planes f</w:t>
      </w:r>
      <w:r w:rsidRPr="00914333">
        <w:rPr>
          <w:highlight w:val="yellow"/>
          <w:lang w:eastAsia="en-US"/>
        </w:rPr>
        <w:t>uncion</w:t>
      </w:r>
      <w:r w:rsidR="00914333" w:rsidRPr="00914333">
        <w:rPr>
          <w:highlight w:val="yellow"/>
          <w:lang w:eastAsia="en-US"/>
        </w:rPr>
        <w:t>ales son hecho</w:t>
      </w:r>
      <w:r w:rsidRPr="00914333">
        <w:rPr>
          <w:highlight w:val="yellow"/>
          <w:lang w:eastAsia="en-US"/>
        </w:rPr>
        <w:t>s con capital propio</w:t>
      </w:r>
      <w:r w:rsidRPr="00242E3C">
        <w:rPr>
          <w:lang w:eastAsia="en-US"/>
        </w:rPr>
        <w:t>, debido a políticas establecidas por Starkey Laboratories, y g) el monto de capital de trabajo se establece en función al total de costos generales de venta y administrativos que la empresa en Perú incurre durante 16 semanas, según política de Starkey Laboratories.</w:t>
      </w:r>
    </w:p>
    <w:p w:rsidR="00D1760A" w:rsidRPr="00242E3C" w:rsidRDefault="00D1760A" w:rsidP="005D0A28">
      <w:pPr>
        <w:spacing w:line="240" w:lineRule="auto"/>
        <w:rPr>
          <w:lang w:eastAsia="en-US"/>
        </w:rPr>
      </w:pPr>
    </w:p>
    <w:p w:rsidR="00710F58" w:rsidRPr="00242E3C" w:rsidRDefault="009337F1" w:rsidP="00D3417E">
      <w:pPr>
        <w:spacing w:line="240" w:lineRule="auto"/>
        <w:ind w:left="340" w:hanging="340"/>
      </w:pPr>
      <w:bookmarkStart w:id="524" w:name="_Toc491614612"/>
      <w:r w:rsidRPr="00242E3C">
        <w:rPr>
          <w:b/>
        </w:rPr>
        <w:t>2.</w:t>
      </w:r>
      <w:r w:rsidRPr="00242E3C">
        <w:rPr>
          <w:b/>
        </w:rPr>
        <w:tab/>
      </w:r>
      <w:r w:rsidR="00710F58" w:rsidRPr="00242E3C">
        <w:rPr>
          <w:b/>
        </w:rPr>
        <w:t>Situación actual</w:t>
      </w:r>
      <w:bookmarkEnd w:id="524"/>
    </w:p>
    <w:p w:rsidR="006D6258" w:rsidRPr="00242E3C" w:rsidRDefault="006D6258" w:rsidP="005D0A28">
      <w:pPr>
        <w:spacing w:line="240" w:lineRule="auto"/>
        <w:rPr>
          <w:lang w:eastAsia="en-US"/>
        </w:rPr>
      </w:pPr>
    </w:p>
    <w:p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rsidR="009E33DB" w:rsidRPr="00242E3C" w:rsidRDefault="009E33DB" w:rsidP="005D0A28">
      <w:pPr>
        <w:spacing w:line="240" w:lineRule="auto"/>
        <w:rPr>
          <w:lang w:eastAsia="en-US"/>
        </w:rPr>
      </w:pPr>
    </w:p>
    <w:p w:rsidR="000558B4" w:rsidRPr="00242E3C" w:rsidRDefault="009337F1" w:rsidP="00D3417E">
      <w:pPr>
        <w:spacing w:line="240" w:lineRule="auto"/>
        <w:ind w:left="340" w:hanging="340"/>
      </w:pPr>
      <w:bookmarkStart w:id="525" w:name="_Toc491614613"/>
      <w:r w:rsidRPr="00242E3C">
        <w:rPr>
          <w:b/>
        </w:rPr>
        <w:t>3.</w:t>
      </w:r>
      <w:r w:rsidRPr="00242E3C">
        <w:rPr>
          <w:b/>
        </w:rPr>
        <w:tab/>
      </w:r>
      <w:r w:rsidR="000558B4" w:rsidRPr="00242E3C">
        <w:rPr>
          <w:b/>
        </w:rPr>
        <w:t>Objetivo general</w:t>
      </w:r>
      <w:bookmarkEnd w:id="525"/>
    </w:p>
    <w:p w:rsidR="006D6258" w:rsidRPr="00242E3C" w:rsidRDefault="006D6258" w:rsidP="005D0A28">
      <w:pPr>
        <w:spacing w:line="240" w:lineRule="auto"/>
        <w:rPr>
          <w:lang w:eastAsia="en-US"/>
        </w:rPr>
      </w:pPr>
    </w:p>
    <w:p w:rsidR="005D0A28" w:rsidRPr="00242E3C" w:rsidRDefault="000273B9" w:rsidP="00413680">
      <w:pPr>
        <w:rPr>
          <w:color w:val="000000" w:themeColor="text1"/>
        </w:rPr>
      </w:pPr>
      <w:r w:rsidRPr="00242E3C">
        <w:rPr>
          <w:color w:val="000000" w:themeColor="text1"/>
        </w:rPr>
        <w:t xml:space="preserve">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w:t>
      </w:r>
      <w:r w:rsidR="004B6D7A" w:rsidRPr="004B6D7A">
        <w:rPr>
          <w:color w:val="000000" w:themeColor="text1"/>
          <w:highlight w:val="yellow"/>
        </w:rPr>
        <w:t>sinergias</w:t>
      </w:r>
      <w:r w:rsidRPr="00242E3C">
        <w:rPr>
          <w:color w:val="000000" w:themeColor="text1"/>
        </w:rPr>
        <w:t xml:space="preserve"> al reducir la proporción de los gastos administrativos y generales contra los ingresos.</w:t>
      </w:r>
      <w:r w:rsidR="005D0A28" w:rsidRPr="00242E3C">
        <w:rPr>
          <w:color w:val="000000" w:themeColor="text1"/>
        </w:rPr>
        <w:br w:type="page"/>
      </w:r>
    </w:p>
    <w:p w:rsidR="002D3E97" w:rsidRPr="00242E3C" w:rsidRDefault="009337F1" w:rsidP="00D3417E">
      <w:pPr>
        <w:spacing w:line="240" w:lineRule="auto"/>
        <w:ind w:left="340" w:hanging="340"/>
        <w:rPr>
          <w:b/>
        </w:rPr>
      </w:pPr>
      <w:bookmarkStart w:id="526" w:name="_Toc491614614"/>
      <w:r w:rsidRPr="00242E3C">
        <w:rPr>
          <w:b/>
        </w:rPr>
        <w:lastRenderedPageBreak/>
        <w:t>4.</w:t>
      </w:r>
      <w:r w:rsidRPr="00242E3C">
        <w:rPr>
          <w:b/>
        </w:rPr>
        <w:tab/>
      </w:r>
      <w:r w:rsidR="000558B4" w:rsidRPr="00242E3C">
        <w:rPr>
          <w:b/>
        </w:rPr>
        <w:t>Objetivos específicos</w:t>
      </w:r>
      <w:bookmarkEnd w:id="526"/>
    </w:p>
    <w:p w:rsidR="006D6258" w:rsidRPr="00242E3C" w:rsidRDefault="006D6258" w:rsidP="006D6258">
      <w:pPr>
        <w:rPr>
          <w:lang w:eastAsia="en-US"/>
        </w:rPr>
      </w:pPr>
    </w:p>
    <w:p w:rsidR="00386388" w:rsidRPr="00242E3C" w:rsidRDefault="00386388" w:rsidP="00582BAE">
      <w:pPr>
        <w:pStyle w:val="Epgrafe"/>
        <w:outlineLvl w:val="0"/>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rsidR="006D6258" w:rsidRPr="00242E3C" w:rsidRDefault="006D6258" w:rsidP="00D3417E">
      <w:pPr>
        <w:rPr>
          <w:lang w:eastAsia="en-US"/>
        </w:rPr>
      </w:pPr>
    </w:p>
    <w:p w:rsidR="00386388" w:rsidRPr="00242E3C" w:rsidRDefault="00386388" w:rsidP="00582BAE">
      <w:pPr>
        <w:pStyle w:val="Epgrafe"/>
        <w:outlineLvl w:val="0"/>
      </w:pPr>
      <w:bookmarkStart w:id="527" w:name="_Ref478715208"/>
      <w:bookmarkStart w:id="528" w:name="_Toc491614530"/>
      <w:r w:rsidRPr="00242E3C">
        <w:t xml:space="preserve">Tabla </w:t>
      </w:r>
      <w:bookmarkEnd w:id="527"/>
      <w:r w:rsidR="00D3417E" w:rsidRPr="00242E3C">
        <w:t>36</w:t>
      </w:r>
      <w:r w:rsidRPr="00242E3C">
        <w:t>. Objetivos específicos del plan de finanzas</w:t>
      </w:r>
      <w:bookmarkEnd w:id="528"/>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r>
    </w:tbl>
    <w:p w:rsidR="003523F8" w:rsidRPr="00242E3C" w:rsidRDefault="004E078D" w:rsidP="003523F8">
      <w:pPr>
        <w:pStyle w:val="Nota"/>
      </w:pPr>
      <w:r w:rsidRPr="00242E3C">
        <w:t>F</w:t>
      </w:r>
      <w:r w:rsidR="003523F8" w:rsidRPr="00242E3C">
        <w:t>uente: Elaboración propia 2017.</w:t>
      </w:r>
    </w:p>
    <w:p w:rsidR="006D6258" w:rsidRPr="00242E3C" w:rsidRDefault="006D6258" w:rsidP="003523F8">
      <w:pPr>
        <w:pStyle w:val="Nota"/>
      </w:pPr>
    </w:p>
    <w:p w:rsidR="000558B4" w:rsidRPr="00242E3C" w:rsidRDefault="009337F1" w:rsidP="00D3417E">
      <w:pPr>
        <w:spacing w:line="240" w:lineRule="auto"/>
        <w:ind w:left="340" w:hanging="340"/>
      </w:pPr>
      <w:bookmarkStart w:id="529" w:name="_Toc491614615"/>
      <w:r w:rsidRPr="00242E3C">
        <w:rPr>
          <w:b/>
        </w:rPr>
        <w:t>5.</w:t>
      </w:r>
      <w:r w:rsidRPr="00242E3C">
        <w:rPr>
          <w:b/>
        </w:rPr>
        <w:tab/>
      </w:r>
      <w:r w:rsidR="000558B4" w:rsidRPr="00242E3C">
        <w:rPr>
          <w:b/>
        </w:rPr>
        <w:t>Tasa de descuento</w:t>
      </w:r>
      <w:bookmarkEnd w:id="529"/>
      <w:r w:rsidR="000558B4" w:rsidRPr="00242E3C">
        <w:t xml:space="preserve"> </w:t>
      </w:r>
    </w:p>
    <w:p w:rsidR="006D6258" w:rsidRPr="00242E3C" w:rsidRDefault="006D6258" w:rsidP="006D6258">
      <w:pPr>
        <w:rPr>
          <w:lang w:eastAsia="en-US"/>
        </w:rPr>
      </w:pPr>
    </w:p>
    <w:p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17"/>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rsidR="00736AA8" w:rsidRPr="00242E3C" w:rsidRDefault="00736AA8" w:rsidP="00293319">
      <w:pPr>
        <w:rPr>
          <w:color w:val="000000" w:themeColor="text1"/>
        </w:rPr>
      </w:pPr>
    </w:p>
    <w:p w:rsidR="008C44C9" w:rsidRPr="00242E3C" w:rsidRDefault="00780BA5" w:rsidP="00293319">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oMath>
      </m:oMathPara>
    </w:p>
    <w:p w:rsidR="00CF6708" w:rsidRPr="00242E3C" w:rsidRDefault="00CF6708" w:rsidP="00293319">
      <w:pPr>
        <w:rPr>
          <w:color w:val="000000" w:themeColor="text1"/>
        </w:rPr>
      </w:pPr>
    </w:p>
    <w:p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530" w:name="_Ref478637740"/>
    </w:p>
    <w:p w:rsidR="00D3417E" w:rsidRPr="00242E3C" w:rsidRDefault="00D3417E" w:rsidP="00D3417E">
      <w:pPr>
        <w:rPr>
          <w:lang w:eastAsia="en-US"/>
        </w:rPr>
      </w:pPr>
    </w:p>
    <w:p w:rsidR="00D3417E" w:rsidRPr="00242E3C" w:rsidRDefault="00D3417E" w:rsidP="00D3417E">
      <w:pPr>
        <w:rPr>
          <w:lang w:eastAsia="en-US"/>
        </w:rPr>
      </w:pPr>
      <w:r w:rsidRPr="00242E3C">
        <w:rPr>
          <w:lang w:eastAsia="en-US"/>
        </w:rPr>
        <w:br w:type="page"/>
      </w:r>
    </w:p>
    <w:p w:rsidR="00CD145F" w:rsidRPr="00242E3C" w:rsidRDefault="00CD145F" w:rsidP="00582BAE">
      <w:pPr>
        <w:pStyle w:val="Epgrafe"/>
        <w:outlineLvl w:val="0"/>
      </w:pPr>
      <w:bookmarkStart w:id="531" w:name="_Toc491614531"/>
      <w:r w:rsidRPr="00242E3C">
        <w:lastRenderedPageBreak/>
        <w:t xml:space="preserve">Tabla </w:t>
      </w:r>
      <w:bookmarkEnd w:id="530"/>
      <w:r w:rsidR="00D3417E" w:rsidRPr="00242E3C">
        <w:t>37</w:t>
      </w:r>
      <w:r w:rsidRPr="00242E3C">
        <w:t>. Variables financieras para el cálculo del Re</w:t>
      </w:r>
      <w:bookmarkEnd w:id="531"/>
    </w:p>
    <w:tbl>
      <w:tblPr>
        <w:tblStyle w:val="TablaTesisnormal"/>
        <w:tblW w:w="0" w:type="auto"/>
        <w:jc w:val="center"/>
        <w:tblLook w:val="04A0" w:firstRow="1" w:lastRow="0" w:firstColumn="1" w:lastColumn="0" w:noHBand="0" w:noVBand="1"/>
      </w:tblPr>
      <w:tblGrid>
        <w:gridCol w:w="3204"/>
        <w:gridCol w:w="741"/>
      </w:tblGrid>
      <w:tr w:rsidR="00CD145F" w:rsidRPr="00242E3C"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CD145F" w:rsidRPr="00242E3C" w:rsidRDefault="00CD145F" w:rsidP="00736AA8">
            <w:pPr>
              <w:pStyle w:val="Letratabla"/>
              <w:spacing w:line="240" w:lineRule="auto"/>
              <w:jc w:val="center"/>
            </w:pPr>
            <w:r w:rsidRPr="00242E3C">
              <w:t>Variables financieras</w:t>
            </w:r>
          </w:p>
        </w:tc>
        <w:tc>
          <w:tcPr>
            <w:tcW w:w="0" w:type="auto"/>
          </w:tcPr>
          <w:p w:rsidR="00CD145F" w:rsidRPr="00242E3C" w:rsidRDefault="00CD145F" w:rsidP="00736AA8">
            <w:pPr>
              <w:pStyle w:val="Letratabla"/>
              <w:spacing w:line="240" w:lineRule="auto"/>
              <w:jc w:val="center"/>
            </w:pPr>
            <w:r w:rsidRPr="00242E3C">
              <w:t>Valores</w:t>
            </w:r>
          </w:p>
        </w:tc>
      </w:tr>
      <w:tr w:rsidR="00575B8B" w:rsidRPr="00242E3C" w:rsidTr="00736AA8">
        <w:trPr>
          <w:trHeight w:val="20"/>
          <w:jc w:val="center"/>
        </w:trPr>
        <w:tc>
          <w:tcPr>
            <w:tcW w:w="0" w:type="auto"/>
            <w:vAlign w:val="center"/>
          </w:tcPr>
          <w:p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18"/>
            </w:r>
          </w:p>
        </w:tc>
        <w:tc>
          <w:tcPr>
            <w:tcW w:w="0" w:type="auto"/>
            <w:vAlign w:val="center"/>
          </w:tcPr>
          <w:p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rsidTr="00736AA8">
        <w:trPr>
          <w:trHeight w:val="20"/>
          <w:jc w:val="center"/>
        </w:trPr>
        <w:tc>
          <w:tcPr>
            <w:tcW w:w="0" w:type="auto"/>
            <w:tcBorders>
              <w:top w:val="single" w:sz="2" w:space="0" w:color="auto"/>
            </w:tcBorders>
            <w:vAlign w:val="center"/>
          </w:tcPr>
          <w:p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19"/>
            </w:r>
          </w:p>
        </w:tc>
        <w:tc>
          <w:tcPr>
            <w:tcW w:w="0" w:type="auto"/>
            <w:tcBorders>
              <w:top w:val="single" w:sz="2" w:space="0" w:color="auto"/>
            </w:tcBorders>
            <w:vAlign w:val="center"/>
          </w:tcPr>
          <w:p w:rsidR="003D0B09" w:rsidRPr="00242E3C" w:rsidRDefault="003D0B09"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0"/>
            </w:r>
          </w:p>
        </w:tc>
        <w:tc>
          <w:tcPr>
            <w:tcW w:w="0" w:type="auto"/>
            <w:vAlign w:val="center"/>
          </w:tcPr>
          <w:p w:rsidR="00575B8B" w:rsidRPr="00242E3C" w:rsidRDefault="00575B8B"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1"/>
            </w:r>
          </w:p>
        </w:tc>
        <w:tc>
          <w:tcPr>
            <w:tcW w:w="0" w:type="auto"/>
            <w:vAlign w:val="center"/>
          </w:tcPr>
          <w:p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2"/>
            </w:r>
          </w:p>
        </w:tc>
        <w:tc>
          <w:tcPr>
            <w:tcW w:w="0" w:type="auto"/>
            <w:vAlign w:val="center"/>
          </w:tcPr>
          <w:p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rsidTr="00736AA8">
        <w:trPr>
          <w:trHeight w:val="20"/>
          <w:jc w:val="center"/>
        </w:trPr>
        <w:tc>
          <w:tcPr>
            <w:tcW w:w="0" w:type="auto"/>
            <w:vAlign w:val="center"/>
          </w:tcPr>
          <w:p w:rsidR="00870C7C" w:rsidRPr="00242E3C" w:rsidRDefault="007F0D0D" w:rsidP="00736AA8">
            <w:pPr>
              <w:pStyle w:val="Letratabla"/>
              <w:spacing w:line="240" w:lineRule="auto"/>
            </w:pPr>
            <w:r w:rsidRPr="00242E3C">
              <w:t>Rp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3"/>
            </w:r>
          </w:p>
        </w:tc>
        <w:tc>
          <w:tcPr>
            <w:tcW w:w="0" w:type="auto"/>
            <w:vAlign w:val="center"/>
          </w:tcPr>
          <w:p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rsidTr="00736AA8">
        <w:trPr>
          <w:trHeight w:val="20"/>
          <w:jc w:val="center"/>
        </w:trPr>
        <w:tc>
          <w:tcPr>
            <w:tcW w:w="0" w:type="auto"/>
            <w:vAlign w:val="center"/>
          </w:tcPr>
          <w:p w:rsidR="00870C7C" w:rsidRPr="00242E3C" w:rsidRDefault="004F6C91" w:rsidP="00736AA8">
            <w:pPr>
              <w:pStyle w:val="Letratabla"/>
              <w:spacing w:line="240" w:lineRule="auto"/>
            </w:pPr>
            <w:r w:rsidRPr="00242E3C">
              <w:t>Re (Cok)</w:t>
            </w:r>
          </w:p>
        </w:tc>
        <w:tc>
          <w:tcPr>
            <w:tcW w:w="0" w:type="auto"/>
            <w:vAlign w:val="center"/>
          </w:tcPr>
          <w:p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rsidR="004E078D" w:rsidRPr="00242E3C" w:rsidRDefault="004E078D" w:rsidP="00D3417E">
      <w:pPr>
        <w:pStyle w:val="Nota"/>
        <w:ind w:left="2268"/>
      </w:pPr>
      <w:r w:rsidRPr="00242E3C">
        <w:t>Fuente: Elaboración propia 2017.</w:t>
      </w:r>
    </w:p>
    <w:p w:rsidR="00575B8B" w:rsidRPr="00242E3C" w:rsidRDefault="00575B8B" w:rsidP="00293319">
      <w:pPr>
        <w:rPr>
          <w:color w:val="000000" w:themeColor="text1"/>
        </w:rPr>
      </w:pPr>
    </w:p>
    <w:p w:rsidR="00E80F5D" w:rsidRPr="00242E3C" w:rsidRDefault="009337F1" w:rsidP="00D3417E">
      <w:pPr>
        <w:spacing w:line="240" w:lineRule="auto"/>
        <w:ind w:left="340" w:hanging="340"/>
      </w:pPr>
      <w:bookmarkStart w:id="532" w:name="_Toc491614616"/>
      <w:r w:rsidRPr="00242E3C">
        <w:rPr>
          <w:b/>
        </w:rPr>
        <w:t>6.</w:t>
      </w:r>
      <w:r w:rsidRPr="00242E3C">
        <w:rPr>
          <w:b/>
        </w:rPr>
        <w:tab/>
      </w:r>
      <w:r w:rsidR="00E80F5D" w:rsidRPr="00242E3C">
        <w:rPr>
          <w:b/>
        </w:rPr>
        <w:t>Estrategia y evaluación financiera</w:t>
      </w:r>
      <w:bookmarkEnd w:id="532"/>
    </w:p>
    <w:p w:rsidR="00385B4D" w:rsidRPr="00242E3C" w:rsidRDefault="00385B4D" w:rsidP="00385B4D">
      <w:pPr>
        <w:rPr>
          <w:lang w:eastAsia="en-US"/>
        </w:rPr>
      </w:pPr>
    </w:p>
    <w:p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rsidR="006D6258" w:rsidRPr="00242E3C" w:rsidRDefault="006D6258" w:rsidP="003523F8">
      <w:pPr>
        <w:rPr>
          <w:lang w:eastAsia="en-US"/>
        </w:rPr>
      </w:pPr>
    </w:p>
    <w:p w:rsidR="003523F8" w:rsidRPr="00242E3C" w:rsidRDefault="003523F8" w:rsidP="00582BAE">
      <w:pPr>
        <w:pStyle w:val="Epgrafe"/>
        <w:outlineLvl w:val="0"/>
      </w:pPr>
      <w:bookmarkStart w:id="533" w:name="_Ref491185191"/>
      <w:bookmarkStart w:id="534" w:name="_Toc491614532"/>
      <w:r w:rsidRPr="00242E3C">
        <w:t xml:space="preserve">Tabla </w:t>
      </w:r>
      <w:bookmarkEnd w:id="533"/>
      <w:r w:rsidR="00D3417E" w:rsidRPr="00242E3C">
        <w:t>38</w:t>
      </w:r>
      <w:r w:rsidRPr="00242E3C">
        <w:t xml:space="preserve">. Resultados obtenidos con aplicación del </w:t>
      </w:r>
      <w:r w:rsidR="009337F1" w:rsidRPr="00242E3C">
        <w:t>plan estratégico</w:t>
      </w:r>
      <w:bookmarkEnd w:id="534"/>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54%</w:t>
            </w:r>
          </w:p>
        </w:tc>
      </w:tr>
    </w:tbl>
    <w:p w:rsidR="006D6258" w:rsidRPr="00242E3C" w:rsidRDefault="003523F8" w:rsidP="00591B33">
      <w:pPr>
        <w:pStyle w:val="Nota"/>
      </w:pPr>
      <w:r w:rsidRPr="00242E3C">
        <w:t>F</w:t>
      </w:r>
      <w:r w:rsidR="00591B33" w:rsidRPr="00242E3C">
        <w:t>uente: Elaboración propia 2017.</w:t>
      </w:r>
    </w:p>
    <w:p w:rsidR="00591B33" w:rsidRPr="00242E3C" w:rsidRDefault="00591B33" w:rsidP="00591B33">
      <w:pPr>
        <w:pStyle w:val="Nota"/>
        <w:rPr>
          <w:sz w:val="22"/>
        </w:rPr>
      </w:pPr>
    </w:p>
    <w:p w:rsidR="009E3A11" w:rsidRPr="00242E3C" w:rsidRDefault="009337F1" w:rsidP="00D3417E">
      <w:pPr>
        <w:spacing w:line="240" w:lineRule="auto"/>
        <w:ind w:left="340" w:hanging="340"/>
      </w:pPr>
      <w:bookmarkStart w:id="535"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535"/>
    </w:p>
    <w:p w:rsidR="006D6258" w:rsidRPr="00242E3C" w:rsidRDefault="006D6258" w:rsidP="006D6258">
      <w:pPr>
        <w:rPr>
          <w:lang w:eastAsia="en-US"/>
        </w:rPr>
      </w:pPr>
    </w:p>
    <w:p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rsidR="006D6258" w:rsidRPr="00242E3C" w:rsidRDefault="006D6258" w:rsidP="009E3A11"/>
    <w:p w:rsidR="009E3A11" w:rsidRPr="00242E3C" w:rsidRDefault="009337F1" w:rsidP="00D3417E">
      <w:pPr>
        <w:spacing w:line="240" w:lineRule="auto"/>
        <w:ind w:left="340" w:hanging="340"/>
      </w:pPr>
      <w:bookmarkStart w:id="536"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536"/>
    </w:p>
    <w:p w:rsidR="006D6258" w:rsidRPr="00242E3C" w:rsidRDefault="006D6258" w:rsidP="006D6258">
      <w:pPr>
        <w:rPr>
          <w:lang w:eastAsia="en-US"/>
        </w:rPr>
      </w:pPr>
    </w:p>
    <w:p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rsidR="000A0C6E" w:rsidRPr="00242E3C" w:rsidRDefault="000A0C6E" w:rsidP="009E3A11"/>
    <w:p w:rsidR="000A0C6E" w:rsidRPr="00242E3C" w:rsidRDefault="009337F1" w:rsidP="00D3417E">
      <w:pPr>
        <w:spacing w:line="240" w:lineRule="auto"/>
        <w:ind w:left="340" w:hanging="340"/>
      </w:pPr>
      <w:bookmarkStart w:id="537" w:name="_Toc491614619"/>
      <w:r w:rsidRPr="00242E3C">
        <w:rPr>
          <w:b/>
        </w:rPr>
        <w:t>6.3</w:t>
      </w:r>
      <w:r w:rsidRPr="00242E3C">
        <w:rPr>
          <w:b/>
        </w:rPr>
        <w:tab/>
      </w:r>
      <w:r w:rsidR="000A0C6E" w:rsidRPr="00242E3C">
        <w:rPr>
          <w:b/>
        </w:rPr>
        <w:t>Evaluación financiera aplicando la estrategia y sin aplicar la estrategia</w:t>
      </w:r>
      <w:bookmarkEnd w:id="537"/>
      <w:r w:rsidR="000A0C6E" w:rsidRPr="00242E3C">
        <w:t xml:space="preserve"> </w:t>
      </w:r>
    </w:p>
    <w:p w:rsidR="006D6258" w:rsidRPr="00242E3C" w:rsidRDefault="006D6258" w:rsidP="006D6258">
      <w:pPr>
        <w:rPr>
          <w:lang w:eastAsia="en-US"/>
        </w:rPr>
      </w:pPr>
    </w:p>
    <w:p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rsidR="006D6258" w:rsidRPr="00242E3C" w:rsidRDefault="006D6258" w:rsidP="00D93CB3">
      <w:pPr>
        <w:rPr>
          <w:color w:val="000000"/>
          <w:sz w:val="18"/>
          <w:szCs w:val="18"/>
        </w:rPr>
      </w:pPr>
    </w:p>
    <w:p w:rsidR="00D351AC" w:rsidRPr="00242E3C" w:rsidRDefault="009337F1" w:rsidP="00D3417E">
      <w:pPr>
        <w:spacing w:line="240" w:lineRule="auto"/>
        <w:ind w:left="340" w:hanging="340"/>
        <w:rPr>
          <w:b/>
        </w:rPr>
      </w:pPr>
      <w:bookmarkStart w:id="538" w:name="_Toc491614620"/>
      <w:r w:rsidRPr="00242E3C">
        <w:rPr>
          <w:b/>
        </w:rPr>
        <w:t>7.</w:t>
      </w:r>
      <w:r w:rsidRPr="00242E3C">
        <w:rPr>
          <w:b/>
        </w:rPr>
        <w:tab/>
      </w:r>
      <w:r w:rsidR="00D351AC" w:rsidRPr="00242E3C">
        <w:rPr>
          <w:b/>
        </w:rPr>
        <w:t>Mapa estratégico</w:t>
      </w:r>
      <w:bookmarkEnd w:id="538"/>
    </w:p>
    <w:p w:rsidR="00D3417E" w:rsidRPr="00242E3C" w:rsidRDefault="00D3417E" w:rsidP="00D3417E">
      <w:pPr>
        <w:spacing w:line="240" w:lineRule="auto"/>
        <w:ind w:left="340" w:hanging="340"/>
      </w:pPr>
    </w:p>
    <w:p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rsidR="00D43B93" w:rsidRPr="00242E3C" w:rsidRDefault="00D43B93">
      <w:pPr>
        <w:spacing w:after="160" w:line="259" w:lineRule="auto"/>
        <w:jc w:val="left"/>
        <w:rPr>
          <w:lang w:eastAsia="en-US"/>
        </w:rPr>
      </w:pPr>
      <w:r w:rsidRPr="00242E3C">
        <w:rPr>
          <w:lang w:eastAsia="en-US"/>
        </w:rPr>
        <w:br w:type="page"/>
      </w:r>
    </w:p>
    <w:p w:rsidR="001D23EC" w:rsidRPr="00242E3C" w:rsidRDefault="00E63F03" w:rsidP="00582BAE">
      <w:pPr>
        <w:spacing w:line="240" w:lineRule="auto"/>
        <w:outlineLvl w:val="0"/>
      </w:pPr>
      <w:bookmarkStart w:id="539" w:name="_Toc491614621"/>
      <w:r w:rsidRPr="00242E3C">
        <w:rPr>
          <w:b/>
        </w:rPr>
        <w:lastRenderedPageBreak/>
        <w:t>Conclusiones y recomendaciones</w:t>
      </w:r>
      <w:bookmarkEnd w:id="539"/>
    </w:p>
    <w:p w:rsidR="006D6258" w:rsidRPr="00242E3C" w:rsidRDefault="006D6258" w:rsidP="006D6258"/>
    <w:p w:rsidR="00593CDF" w:rsidRPr="00242E3C" w:rsidRDefault="009C1E99" w:rsidP="009C1E99">
      <w:pPr>
        <w:spacing w:line="240" w:lineRule="auto"/>
        <w:ind w:left="340" w:hanging="340"/>
      </w:pPr>
      <w:bookmarkStart w:id="540" w:name="_Toc491614622"/>
      <w:r w:rsidRPr="00242E3C">
        <w:rPr>
          <w:b/>
        </w:rPr>
        <w:t>1.</w:t>
      </w:r>
      <w:r w:rsidRPr="00242E3C">
        <w:rPr>
          <w:b/>
        </w:rPr>
        <w:tab/>
      </w:r>
      <w:r w:rsidR="00593CDF" w:rsidRPr="00242E3C">
        <w:rPr>
          <w:b/>
        </w:rPr>
        <w:t>Conclusiones</w:t>
      </w:r>
      <w:bookmarkEnd w:id="540"/>
    </w:p>
    <w:p w:rsidR="00CF6708" w:rsidRPr="00242E3C" w:rsidRDefault="00CF6708" w:rsidP="00B62DA9">
      <w:pPr>
        <w:spacing w:line="240" w:lineRule="auto"/>
        <w:rPr>
          <w:lang w:eastAsia="en-US"/>
        </w:rPr>
      </w:pPr>
    </w:p>
    <w:p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rsidR="00D1760A" w:rsidRPr="00242E3C" w:rsidRDefault="00D1760A" w:rsidP="00D1760A">
      <w:pPr>
        <w:pStyle w:val="Prrafodelista"/>
        <w:spacing w:after="0"/>
        <w:ind w:left="360"/>
      </w:pPr>
    </w:p>
    <w:p w:rsidR="00593CDF" w:rsidRPr="00242E3C" w:rsidRDefault="009C1E99" w:rsidP="009C1E99">
      <w:pPr>
        <w:spacing w:line="240" w:lineRule="auto"/>
        <w:ind w:left="340" w:hanging="340"/>
      </w:pPr>
      <w:bookmarkStart w:id="541" w:name="_Toc491614623"/>
      <w:r w:rsidRPr="00242E3C">
        <w:rPr>
          <w:b/>
        </w:rPr>
        <w:t>2.</w:t>
      </w:r>
      <w:r w:rsidRPr="00242E3C">
        <w:rPr>
          <w:b/>
        </w:rPr>
        <w:tab/>
      </w:r>
      <w:r w:rsidR="00593CDF" w:rsidRPr="00242E3C">
        <w:rPr>
          <w:b/>
        </w:rPr>
        <w:t>Recomendaciones</w:t>
      </w:r>
      <w:bookmarkEnd w:id="541"/>
      <w:r w:rsidR="00593CDF" w:rsidRPr="00242E3C">
        <w:t xml:space="preserve"> </w:t>
      </w:r>
    </w:p>
    <w:p w:rsidR="006D6258" w:rsidRPr="00242E3C" w:rsidRDefault="006D6258" w:rsidP="006D6258">
      <w:pPr>
        <w:rPr>
          <w:lang w:eastAsia="en-US"/>
        </w:rPr>
      </w:pPr>
    </w:p>
    <w:p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rsidR="00E63F03" w:rsidRPr="00242E3C" w:rsidRDefault="00B3478D" w:rsidP="00023690">
      <w:pPr>
        <w:pStyle w:val="vietastesis"/>
        <w:numPr>
          <w:ilvl w:val="0"/>
          <w:numId w:val="15"/>
        </w:numPr>
        <w:ind w:left="340" w:hanging="340"/>
      </w:pPr>
      <w:r w:rsidRPr="00242E3C">
        <w:br w:type="page"/>
      </w:r>
    </w:p>
    <w:p w:rsidR="00590272" w:rsidRPr="00242E3C" w:rsidRDefault="009C1E99" w:rsidP="00582BAE">
      <w:pPr>
        <w:pStyle w:val="Ttulo1"/>
        <w:keepNext w:val="0"/>
        <w:keepLines w:val="0"/>
        <w:numPr>
          <w:ilvl w:val="0"/>
          <w:numId w:val="0"/>
        </w:numPr>
        <w:jc w:val="center"/>
      </w:pPr>
      <w:r w:rsidRPr="00242E3C">
        <w:lastRenderedPageBreak/>
        <w:t>Bibliografía</w:t>
      </w:r>
    </w:p>
    <w:p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rsidR="007657DA" w:rsidRPr="00242E3C" w:rsidRDefault="007657DA" w:rsidP="00FE48D6">
      <w:pPr>
        <w:spacing w:line="240" w:lineRule="auto"/>
        <w:rPr>
          <w:sz w:val="18"/>
          <w:szCs w:val="22"/>
        </w:rPr>
      </w:pPr>
    </w:p>
    <w:p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rsidR="007657DA" w:rsidRPr="00242E3C" w:rsidRDefault="007657DA" w:rsidP="00FE48D6">
      <w:pPr>
        <w:spacing w:line="240" w:lineRule="auto"/>
        <w:rPr>
          <w:sz w:val="18"/>
          <w:szCs w:val="22"/>
        </w:rPr>
      </w:pPr>
    </w:p>
    <w:p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50" w:history="1">
        <w:r w:rsidR="009C1E99" w:rsidRPr="00242E3C">
          <w:rPr>
            <w:rStyle w:val="Hipervnculo"/>
            <w:szCs w:val="22"/>
          </w:rPr>
          <w:t>http://www.bcrp.gob.pe/docs/Publicaciones/Notas-Estudios/2016/nota-de-estudios-85-2016.pdf</w:t>
        </w:r>
      </w:hyperlink>
    </w:p>
    <w:p w:rsidR="009C1E99" w:rsidRPr="00242E3C" w:rsidRDefault="009C1E99" w:rsidP="00FE48D6">
      <w:pPr>
        <w:spacing w:line="240" w:lineRule="auto"/>
        <w:rPr>
          <w:sz w:val="18"/>
          <w:szCs w:val="22"/>
        </w:rPr>
      </w:pPr>
    </w:p>
    <w:p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1"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rsidR="007657DA" w:rsidRPr="00242E3C" w:rsidRDefault="007657DA" w:rsidP="00FE48D6">
      <w:pPr>
        <w:spacing w:line="240" w:lineRule="auto"/>
        <w:rPr>
          <w:sz w:val="18"/>
          <w:szCs w:val="22"/>
        </w:rPr>
      </w:pPr>
    </w:p>
    <w:p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rsidR="007657DA" w:rsidRPr="00242E3C" w:rsidRDefault="007657DA" w:rsidP="00FE48D6">
      <w:pPr>
        <w:spacing w:line="240" w:lineRule="auto"/>
        <w:rPr>
          <w:sz w:val="18"/>
          <w:szCs w:val="22"/>
        </w:rPr>
      </w:pPr>
    </w:p>
    <w:p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2"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rsidR="007657DA" w:rsidRPr="00242E3C" w:rsidRDefault="007657DA" w:rsidP="00FE48D6">
      <w:pPr>
        <w:spacing w:line="240" w:lineRule="auto"/>
        <w:rPr>
          <w:sz w:val="18"/>
          <w:szCs w:val="22"/>
        </w:rPr>
      </w:pPr>
    </w:p>
    <w:p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rsidR="007657DA" w:rsidRPr="00242E3C" w:rsidRDefault="007657DA" w:rsidP="00FE48D6">
      <w:pPr>
        <w:spacing w:line="240" w:lineRule="auto"/>
        <w:rPr>
          <w:sz w:val="18"/>
          <w:szCs w:val="22"/>
        </w:rPr>
      </w:pPr>
    </w:p>
    <w:p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3" w:history="1">
        <w:r w:rsidRPr="00242E3C">
          <w:rPr>
            <w:rStyle w:val="Hipervnculo"/>
            <w:szCs w:val="22"/>
          </w:rPr>
          <w:t>http://www.iadb.org/research/dia/2010/files/DIA_2010_Spanish.pdf</w:t>
        </w:r>
      </w:hyperlink>
      <w:r w:rsidRPr="00242E3C">
        <w:rPr>
          <w:szCs w:val="22"/>
        </w:rPr>
        <w:t xml:space="preserve">  &gt;</w:t>
      </w:r>
    </w:p>
    <w:p w:rsidR="007657DA" w:rsidRPr="00242E3C" w:rsidRDefault="007657DA" w:rsidP="00FE48D6">
      <w:pPr>
        <w:spacing w:line="240" w:lineRule="auto"/>
        <w:rPr>
          <w:sz w:val="18"/>
          <w:szCs w:val="22"/>
        </w:rPr>
      </w:pPr>
    </w:p>
    <w:p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rsidR="0091307F" w:rsidRPr="00242E3C" w:rsidRDefault="0091307F" w:rsidP="00FE48D6">
      <w:pPr>
        <w:spacing w:line="240" w:lineRule="auto"/>
        <w:rPr>
          <w:sz w:val="18"/>
          <w:szCs w:val="22"/>
          <w:lang w:val="en-US"/>
        </w:rPr>
      </w:pPr>
    </w:p>
    <w:p w:rsidR="00E00666" w:rsidRPr="00242E3C" w:rsidRDefault="00E00666" w:rsidP="009C1E99">
      <w:pPr>
        <w:rPr>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Education.</w:t>
      </w:r>
    </w:p>
    <w:p w:rsidR="007657DA" w:rsidRPr="00242E3C" w:rsidRDefault="007657DA" w:rsidP="00FE48D6">
      <w:pPr>
        <w:spacing w:line="240" w:lineRule="auto"/>
        <w:rPr>
          <w:sz w:val="18"/>
          <w:szCs w:val="22"/>
        </w:rPr>
      </w:pPr>
    </w:p>
    <w:p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4" w:history="1">
        <w:r w:rsidRPr="00242E3C">
          <w:rPr>
            <w:rStyle w:val="Hipervnculo"/>
            <w:szCs w:val="22"/>
          </w:rPr>
          <w:t>http://www.conadisperu.gob.pe/observatorio/images/articulos/pdf/version_1_AuditivaJP.pdf</w:t>
        </w:r>
      </w:hyperlink>
      <w:r w:rsidRPr="00242E3C">
        <w:rPr>
          <w:szCs w:val="22"/>
        </w:rPr>
        <w:t xml:space="preserve">&gt; </w:t>
      </w:r>
    </w:p>
    <w:p w:rsidR="007657DA" w:rsidRPr="00242E3C" w:rsidRDefault="007657DA" w:rsidP="00FE48D6">
      <w:pPr>
        <w:spacing w:line="240" w:lineRule="auto"/>
        <w:rPr>
          <w:sz w:val="18"/>
          <w:szCs w:val="22"/>
        </w:rPr>
      </w:pPr>
    </w:p>
    <w:p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5" w:history="1">
        <w:r w:rsidRPr="00242E3C">
          <w:rPr>
            <w:rStyle w:val="Hipervnculo"/>
            <w:szCs w:val="22"/>
          </w:rPr>
          <w:t>http://pages.stern.nyu.edu/~adamodar/New_Home_Page/datafile/totalbeta.html</w:t>
        </w:r>
      </w:hyperlink>
      <w:r w:rsidRPr="00242E3C">
        <w:rPr>
          <w:szCs w:val="22"/>
        </w:rPr>
        <w:t>&gt;</w:t>
      </w:r>
    </w:p>
    <w:p w:rsidR="007657DA" w:rsidRPr="00242E3C" w:rsidRDefault="007657DA" w:rsidP="00FE48D6">
      <w:pPr>
        <w:spacing w:line="240" w:lineRule="auto"/>
        <w:rPr>
          <w:sz w:val="18"/>
          <w:szCs w:val="22"/>
        </w:rPr>
      </w:pPr>
    </w:p>
    <w:p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6"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rsidR="007657DA" w:rsidRPr="00242E3C" w:rsidRDefault="007657DA" w:rsidP="00FE48D6">
      <w:pPr>
        <w:spacing w:line="240" w:lineRule="auto"/>
        <w:rPr>
          <w:sz w:val="18"/>
          <w:szCs w:val="22"/>
        </w:rPr>
      </w:pPr>
    </w:p>
    <w:p w:rsidR="00EF52FF" w:rsidRPr="00242E3C" w:rsidRDefault="00EF52FF" w:rsidP="00582BAE">
      <w:pPr>
        <w:outlineLvl w:val="0"/>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rsidR="007657DA" w:rsidRPr="00242E3C" w:rsidRDefault="007657DA" w:rsidP="00FE48D6">
      <w:pPr>
        <w:spacing w:line="240" w:lineRule="auto"/>
        <w:rPr>
          <w:sz w:val="18"/>
          <w:szCs w:val="22"/>
        </w:rPr>
      </w:pPr>
    </w:p>
    <w:p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rsidR="007657DA" w:rsidRPr="00242E3C" w:rsidRDefault="007657DA" w:rsidP="00FE48D6">
      <w:pPr>
        <w:spacing w:line="240" w:lineRule="auto"/>
        <w:rPr>
          <w:sz w:val="18"/>
          <w:szCs w:val="22"/>
        </w:rPr>
      </w:pPr>
    </w:p>
    <w:p w:rsidR="00FE5E69" w:rsidRDefault="00FE5E69" w:rsidP="00582BAE">
      <w:pPr>
        <w:outlineLvl w:val="0"/>
        <w:rPr>
          <w:ins w:id="542" w:author="Daniel Montjoy Pita" w:date="2017-10-06T15:20:00Z"/>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proofErr w:type="spellStart"/>
      <w:r w:rsidR="00065BC5" w:rsidRPr="00242E3C">
        <w:rPr>
          <w:szCs w:val="22"/>
          <w:lang w:val="en-US"/>
        </w:rPr>
        <w:t>España</w:t>
      </w:r>
      <w:proofErr w:type="spellEnd"/>
      <w:r w:rsidR="00065BC5" w:rsidRPr="00242E3C">
        <w:rPr>
          <w:szCs w:val="22"/>
          <w:lang w:val="en-US"/>
        </w:rPr>
        <w:t xml:space="preserve">: </w:t>
      </w:r>
      <w:r w:rsidRPr="00242E3C">
        <w:rPr>
          <w:szCs w:val="22"/>
          <w:lang w:val="en-US"/>
        </w:rPr>
        <w:t>Pearson.</w:t>
      </w:r>
    </w:p>
    <w:p w:rsidR="00DA790E" w:rsidRDefault="00DA790E" w:rsidP="00582BAE">
      <w:pPr>
        <w:outlineLvl w:val="0"/>
        <w:rPr>
          <w:ins w:id="543" w:author="Daniel Montjoy Pita" w:date="2017-10-06T15:20:00Z"/>
          <w:szCs w:val="22"/>
          <w:lang w:val="en-US"/>
        </w:rPr>
      </w:pPr>
    </w:p>
    <w:p w:rsidR="00DA790E" w:rsidRPr="00242E3C" w:rsidRDefault="00DA790E" w:rsidP="00582BAE">
      <w:pPr>
        <w:outlineLvl w:val="0"/>
        <w:rPr>
          <w:szCs w:val="22"/>
          <w:lang w:val="en-US"/>
        </w:rPr>
      </w:pPr>
      <w:proofErr w:type="spellStart"/>
      <w:proofErr w:type="gramStart"/>
      <w:ins w:id="544" w:author="Daniel Montjoy Pita" w:date="2017-10-06T15:20:00Z">
        <w:r>
          <w:rPr>
            <w:szCs w:val="22"/>
            <w:lang w:val="en-US"/>
          </w:rPr>
          <w:t>División</w:t>
        </w:r>
        <w:proofErr w:type="spellEnd"/>
        <w:r>
          <w:rPr>
            <w:szCs w:val="22"/>
            <w:lang w:val="en-US"/>
          </w:rPr>
          <w:t xml:space="preserve"> de </w:t>
        </w:r>
        <w:proofErr w:type="spellStart"/>
        <w:r>
          <w:rPr>
            <w:szCs w:val="22"/>
            <w:lang w:val="en-US"/>
          </w:rPr>
          <w:t>Desarrollo</w:t>
        </w:r>
        <w:proofErr w:type="spellEnd"/>
        <w:r>
          <w:rPr>
            <w:szCs w:val="22"/>
            <w:lang w:val="en-US"/>
          </w:rPr>
          <w:t xml:space="preserve"> </w:t>
        </w:r>
        <w:proofErr w:type="spellStart"/>
        <w:r>
          <w:rPr>
            <w:szCs w:val="22"/>
            <w:lang w:val="en-US"/>
          </w:rPr>
          <w:t>Productivo</w:t>
        </w:r>
        <w:proofErr w:type="spellEnd"/>
        <w:r>
          <w:rPr>
            <w:szCs w:val="22"/>
            <w:lang w:val="en-US"/>
          </w:rPr>
          <w:t xml:space="preserve"> y </w:t>
        </w:r>
        <w:proofErr w:type="spellStart"/>
        <w:r>
          <w:rPr>
            <w:szCs w:val="22"/>
            <w:lang w:val="en-US"/>
          </w:rPr>
          <w:t>Empresarial</w:t>
        </w:r>
        <w:proofErr w:type="spellEnd"/>
        <w:r>
          <w:rPr>
            <w:szCs w:val="22"/>
            <w:lang w:val="en-US"/>
          </w:rPr>
          <w:t xml:space="preserve"> de la </w:t>
        </w:r>
        <w:proofErr w:type="spellStart"/>
        <w:r>
          <w:rPr>
            <w:szCs w:val="22"/>
            <w:lang w:val="en-US"/>
          </w:rPr>
          <w:t>Comisión</w:t>
        </w:r>
        <w:proofErr w:type="spellEnd"/>
        <w:r>
          <w:rPr>
            <w:szCs w:val="22"/>
            <w:lang w:val="en-US"/>
          </w:rPr>
          <w:t xml:space="preserve"> </w:t>
        </w:r>
        <w:proofErr w:type="spellStart"/>
        <w:r>
          <w:rPr>
            <w:szCs w:val="22"/>
            <w:lang w:val="en-US"/>
          </w:rPr>
          <w:t>Económica</w:t>
        </w:r>
        <w:proofErr w:type="spellEnd"/>
        <w:r>
          <w:rPr>
            <w:szCs w:val="22"/>
            <w:lang w:val="en-US"/>
          </w:rPr>
          <w:t xml:space="preserve"> </w:t>
        </w:r>
        <w:proofErr w:type="spellStart"/>
        <w:r>
          <w:rPr>
            <w:szCs w:val="22"/>
            <w:lang w:val="en-US"/>
          </w:rPr>
          <w:t>para</w:t>
        </w:r>
        <w:proofErr w:type="spellEnd"/>
        <w:r>
          <w:rPr>
            <w:szCs w:val="22"/>
            <w:lang w:val="en-US"/>
          </w:rPr>
          <w:t xml:space="preserve"> </w:t>
        </w:r>
        <w:proofErr w:type="spellStart"/>
        <w:r>
          <w:rPr>
            <w:szCs w:val="22"/>
            <w:lang w:val="en-US"/>
          </w:rPr>
          <w:t>América</w:t>
        </w:r>
        <w:proofErr w:type="spellEnd"/>
        <w:r>
          <w:rPr>
            <w:szCs w:val="22"/>
            <w:lang w:val="en-US"/>
          </w:rPr>
          <w:t xml:space="preserve"> Latina y el Caribe</w:t>
        </w:r>
      </w:ins>
      <w:ins w:id="545" w:author="Daniel Montjoy Pita" w:date="2017-10-06T15:26:00Z">
        <w:r>
          <w:rPr>
            <w:szCs w:val="22"/>
            <w:lang w:val="en-US"/>
          </w:rPr>
          <w:t xml:space="preserve"> (2017)</w:t>
        </w:r>
      </w:ins>
      <w:ins w:id="546" w:author="Daniel Montjoy Pita" w:date="2017-10-06T15:20:00Z">
        <w:r>
          <w:rPr>
            <w:szCs w:val="22"/>
            <w:lang w:val="en-US"/>
          </w:rPr>
          <w:t>.</w:t>
        </w:r>
        <w:proofErr w:type="gramEnd"/>
        <w:r>
          <w:rPr>
            <w:szCs w:val="22"/>
            <w:lang w:val="en-US"/>
          </w:rPr>
          <w:t xml:space="preserve"> </w:t>
        </w:r>
      </w:ins>
      <w:ins w:id="547" w:author="Daniel Montjoy Pita" w:date="2017-10-06T15:26:00Z">
        <w:r w:rsidRPr="00702403">
          <w:rPr>
            <w:i/>
            <w:szCs w:val="22"/>
            <w:lang w:val="en-US"/>
            <w:rPrChange w:id="548" w:author="Daniel Montjoy Pita" w:date="2017-10-06T15:29:00Z">
              <w:rPr>
                <w:szCs w:val="22"/>
                <w:lang w:val="en-US"/>
              </w:rPr>
            </w:rPrChange>
          </w:rPr>
          <w:t xml:space="preserve">La inversion </w:t>
        </w:r>
        <w:proofErr w:type="spellStart"/>
        <w:r w:rsidRPr="00702403">
          <w:rPr>
            <w:i/>
            <w:szCs w:val="22"/>
            <w:lang w:val="en-US"/>
            <w:rPrChange w:id="549" w:author="Daniel Montjoy Pita" w:date="2017-10-06T15:29:00Z">
              <w:rPr>
                <w:szCs w:val="22"/>
                <w:lang w:val="en-US"/>
              </w:rPr>
            </w:rPrChange>
          </w:rPr>
          <w:t>Extranjera</w:t>
        </w:r>
        <w:proofErr w:type="spellEnd"/>
        <w:r w:rsidRPr="00702403">
          <w:rPr>
            <w:i/>
            <w:szCs w:val="22"/>
            <w:lang w:val="en-US"/>
            <w:rPrChange w:id="550" w:author="Daniel Montjoy Pita" w:date="2017-10-06T15:29:00Z">
              <w:rPr>
                <w:szCs w:val="22"/>
                <w:lang w:val="en-US"/>
              </w:rPr>
            </w:rPrChange>
          </w:rPr>
          <w:t xml:space="preserve"> </w:t>
        </w:r>
        <w:proofErr w:type="spellStart"/>
        <w:r w:rsidRPr="00702403">
          <w:rPr>
            <w:i/>
            <w:szCs w:val="22"/>
            <w:lang w:val="en-US"/>
            <w:rPrChange w:id="551" w:author="Daniel Montjoy Pita" w:date="2017-10-06T15:29:00Z">
              <w:rPr>
                <w:szCs w:val="22"/>
                <w:lang w:val="en-US"/>
              </w:rPr>
            </w:rPrChange>
          </w:rPr>
          <w:t>Directa</w:t>
        </w:r>
        <w:proofErr w:type="spellEnd"/>
        <w:r w:rsidRPr="00702403">
          <w:rPr>
            <w:i/>
            <w:szCs w:val="22"/>
            <w:lang w:val="en-US"/>
            <w:rPrChange w:id="552" w:author="Daniel Montjoy Pita" w:date="2017-10-06T15:29:00Z">
              <w:rPr>
                <w:szCs w:val="22"/>
                <w:lang w:val="en-US"/>
              </w:rPr>
            </w:rPrChange>
          </w:rPr>
          <w:t xml:space="preserve"> en </w:t>
        </w:r>
        <w:proofErr w:type="spellStart"/>
        <w:r w:rsidRPr="00702403">
          <w:rPr>
            <w:i/>
            <w:szCs w:val="22"/>
            <w:lang w:val="en-US"/>
            <w:rPrChange w:id="553" w:author="Daniel Montjoy Pita" w:date="2017-10-06T15:29:00Z">
              <w:rPr>
                <w:szCs w:val="22"/>
                <w:lang w:val="en-US"/>
              </w:rPr>
            </w:rPrChange>
          </w:rPr>
          <w:t>América</w:t>
        </w:r>
        <w:proofErr w:type="spellEnd"/>
        <w:r w:rsidRPr="00702403">
          <w:rPr>
            <w:i/>
            <w:szCs w:val="22"/>
            <w:lang w:val="en-US"/>
            <w:rPrChange w:id="554" w:author="Daniel Montjoy Pita" w:date="2017-10-06T15:29:00Z">
              <w:rPr>
                <w:szCs w:val="22"/>
                <w:lang w:val="en-US"/>
              </w:rPr>
            </w:rPrChange>
          </w:rPr>
          <w:t xml:space="preserve"> Latina y el Caribe</w:t>
        </w:r>
        <w:r>
          <w:rPr>
            <w:szCs w:val="22"/>
            <w:lang w:val="en-US"/>
          </w:rPr>
          <w:t>.</w:t>
        </w:r>
      </w:ins>
      <w:ins w:id="555" w:author="Daniel Montjoy Pita" w:date="2017-10-06T15:30:00Z">
        <w:r w:rsidR="00702403">
          <w:rPr>
            <w:szCs w:val="22"/>
            <w:lang w:val="en-US"/>
          </w:rPr>
          <w:t xml:space="preserve"> </w:t>
        </w:r>
        <w:proofErr w:type="spellStart"/>
        <w:proofErr w:type="gramStart"/>
        <w:r w:rsidR="00702403">
          <w:rPr>
            <w:szCs w:val="22"/>
            <w:lang w:val="en-US"/>
          </w:rPr>
          <w:t>Publicación</w:t>
        </w:r>
        <w:proofErr w:type="spellEnd"/>
        <w:r w:rsidR="00702403">
          <w:rPr>
            <w:szCs w:val="22"/>
            <w:lang w:val="en-US"/>
          </w:rPr>
          <w:t xml:space="preserve"> de </w:t>
        </w:r>
        <w:proofErr w:type="spellStart"/>
        <w:r w:rsidR="00702403">
          <w:rPr>
            <w:szCs w:val="22"/>
            <w:lang w:val="en-US"/>
          </w:rPr>
          <w:t>las</w:t>
        </w:r>
        <w:proofErr w:type="spellEnd"/>
        <w:r w:rsidR="00702403">
          <w:rPr>
            <w:szCs w:val="22"/>
            <w:lang w:val="en-US"/>
          </w:rPr>
          <w:t xml:space="preserve"> </w:t>
        </w:r>
        <w:proofErr w:type="spellStart"/>
        <w:r w:rsidR="00702403">
          <w:rPr>
            <w:szCs w:val="22"/>
            <w:lang w:val="en-US"/>
          </w:rPr>
          <w:t>Naciones</w:t>
        </w:r>
        <w:proofErr w:type="spellEnd"/>
        <w:r w:rsidR="00702403">
          <w:rPr>
            <w:szCs w:val="22"/>
            <w:lang w:val="en-US"/>
          </w:rPr>
          <w:t xml:space="preserve"> </w:t>
        </w:r>
        <w:proofErr w:type="spellStart"/>
        <w:r w:rsidR="00702403">
          <w:rPr>
            <w:szCs w:val="22"/>
            <w:lang w:val="en-US"/>
          </w:rPr>
          <w:t>Unidas</w:t>
        </w:r>
        <w:proofErr w:type="spellEnd"/>
        <w:r w:rsidR="00702403">
          <w:rPr>
            <w:szCs w:val="22"/>
            <w:lang w:val="en-US"/>
          </w:rPr>
          <w:t>.</w:t>
        </w:r>
      </w:ins>
      <w:proofErr w:type="gramEnd"/>
    </w:p>
    <w:p w:rsidR="00065BC5" w:rsidRPr="00242E3C" w:rsidRDefault="00065BC5" w:rsidP="00065BC5">
      <w:pPr>
        <w:spacing w:line="240" w:lineRule="auto"/>
        <w:rPr>
          <w:sz w:val="18"/>
          <w:szCs w:val="18"/>
          <w:lang w:val="en-US"/>
        </w:rPr>
      </w:pPr>
    </w:p>
    <w:p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7" w:history="1">
        <w:r w:rsidRPr="00242E3C">
          <w:rPr>
            <w:rStyle w:val="Hipervnculo"/>
            <w:szCs w:val="22"/>
          </w:rPr>
          <w:t>http://store.eiu.com/</w:t>
        </w:r>
      </w:hyperlink>
      <w:r w:rsidRPr="00242E3C">
        <w:rPr>
          <w:szCs w:val="22"/>
        </w:rPr>
        <w:t xml:space="preserve"> &gt;</w:t>
      </w:r>
    </w:p>
    <w:p w:rsidR="0091307F" w:rsidRPr="00242E3C" w:rsidRDefault="0091307F" w:rsidP="00FE48D6">
      <w:pPr>
        <w:spacing w:line="240" w:lineRule="auto"/>
        <w:rPr>
          <w:sz w:val="18"/>
          <w:szCs w:val="22"/>
        </w:rPr>
      </w:pPr>
    </w:p>
    <w:p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rsidR="007657DA" w:rsidRPr="00242E3C" w:rsidRDefault="007657DA" w:rsidP="00FE48D6">
      <w:pPr>
        <w:spacing w:line="240" w:lineRule="auto"/>
        <w:rPr>
          <w:sz w:val="18"/>
          <w:szCs w:val="22"/>
        </w:rPr>
      </w:pPr>
    </w:p>
    <w:p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rsidR="007657DA" w:rsidRPr="00242E3C" w:rsidRDefault="007657DA" w:rsidP="00FE48D6">
      <w:pPr>
        <w:spacing w:line="240" w:lineRule="auto"/>
        <w:rPr>
          <w:sz w:val="18"/>
          <w:szCs w:val="22"/>
          <w:lang w:val="en-US"/>
        </w:rPr>
      </w:pPr>
    </w:p>
    <w:p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rsidR="00023690" w:rsidRPr="00242E3C" w:rsidRDefault="00023690" w:rsidP="009C1E99">
      <w:pPr>
        <w:rPr>
          <w:szCs w:val="22"/>
          <w:lang w:val="en-US"/>
        </w:rPr>
      </w:pPr>
    </w:p>
    <w:p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rsidR="0028365B" w:rsidRPr="00242E3C" w:rsidRDefault="0028365B" w:rsidP="009C1E99">
      <w:pPr>
        <w:rPr>
          <w:bCs/>
          <w:szCs w:val="22"/>
        </w:rPr>
      </w:pPr>
    </w:p>
    <w:p w:rsidR="00E00666" w:rsidRPr="00242E3C" w:rsidRDefault="00E00666" w:rsidP="009C1E99">
      <w:pPr>
        <w:rPr>
          <w:szCs w:val="22"/>
        </w:rPr>
      </w:pPr>
      <w:r w:rsidRPr="00242E3C">
        <w:rPr>
          <w:szCs w:val="22"/>
          <w:lang w:val="en-US"/>
        </w:rPr>
        <w:lastRenderedPageBreak/>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rsidR="007657DA" w:rsidRPr="00242E3C" w:rsidRDefault="007657DA" w:rsidP="00FE48D6">
      <w:pPr>
        <w:spacing w:line="240" w:lineRule="auto"/>
        <w:rPr>
          <w:sz w:val="18"/>
          <w:szCs w:val="22"/>
        </w:rPr>
      </w:pPr>
    </w:p>
    <w:p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Fecha de consulta: 09/12/2016. Disponible en &lt;</w:t>
      </w:r>
      <w:hyperlink r:id="rId58"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rsidR="007657DA" w:rsidRPr="00242E3C" w:rsidRDefault="007657DA" w:rsidP="00FE48D6">
      <w:pPr>
        <w:spacing w:line="240" w:lineRule="auto"/>
        <w:rPr>
          <w:sz w:val="18"/>
          <w:szCs w:val="22"/>
        </w:rPr>
      </w:pPr>
    </w:p>
    <w:p w:rsidR="00AB7A20" w:rsidRDefault="00AB7A20" w:rsidP="009C1E99">
      <w:pPr>
        <w:rPr>
          <w:ins w:id="556" w:author="Daniel Montjoy Pita" w:date="2017-10-09T12:20:00Z"/>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59" w:history="1">
        <w:r w:rsidRPr="00242E3C">
          <w:rPr>
            <w:rStyle w:val="Hipervnculo"/>
            <w:szCs w:val="22"/>
          </w:rPr>
          <w:t>https://www.inei.gob.pe/media/MenuRecursivo/publicaciones_digitales/Est/Lib1171/ENEDIS%202012%20-%20COMPLETO.pdf</w:t>
        </w:r>
      </w:hyperlink>
      <w:r w:rsidRPr="00242E3C">
        <w:rPr>
          <w:szCs w:val="22"/>
        </w:rPr>
        <w:t xml:space="preserve">  &gt;</w:t>
      </w:r>
    </w:p>
    <w:p w:rsidR="00422711" w:rsidRPr="00242E3C" w:rsidRDefault="00422711" w:rsidP="009C1E99">
      <w:pPr>
        <w:rPr>
          <w:szCs w:val="22"/>
        </w:rPr>
      </w:pPr>
    </w:p>
    <w:p w:rsidR="007657DA" w:rsidRPr="00242E3C" w:rsidDel="00422711" w:rsidRDefault="007657DA" w:rsidP="00FE48D6">
      <w:pPr>
        <w:spacing w:line="240" w:lineRule="auto"/>
        <w:rPr>
          <w:del w:id="557" w:author="Daniel Montjoy Pita" w:date="2017-10-09T12:21:00Z"/>
          <w:sz w:val="18"/>
          <w:szCs w:val="22"/>
        </w:rPr>
      </w:pPr>
    </w:p>
    <w:p w:rsidR="00AA6384" w:rsidRDefault="00AA6384" w:rsidP="009C1E99">
      <w:pPr>
        <w:rPr>
          <w:ins w:id="558" w:author="Daniel Montjoy Pita" w:date="2017-10-09T12:21:00Z"/>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xml:space="preserve">. Fecha de consulta: 09/12/2016. Disponible en </w:t>
      </w:r>
      <w:ins w:id="559" w:author="Daniel Montjoy Pita" w:date="2017-10-09T12:21:00Z">
        <w:r w:rsidR="00422711">
          <w:rPr>
            <w:szCs w:val="22"/>
          </w:rPr>
          <w:fldChar w:fldCharType="begin"/>
        </w:r>
        <w:r w:rsidR="00422711">
          <w:rPr>
            <w:szCs w:val="22"/>
          </w:rPr>
          <w:instrText xml:space="preserve"> HYPERLINK "</w:instrText>
        </w:r>
      </w:ins>
      <w:r w:rsidR="00422711" w:rsidRPr="00242E3C">
        <w:rPr>
          <w:szCs w:val="22"/>
        </w:rPr>
        <w:instrText xml:space="preserve">http://www.minsa.gob.pe/estadisticas/ estadisticas/indicadoresSalud/demograficos/poblaciontotal/POBVIDMacros.asp </w:instrText>
      </w:r>
      <w:ins w:id="560" w:author="Daniel Montjoy Pita" w:date="2017-10-09T12:21:00Z">
        <w:r w:rsidR="00422711">
          <w:rPr>
            <w:szCs w:val="22"/>
          </w:rPr>
          <w:instrText xml:space="preserve">" </w:instrText>
        </w:r>
        <w:r w:rsidR="00422711">
          <w:rPr>
            <w:szCs w:val="22"/>
          </w:rPr>
          <w:fldChar w:fldCharType="separate"/>
        </w:r>
      </w:ins>
      <w:r w:rsidR="00422711" w:rsidRPr="00A108C7">
        <w:rPr>
          <w:rStyle w:val="Hipervnculo"/>
          <w:szCs w:val="22"/>
        </w:rPr>
        <w:t xml:space="preserve">http://www.minsa.gob.pe/estadisticas/ estadisticas/indicadoresSalud/demograficos/poblaciontotal/POBVIDMacros.asp </w:t>
      </w:r>
      <w:ins w:id="561" w:author="Daniel Montjoy Pita" w:date="2017-10-09T12:21:00Z">
        <w:r w:rsidR="00422711">
          <w:rPr>
            <w:szCs w:val="22"/>
          </w:rPr>
          <w:fldChar w:fldCharType="end"/>
        </w:r>
      </w:ins>
    </w:p>
    <w:p w:rsidR="00422711" w:rsidRDefault="00422711" w:rsidP="009C1E99">
      <w:pPr>
        <w:rPr>
          <w:ins w:id="562" w:author="Daniel Montjoy Pita" w:date="2017-10-09T12:21:00Z"/>
          <w:szCs w:val="22"/>
        </w:rPr>
      </w:pPr>
    </w:p>
    <w:p w:rsidR="00422711" w:rsidRDefault="00422711" w:rsidP="00422711">
      <w:pPr>
        <w:rPr>
          <w:ins w:id="563" w:author="Daniel Montjoy Pita" w:date="2017-10-09T12:21:00Z"/>
          <w:szCs w:val="22"/>
        </w:rPr>
      </w:pPr>
      <w:ins w:id="564" w:author="Daniel Montjoy Pita" w:date="2017-10-09T12:21:00Z">
        <w:r w:rsidRPr="00242E3C">
          <w:rPr>
            <w:szCs w:val="22"/>
          </w:rPr>
          <w:t>Instituto Nacional de</w:t>
        </w:r>
        <w:r>
          <w:rPr>
            <w:szCs w:val="22"/>
          </w:rPr>
          <w:t xml:space="preserve"> Estadística e Informática (2017</w:t>
        </w:r>
        <w:r w:rsidRPr="00242E3C">
          <w:rPr>
            <w:szCs w:val="22"/>
          </w:rPr>
          <w:t xml:space="preserve">). </w:t>
        </w:r>
        <w:r w:rsidRPr="00BC07DD">
          <w:rPr>
            <w:i/>
            <w:szCs w:val="22"/>
          </w:rPr>
          <w:t>Situación de la Población</w:t>
        </w:r>
        <w:r>
          <w:rPr>
            <w:i/>
            <w:szCs w:val="22"/>
          </w:rPr>
          <w:t xml:space="preserve"> Adulta Mayor</w:t>
        </w:r>
        <w:r>
          <w:rPr>
            <w:szCs w:val="22"/>
          </w:rPr>
          <w:t>. Fecha de consulta: 07/10/2017</w:t>
        </w:r>
        <w:r w:rsidRPr="00242E3C">
          <w:rPr>
            <w:szCs w:val="22"/>
          </w:rPr>
          <w:t xml:space="preserve">. Disponible en </w:t>
        </w:r>
      </w:ins>
    </w:p>
    <w:p w:rsidR="00422711" w:rsidRPr="00BC07DD" w:rsidRDefault="00422711" w:rsidP="00422711">
      <w:pPr>
        <w:rPr>
          <w:ins w:id="565" w:author="Daniel Montjoy Pita" w:date="2017-10-09T12:21:00Z"/>
          <w:i/>
          <w:szCs w:val="22"/>
        </w:rPr>
      </w:pPr>
      <w:bookmarkStart w:id="566" w:name="_GoBack"/>
      <w:bookmarkEnd w:id="566"/>
      <w:ins w:id="567" w:author="Daniel Montjoy Pita" w:date="2017-10-09T12:21:00Z">
        <w:r w:rsidRPr="00242E3C">
          <w:rPr>
            <w:szCs w:val="22"/>
          </w:rPr>
          <w:t>&lt;</w:t>
        </w:r>
        <w:r>
          <w:fldChar w:fldCharType="begin"/>
        </w:r>
        <w:r>
          <w:instrText xml:space="preserve"> HYPERLINK "https://www.inei.gob.pe/media/MenuRecursivo/boletines/03-informe-tecnico-n03_adulto-abr-may-jun2017.pdf" </w:instrText>
        </w:r>
        <w:r>
          <w:fldChar w:fldCharType="separate"/>
        </w:r>
        <w:r w:rsidRPr="00021E99">
          <w:rPr>
            <w:rStyle w:val="Hipervnculo"/>
            <w:szCs w:val="22"/>
          </w:rPr>
          <w:t>https://www.inei.gob.pe/media/MenuRecursivo/boletines/03-informe-tecnico-n03_adulto-abr-may-jun2017.pdf</w:t>
        </w:r>
        <w:r>
          <w:rPr>
            <w:rStyle w:val="Hipervnculo"/>
            <w:szCs w:val="22"/>
          </w:rPr>
          <w:fldChar w:fldCharType="end"/>
        </w:r>
        <w:r w:rsidRPr="00242E3C">
          <w:rPr>
            <w:szCs w:val="22"/>
          </w:rPr>
          <w:t>&gt;</w:t>
        </w:r>
      </w:ins>
    </w:p>
    <w:p w:rsidR="00422711" w:rsidRPr="00242E3C" w:rsidDel="00422711" w:rsidRDefault="00422711" w:rsidP="009C1E99">
      <w:pPr>
        <w:rPr>
          <w:del w:id="568" w:author="Daniel Montjoy Pita" w:date="2017-10-09T12:21:00Z"/>
          <w:szCs w:val="22"/>
        </w:rPr>
      </w:pPr>
    </w:p>
    <w:p w:rsidR="007657DA" w:rsidRPr="00242E3C" w:rsidRDefault="007657DA" w:rsidP="00FE48D6">
      <w:pPr>
        <w:spacing w:line="240" w:lineRule="auto"/>
        <w:rPr>
          <w:sz w:val="18"/>
          <w:szCs w:val="22"/>
        </w:rPr>
      </w:pPr>
    </w:p>
    <w:p w:rsidR="00510B54" w:rsidRPr="00242E3C" w:rsidRDefault="00510B54" w:rsidP="00582BAE">
      <w:pPr>
        <w:outlineLvl w:val="0"/>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rsidR="007657DA" w:rsidRPr="00242E3C" w:rsidRDefault="007657DA" w:rsidP="00FE48D6">
      <w:pPr>
        <w:spacing w:line="240" w:lineRule="auto"/>
        <w:rPr>
          <w:sz w:val="18"/>
          <w:szCs w:val="22"/>
        </w:rPr>
      </w:pPr>
    </w:p>
    <w:p w:rsidR="00784192" w:rsidRPr="00242E3C" w:rsidRDefault="00784192" w:rsidP="00582BAE">
      <w:pPr>
        <w:outlineLvl w:val="0"/>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rsidR="007657DA" w:rsidRPr="00242E3C" w:rsidRDefault="007657DA" w:rsidP="00FE48D6">
      <w:pPr>
        <w:spacing w:line="240" w:lineRule="auto"/>
        <w:rPr>
          <w:sz w:val="18"/>
          <w:szCs w:val="22"/>
        </w:rPr>
      </w:pPr>
    </w:p>
    <w:p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rsidR="007657DA" w:rsidRPr="00242E3C" w:rsidRDefault="007657DA" w:rsidP="00FE48D6">
      <w:pPr>
        <w:spacing w:line="240" w:lineRule="auto"/>
        <w:rPr>
          <w:sz w:val="18"/>
          <w:szCs w:val="22"/>
        </w:rPr>
      </w:pPr>
    </w:p>
    <w:p w:rsidR="00E700B0" w:rsidRPr="00242E3C" w:rsidRDefault="00E1012E" w:rsidP="00582BAE">
      <w:pPr>
        <w:outlineLvl w:val="0"/>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rsidR="00065BC5" w:rsidRPr="00242E3C" w:rsidRDefault="00065BC5" w:rsidP="00B14697">
      <w:pPr>
        <w:spacing w:line="240" w:lineRule="auto"/>
        <w:rPr>
          <w:bCs/>
          <w:sz w:val="18"/>
          <w:szCs w:val="18"/>
          <w:lang w:val="en-US"/>
        </w:rPr>
      </w:pPr>
    </w:p>
    <w:p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rsidR="007657DA" w:rsidRPr="00242E3C" w:rsidRDefault="007657DA" w:rsidP="00FE48D6">
      <w:pPr>
        <w:spacing w:line="240" w:lineRule="auto"/>
        <w:rPr>
          <w:sz w:val="18"/>
          <w:szCs w:val="22"/>
          <w:lang w:val="en-US"/>
        </w:rPr>
      </w:pPr>
    </w:p>
    <w:p w:rsidR="00E00666" w:rsidRPr="00242E3C" w:rsidRDefault="00E00666" w:rsidP="00582BAE">
      <w:pPr>
        <w:outlineLvl w:val="0"/>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rsidR="003559F6" w:rsidRPr="00242E3C" w:rsidRDefault="003559F6" w:rsidP="00A737D3">
      <w:pPr>
        <w:rPr>
          <w:szCs w:val="22"/>
          <w:lang w:val="en-US"/>
        </w:rPr>
      </w:pPr>
    </w:p>
    <w:p w:rsidR="00A737D3" w:rsidRPr="00242E3C" w:rsidRDefault="00A737D3" w:rsidP="00582BAE">
      <w:pPr>
        <w:outlineLvl w:val="0"/>
      </w:pPr>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rsidR="007657DA" w:rsidRPr="00242E3C" w:rsidRDefault="007657DA" w:rsidP="00FE48D6">
      <w:pPr>
        <w:spacing w:line="240" w:lineRule="auto"/>
        <w:rPr>
          <w:sz w:val="18"/>
          <w:szCs w:val="22"/>
        </w:rPr>
      </w:pPr>
    </w:p>
    <w:p w:rsidR="00330536" w:rsidRPr="00242E3C" w:rsidRDefault="00330536" w:rsidP="009C1E99">
      <w:pPr>
        <w:rPr>
          <w:szCs w:val="22"/>
        </w:rPr>
      </w:pPr>
      <w:r w:rsidRPr="00242E3C">
        <w:rPr>
          <w:szCs w:val="22"/>
        </w:rPr>
        <w:lastRenderedPageBreak/>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60" w:history="1">
        <w:r w:rsidRPr="00242E3C">
          <w:rPr>
            <w:rStyle w:val="Hipervnculo"/>
            <w:szCs w:val="22"/>
          </w:rPr>
          <w:t>http://www.acuerdoscomerciales.gob.pe/</w:t>
        </w:r>
      </w:hyperlink>
      <w:r w:rsidRPr="00242E3C">
        <w:rPr>
          <w:szCs w:val="22"/>
        </w:rPr>
        <w:t xml:space="preserve">&gt; </w:t>
      </w:r>
    </w:p>
    <w:p w:rsidR="007657DA" w:rsidRPr="00242E3C" w:rsidRDefault="007657DA" w:rsidP="00FE48D6">
      <w:pPr>
        <w:spacing w:line="240" w:lineRule="auto"/>
        <w:rPr>
          <w:sz w:val="18"/>
          <w:szCs w:val="22"/>
        </w:rPr>
      </w:pPr>
    </w:p>
    <w:p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1"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rsidR="00023690" w:rsidRPr="00242E3C" w:rsidRDefault="00023690" w:rsidP="00023690">
      <w:pPr>
        <w:spacing w:line="240" w:lineRule="auto"/>
        <w:rPr>
          <w:sz w:val="18"/>
          <w:szCs w:val="22"/>
        </w:rPr>
      </w:pPr>
    </w:p>
    <w:p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rsidR="00447FBB" w:rsidRDefault="00447FBB" w:rsidP="00023690">
      <w:pPr>
        <w:rPr>
          <w:szCs w:val="22"/>
        </w:rPr>
      </w:pPr>
    </w:p>
    <w:p w:rsidR="00447FBB" w:rsidRDefault="00023690" w:rsidP="00447FBB">
      <w:pPr>
        <w:rPr>
          <w:ins w:id="569" w:author="Daniel Montjoy Pita" w:date="2017-10-09T12:20:00Z"/>
          <w:szCs w:val="22"/>
        </w:rPr>
      </w:pPr>
      <w:r w:rsidRPr="00242E3C">
        <w:rPr>
          <w:szCs w:val="22"/>
        </w:rPr>
        <w:t xml:space="preserve">Porter, Michael (1991). </w:t>
      </w:r>
      <w:r w:rsidRPr="00242E3C">
        <w:rPr>
          <w:i/>
          <w:szCs w:val="22"/>
        </w:rPr>
        <w:t>Ventaja Competitiva</w:t>
      </w:r>
      <w:r w:rsidRPr="00242E3C">
        <w:rPr>
          <w:szCs w:val="22"/>
        </w:rPr>
        <w:t>. Argentina: Editorial Real S.A.</w:t>
      </w:r>
      <w:del w:id="570" w:author="Daniel Montjoy Pita" w:date="2017-10-09T12:20:00Z">
        <w:r w:rsidR="00447FBB" w:rsidDel="00422711">
          <w:rPr>
            <w:szCs w:val="22"/>
          </w:rPr>
          <w:br w:type="page"/>
        </w:r>
      </w:del>
    </w:p>
    <w:p w:rsidR="00422711" w:rsidRDefault="00422711" w:rsidP="00447FBB">
      <w:pPr>
        <w:rPr>
          <w:szCs w:val="22"/>
        </w:rPr>
      </w:pPr>
    </w:p>
    <w:p w:rsidR="00777C76" w:rsidRPr="00242E3C" w:rsidRDefault="00023690" w:rsidP="00023690">
      <w:pPr>
        <w:rPr>
          <w:szCs w:val="22"/>
          <w:lang w:val="en-US"/>
        </w:rPr>
      </w:pPr>
      <w:r w:rsidRPr="00242E3C">
        <w:rPr>
          <w:szCs w:val="22"/>
          <w:lang w:val="en-US"/>
        </w:rPr>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rsidR="007657DA" w:rsidRPr="00242E3C" w:rsidRDefault="007657DA" w:rsidP="00FE48D6">
      <w:pPr>
        <w:spacing w:line="240" w:lineRule="auto"/>
        <w:rPr>
          <w:sz w:val="18"/>
          <w:szCs w:val="22"/>
          <w:lang w:val="en-US"/>
        </w:rPr>
      </w:pPr>
    </w:p>
    <w:p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rsidR="007657DA" w:rsidRPr="00242E3C" w:rsidRDefault="007657DA" w:rsidP="00FE48D6">
      <w:pPr>
        <w:spacing w:line="240" w:lineRule="auto"/>
        <w:rPr>
          <w:sz w:val="18"/>
          <w:szCs w:val="22"/>
        </w:rPr>
      </w:pPr>
    </w:p>
    <w:p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2" w:history="1">
        <w:r w:rsidR="00B14697" w:rsidRPr="00242E3C">
          <w:rPr>
            <w:rStyle w:val="Hipervnculo"/>
            <w:szCs w:val="22"/>
          </w:rPr>
          <w:t>https://www.pwc.com/mx/es/publicaciones /archivo/2014-10-alianza-pacifico-baja.pdf</w:t>
        </w:r>
      </w:hyperlink>
      <w:r w:rsidRPr="00242E3C">
        <w:rPr>
          <w:szCs w:val="22"/>
        </w:rPr>
        <w:t xml:space="preserve"> &gt;</w:t>
      </w:r>
    </w:p>
    <w:p w:rsidR="007657DA" w:rsidRPr="00242E3C" w:rsidRDefault="007657DA" w:rsidP="00FE48D6">
      <w:pPr>
        <w:spacing w:line="240" w:lineRule="auto"/>
        <w:rPr>
          <w:i/>
          <w:sz w:val="18"/>
          <w:szCs w:val="22"/>
        </w:rPr>
      </w:pPr>
    </w:p>
    <w:p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xml:space="preserve">. Fecha de consulta: 05/12/2016. </w:t>
      </w:r>
      <w:proofErr w:type="spellStart"/>
      <w:r w:rsidR="005A11F9" w:rsidRPr="00242E3C">
        <w:rPr>
          <w:szCs w:val="22"/>
          <w:lang w:val="en-US"/>
        </w:rPr>
        <w:t>Disponible</w:t>
      </w:r>
      <w:proofErr w:type="spellEnd"/>
      <w:r w:rsidR="005A11F9" w:rsidRPr="00242E3C">
        <w:rPr>
          <w:szCs w:val="22"/>
          <w:lang w:val="en-US"/>
        </w:rPr>
        <w:t xml:space="preserve"> en : &lt;</w:t>
      </w:r>
      <w:hyperlink r:id="rId63"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rsidR="007657DA" w:rsidRPr="00242E3C" w:rsidRDefault="007657DA" w:rsidP="00FE48D6">
      <w:pPr>
        <w:spacing w:line="240" w:lineRule="auto"/>
        <w:rPr>
          <w:sz w:val="18"/>
          <w:szCs w:val="22"/>
          <w:lang w:val="en-US"/>
        </w:rPr>
      </w:pPr>
    </w:p>
    <w:p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rsidR="004A7DCB" w:rsidRDefault="004A7DCB" w:rsidP="009C1E99">
      <w:pPr>
        <w:rPr>
          <w:szCs w:val="22"/>
          <w:lang w:val="en-US"/>
        </w:rPr>
      </w:pPr>
    </w:p>
    <w:p w:rsidR="004A7DCB" w:rsidRDefault="004A7DCB" w:rsidP="004A7DCB">
      <w:r w:rsidRPr="0010749E">
        <w:rPr>
          <w:lang w:val="en-US"/>
        </w:rPr>
        <w:t xml:space="preserve">Starkey Hearing Technologies (2016).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rsidR="007657DA" w:rsidRPr="00582BAE" w:rsidRDefault="007657DA" w:rsidP="00FE48D6">
      <w:pPr>
        <w:spacing w:line="240" w:lineRule="auto"/>
        <w:rPr>
          <w:sz w:val="18"/>
          <w:szCs w:val="22"/>
          <w:lang w:val="es-ES_tradnl"/>
        </w:rPr>
      </w:pPr>
    </w:p>
    <w:p w:rsidR="0051003B" w:rsidRPr="00242E3C" w:rsidRDefault="0051003B" w:rsidP="009C1E99">
      <w:pPr>
        <w:rPr>
          <w:szCs w:val="22"/>
        </w:rPr>
      </w:pPr>
      <w:r w:rsidRPr="00242E3C">
        <w:rPr>
          <w:szCs w:val="22"/>
        </w:rPr>
        <w:lastRenderedPageBreak/>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rsidR="007657DA" w:rsidRPr="00242E3C" w:rsidRDefault="007657DA" w:rsidP="00FE48D6">
      <w:pPr>
        <w:spacing w:line="240" w:lineRule="auto"/>
        <w:rPr>
          <w:sz w:val="18"/>
          <w:szCs w:val="22"/>
        </w:rPr>
      </w:pPr>
    </w:p>
    <w:p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4"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rsidR="007657DA" w:rsidRPr="00242E3C" w:rsidRDefault="007657DA" w:rsidP="00FE48D6">
      <w:pPr>
        <w:spacing w:line="240" w:lineRule="auto"/>
        <w:rPr>
          <w:sz w:val="18"/>
          <w:szCs w:val="22"/>
        </w:rPr>
      </w:pPr>
    </w:p>
    <w:p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5" w:history="1">
        <w:r w:rsidRPr="00242E3C">
          <w:rPr>
            <w:rStyle w:val="Hipervnculo"/>
            <w:szCs w:val="22"/>
          </w:rPr>
          <w:t>http://espanol.doingbusiness.org/~/media/WBG/DoingBusiness/Documents/Annual-Reports/English/DB17-Full-Report.pdf</w:t>
        </w:r>
      </w:hyperlink>
      <w:r w:rsidRPr="00242E3C">
        <w:rPr>
          <w:szCs w:val="22"/>
        </w:rPr>
        <w:t xml:space="preserve"> &gt;</w:t>
      </w:r>
    </w:p>
    <w:p w:rsidR="007657DA" w:rsidRPr="00242E3C" w:rsidRDefault="007657DA" w:rsidP="00FE48D6">
      <w:pPr>
        <w:spacing w:line="240" w:lineRule="auto"/>
        <w:rPr>
          <w:sz w:val="18"/>
          <w:szCs w:val="22"/>
        </w:rPr>
      </w:pPr>
    </w:p>
    <w:p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6"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rsidR="007657DA" w:rsidRPr="00242E3C" w:rsidRDefault="007657DA"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7657DA" w:rsidRPr="00242E3C" w:rsidRDefault="007657DA"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D974F7" w:rsidRPr="00242E3C" w:rsidRDefault="00D974F7" w:rsidP="00582BAE">
      <w:pPr>
        <w:pStyle w:val="Ttulo1"/>
        <w:keepNext w:val="0"/>
        <w:keepLines w:val="0"/>
        <w:numPr>
          <w:ilvl w:val="0"/>
          <w:numId w:val="0"/>
        </w:numPr>
        <w:jc w:val="center"/>
        <w:rPr>
          <w:rFonts w:cs="Times New Roman"/>
          <w:szCs w:val="22"/>
        </w:rPr>
      </w:pPr>
      <w:bookmarkStart w:id="571" w:name="_Toc491614625"/>
      <w:r w:rsidRPr="00242E3C">
        <w:rPr>
          <w:rFonts w:cs="Times New Roman"/>
          <w:szCs w:val="22"/>
        </w:rPr>
        <w:t>Anexo</w:t>
      </w:r>
      <w:r w:rsidR="00B34FFB" w:rsidRPr="00242E3C">
        <w:rPr>
          <w:rFonts w:cs="Times New Roman"/>
          <w:szCs w:val="22"/>
        </w:rPr>
        <w:t>s</w:t>
      </w:r>
      <w:bookmarkEnd w:id="571"/>
    </w:p>
    <w:p w:rsidR="00BE2A10" w:rsidRPr="00242E3C" w:rsidRDefault="00BE2A10"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rsidR="00351723" w:rsidRPr="00242E3C" w:rsidRDefault="00B86634" w:rsidP="00582BAE">
      <w:pPr>
        <w:pStyle w:val="Epgrafe"/>
        <w:outlineLvl w:val="0"/>
      </w:pPr>
      <w:bookmarkStart w:id="572"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572"/>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Personas con</w:t>
            </w:r>
          </w:p>
          <w:p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Población</w:t>
            </w:r>
          </w:p>
          <w:p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rsidR="00CD1D52" w:rsidRPr="00242E3C" w:rsidRDefault="00CD1D52" w:rsidP="00267C82"/>
    <w:p w:rsidR="00D92311" w:rsidRPr="00242E3C" w:rsidRDefault="00D92311" w:rsidP="00582BAE">
      <w:pPr>
        <w:pStyle w:val="Epgrafe"/>
        <w:outlineLvl w:val="0"/>
        <w:rPr>
          <w:b w:val="0"/>
        </w:rPr>
      </w:pPr>
      <w:bookmarkStart w:id="573" w:name="_Ref478646358"/>
      <w:bookmarkStart w:id="574" w:name="_Toc491614627"/>
      <w:r w:rsidRPr="00242E3C">
        <w:t xml:space="preserve">Anexo </w:t>
      </w:r>
      <w:bookmarkEnd w:id="573"/>
      <w:r w:rsidR="00FE48D6" w:rsidRPr="00242E3C">
        <w:t>2</w:t>
      </w:r>
      <w:r w:rsidRPr="00242E3C">
        <w:t xml:space="preserve">. </w:t>
      </w:r>
      <w:bookmarkStart w:id="575" w:name="_Ref478646341"/>
      <w:r w:rsidRPr="00242E3C">
        <w:t>Unidades vendidas de audífonos en el mercado peruano 2000 - 2016</w:t>
      </w:r>
      <w:bookmarkEnd w:id="574"/>
      <w:bookmarkEnd w:id="575"/>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rsidR="00CD1D52" w:rsidRPr="00242E3C" w:rsidRDefault="00CD1D52" w:rsidP="00635EF5">
            <w:pPr>
              <w:spacing w:line="240" w:lineRule="auto"/>
              <w:jc w:val="center"/>
              <w:rPr>
                <w:color w:val="000000"/>
                <w:szCs w:val="16"/>
              </w:rPr>
            </w:pPr>
          </w:p>
        </w:tc>
        <w:tc>
          <w:tcPr>
            <w:tcW w:w="2551" w:type="dxa"/>
            <w:noWrap/>
            <w:vAlign w:val="center"/>
            <w:hideMark/>
          </w:tcPr>
          <w:p w:rsidR="00CD1D52" w:rsidRPr="00242E3C" w:rsidRDefault="00CD1D52" w:rsidP="00635EF5">
            <w:pPr>
              <w:spacing w:line="240" w:lineRule="auto"/>
              <w:jc w:val="center"/>
              <w:rPr>
                <w:color w:val="000000"/>
                <w:szCs w:val="16"/>
              </w:rPr>
            </w:pP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p>
        </w:tc>
      </w:tr>
    </w:tbl>
    <w:p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rsidR="00FE48D6" w:rsidRPr="00242E3C" w:rsidRDefault="00FE48D6" w:rsidP="00267C82">
      <w:r w:rsidRPr="00242E3C">
        <w:br w:type="page"/>
      </w:r>
    </w:p>
    <w:p w:rsidR="00833E1C" w:rsidRPr="00242E3C" w:rsidRDefault="00833E1C" w:rsidP="00582BAE">
      <w:pPr>
        <w:pStyle w:val="Epgrafe"/>
        <w:outlineLvl w:val="0"/>
      </w:pPr>
      <w:bookmarkStart w:id="576" w:name="_Ref491250275"/>
      <w:bookmarkStart w:id="577" w:name="_Toc491614628"/>
      <w:r w:rsidRPr="00242E3C">
        <w:lastRenderedPageBreak/>
        <w:t xml:space="preserve">Anexo </w:t>
      </w:r>
      <w:bookmarkEnd w:id="576"/>
      <w:r w:rsidR="00FE48D6" w:rsidRPr="00242E3C">
        <w:t>3</w:t>
      </w:r>
      <w:r w:rsidRPr="00242E3C">
        <w:t>. Cantidad de audífonos importada por año</w:t>
      </w:r>
      <w:bookmarkEnd w:id="577"/>
    </w:p>
    <w:p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7">
                      <a:extLst>
                        <a:ext uri="{BEBA8EAE-BF5A-486C-A8C5-ECC9F3942E4B}">
                          <a14:imgProps xmlns:a14="http://schemas.microsoft.com/office/drawing/2010/main">
                            <a14:imgLayer r:embed="rId68">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rsidR="00833E1C" w:rsidRPr="00242E3C" w:rsidRDefault="00833E1C" w:rsidP="00582BAE">
      <w:pPr>
        <w:pStyle w:val="Nota"/>
        <w:ind w:left="567"/>
        <w:outlineLvl w:val="0"/>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rsidR="00833E1C" w:rsidRPr="00242E3C" w:rsidRDefault="00833E1C" w:rsidP="00267C82"/>
    <w:p w:rsidR="00833E1C" w:rsidRPr="00242E3C" w:rsidRDefault="00833E1C" w:rsidP="00582BAE">
      <w:pPr>
        <w:pStyle w:val="Epgrafe"/>
        <w:spacing w:line="240" w:lineRule="auto"/>
        <w:outlineLvl w:val="0"/>
      </w:pPr>
      <w:bookmarkStart w:id="578" w:name="_Ref491250328"/>
      <w:bookmarkStart w:id="579" w:name="_Toc491614629"/>
      <w:r w:rsidRPr="00242E3C">
        <w:t xml:space="preserve">Anexo </w:t>
      </w:r>
      <w:bookmarkEnd w:id="578"/>
      <w:r w:rsidR="00FE48D6" w:rsidRPr="00242E3C">
        <w:t>4</w:t>
      </w:r>
      <w:r w:rsidRPr="00242E3C">
        <w:t>. Cantidad de importadores por año</w:t>
      </w:r>
      <w:bookmarkEnd w:id="579"/>
    </w:p>
    <w:p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69">
                      <a:extLst>
                        <a:ext uri="{BEBA8EAE-BF5A-486C-A8C5-ECC9F3942E4B}">
                          <a14:imgProps xmlns:a14="http://schemas.microsoft.com/office/drawing/2010/main">
                            <a14:imgLayer r:embed="rId70">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rsidR="00093293" w:rsidRPr="00242E3C" w:rsidRDefault="00093293" w:rsidP="00582BAE">
      <w:pPr>
        <w:pStyle w:val="Nota"/>
        <w:ind w:left="567"/>
        <w:outlineLvl w:val="0"/>
      </w:pPr>
      <w:r w:rsidRPr="00242E3C">
        <w:t>Fuente: SUNAT. Elaboración propia, 2017.</w:t>
      </w:r>
    </w:p>
    <w:p w:rsidR="00A53362" w:rsidRPr="00242E3C" w:rsidRDefault="00A53362" w:rsidP="00833E1C">
      <w:pPr>
        <w:pStyle w:val="Nota"/>
        <w:rPr>
          <w:sz w:val="22"/>
        </w:rPr>
      </w:pPr>
    </w:p>
    <w:p w:rsidR="00093293" w:rsidRPr="00242E3C" w:rsidRDefault="00093293" w:rsidP="00833E1C">
      <w:pPr>
        <w:pStyle w:val="Nota"/>
        <w:rPr>
          <w:sz w:val="22"/>
        </w:rPr>
      </w:pPr>
      <w:r w:rsidRPr="00242E3C">
        <w:rPr>
          <w:sz w:val="22"/>
        </w:rPr>
        <w:br w:type="page"/>
      </w:r>
    </w:p>
    <w:p w:rsidR="00FE48D6" w:rsidRPr="00242E3C" w:rsidRDefault="00FE48D6" w:rsidP="00582BAE">
      <w:pPr>
        <w:pStyle w:val="Nota"/>
        <w:outlineLvl w:val="0"/>
        <w:rPr>
          <w:b/>
          <w:sz w:val="22"/>
        </w:rPr>
      </w:pPr>
      <w:bookmarkStart w:id="580" w:name="_Ref491548106"/>
      <w:bookmarkStart w:id="581" w:name="_Toc491614630"/>
      <w:r w:rsidRPr="00242E3C">
        <w:rPr>
          <w:b/>
          <w:sz w:val="22"/>
        </w:rPr>
        <w:lastRenderedPageBreak/>
        <w:t xml:space="preserve">Anexo </w:t>
      </w:r>
      <w:bookmarkEnd w:id="580"/>
      <w:r w:rsidRPr="00242E3C">
        <w:rPr>
          <w:b/>
          <w:sz w:val="22"/>
        </w:rPr>
        <w:t>5. Audífonos importados por gama en el 2014-2016</w:t>
      </w:r>
      <w:bookmarkEnd w:id="581"/>
    </w:p>
    <w:p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99405" cy="2848770"/>
                    </a:xfrm>
                    <a:prstGeom prst="rect">
                      <a:avLst/>
                    </a:prstGeom>
                  </pic:spPr>
                </pic:pic>
              </a:graphicData>
            </a:graphic>
          </wp:inline>
        </w:drawing>
      </w:r>
    </w:p>
    <w:p w:rsidR="00093293" w:rsidRPr="00242E3C" w:rsidRDefault="00093293" w:rsidP="00582BAE">
      <w:pPr>
        <w:pStyle w:val="Nota"/>
        <w:ind w:left="1276"/>
        <w:outlineLvl w:val="0"/>
      </w:pPr>
      <w:r w:rsidRPr="00242E3C">
        <w:t>Fuente: SUNAT. Elaboración propia, 2017.</w:t>
      </w:r>
    </w:p>
    <w:p w:rsidR="0045359E" w:rsidRPr="00242E3C" w:rsidRDefault="0045359E" w:rsidP="00267C82"/>
    <w:p w:rsidR="00E40816" w:rsidRPr="00242E3C" w:rsidRDefault="00E40816" w:rsidP="00582BAE">
      <w:pPr>
        <w:pStyle w:val="Nota"/>
        <w:outlineLvl w:val="0"/>
        <w:rPr>
          <w:b/>
          <w:sz w:val="22"/>
        </w:rPr>
      </w:pPr>
      <w:bookmarkStart w:id="582"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582"/>
    </w:p>
    <w:p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rsidR="00093293" w:rsidRPr="00242E3C" w:rsidRDefault="00093293" w:rsidP="00C140EF">
      <w:pPr>
        <w:pStyle w:val="Nota"/>
      </w:pPr>
      <w:r w:rsidRPr="00242E3C">
        <w:t>Fuente: SUNAT. Elaboración propia, 2017.</w:t>
      </w:r>
    </w:p>
    <w:p w:rsidR="0045359E" w:rsidRPr="00242E3C" w:rsidRDefault="0045359E" w:rsidP="00E40816">
      <w:pPr>
        <w:pStyle w:val="Letratabla"/>
        <w:rPr>
          <w:sz w:val="22"/>
        </w:rPr>
      </w:pPr>
      <w:r w:rsidRPr="00242E3C">
        <w:rPr>
          <w:sz w:val="22"/>
        </w:rPr>
        <w:br w:type="page"/>
      </w:r>
    </w:p>
    <w:p w:rsidR="00E44918" w:rsidRPr="00242E3C" w:rsidRDefault="00E44918" w:rsidP="00582BAE">
      <w:pPr>
        <w:pStyle w:val="Nota"/>
        <w:outlineLvl w:val="0"/>
      </w:pPr>
      <w:bookmarkStart w:id="583" w:name="_Ref478716939"/>
      <w:bookmarkStart w:id="584" w:name="_Toc491614632"/>
      <w:r w:rsidRPr="00242E3C">
        <w:rPr>
          <w:b/>
          <w:sz w:val="22"/>
        </w:rPr>
        <w:lastRenderedPageBreak/>
        <w:t xml:space="preserve">Anexo </w:t>
      </w:r>
      <w:bookmarkEnd w:id="583"/>
      <w:r w:rsidR="0045359E" w:rsidRPr="00242E3C">
        <w:rPr>
          <w:b/>
          <w:sz w:val="22"/>
        </w:rPr>
        <w:t>7.</w:t>
      </w:r>
      <w:r w:rsidRPr="00242E3C">
        <w:rPr>
          <w:b/>
          <w:sz w:val="22"/>
        </w:rPr>
        <w:t xml:space="preserve"> Número de tiendas por principales competidores</w:t>
      </w:r>
      <w:bookmarkEnd w:id="584"/>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rsidR="008E6350" w:rsidRPr="00242E3C" w:rsidRDefault="00E44918" w:rsidP="00A53362">
      <w:pPr>
        <w:pStyle w:val="Nota"/>
      </w:pPr>
      <w:r w:rsidRPr="00242E3C">
        <w:t xml:space="preserve">Fuente: Elaboración propia 2017. </w:t>
      </w:r>
    </w:p>
    <w:p w:rsidR="00542953" w:rsidRPr="00242E3C" w:rsidRDefault="00542953" w:rsidP="00267C82">
      <w:pPr>
        <w:sectPr w:rsidR="00542953" w:rsidRPr="00242E3C" w:rsidSect="002540C0">
          <w:footerReference w:type="first" r:id="rId74"/>
          <w:pgSz w:w="11906" w:h="16838" w:code="9"/>
          <w:pgMar w:top="1701" w:right="1418" w:bottom="1644" w:left="1985" w:header="709" w:footer="709" w:gutter="0"/>
          <w:cols w:space="708"/>
          <w:titlePg/>
          <w:docGrid w:linePitch="360"/>
        </w:sectPr>
      </w:pPr>
    </w:p>
    <w:p w:rsidR="008E6350" w:rsidRPr="00242E3C" w:rsidRDefault="00542953" w:rsidP="00582BAE">
      <w:pPr>
        <w:pStyle w:val="Epgrafe"/>
        <w:outlineLvl w:val="0"/>
      </w:pPr>
      <w:bookmarkStart w:id="585" w:name="_Ref478398174"/>
      <w:bookmarkStart w:id="586" w:name="_Toc491614633"/>
      <w:r w:rsidRPr="00242E3C">
        <w:lastRenderedPageBreak/>
        <w:t xml:space="preserve">Anexo </w:t>
      </w:r>
      <w:bookmarkEnd w:id="585"/>
      <w:r w:rsidR="0045359E" w:rsidRPr="00242E3C">
        <w:t>8</w:t>
      </w:r>
      <w:r w:rsidRPr="00242E3C">
        <w:t>. Personas con limitación auditiva permanente ocasionada por edad avanzada del NSE A y B</w:t>
      </w:r>
      <w:bookmarkEnd w:id="586"/>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rsidTr="0045359E">
        <w:trPr>
          <w:trHeight w:val="20"/>
          <w:jc w:val="center"/>
        </w:trPr>
        <w:tc>
          <w:tcPr>
            <w:tcW w:w="2132" w:type="pct"/>
            <w:noWrap/>
            <w:hideMark/>
          </w:tcPr>
          <w:p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Ipsos</w:t>
      </w:r>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rsidR="000C7E01" w:rsidRPr="00242E3C" w:rsidRDefault="000C7E01" w:rsidP="00582BAE">
      <w:pPr>
        <w:pStyle w:val="Epgrafe"/>
        <w:spacing w:line="240" w:lineRule="auto"/>
        <w:outlineLvl w:val="0"/>
        <w:rPr>
          <w:szCs w:val="22"/>
        </w:rPr>
      </w:pPr>
      <w:bookmarkStart w:id="587" w:name="_Ref490746357"/>
      <w:bookmarkStart w:id="588" w:name="_Toc491614634"/>
      <w:r w:rsidRPr="00242E3C">
        <w:rPr>
          <w:szCs w:val="22"/>
        </w:rPr>
        <w:lastRenderedPageBreak/>
        <w:t xml:space="preserve">Anexo </w:t>
      </w:r>
      <w:bookmarkEnd w:id="587"/>
      <w:r w:rsidR="00CE2648" w:rsidRPr="00242E3C">
        <w:rPr>
          <w:szCs w:val="22"/>
        </w:rPr>
        <w:t>9</w:t>
      </w:r>
      <w:r w:rsidRPr="00242E3C">
        <w:rPr>
          <w:szCs w:val="22"/>
        </w:rPr>
        <w:t>. Herramientas de estudio de mercado</w:t>
      </w:r>
      <w:bookmarkEnd w:id="588"/>
    </w:p>
    <w:p w:rsidR="00CE2648" w:rsidRPr="00242E3C" w:rsidRDefault="00CE2648" w:rsidP="00CE2648">
      <w:pPr>
        <w:spacing w:line="240" w:lineRule="auto"/>
        <w:rPr>
          <w:szCs w:val="22"/>
          <w:lang w:eastAsia="en-US"/>
        </w:rPr>
      </w:pPr>
    </w:p>
    <w:p w:rsidR="000C7E01" w:rsidRPr="00242E3C" w:rsidRDefault="00B15A30" w:rsidP="00582BAE">
      <w:pPr>
        <w:pStyle w:val="Nota"/>
        <w:spacing w:line="240" w:lineRule="auto"/>
        <w:outlineLvl w:val="0"/>
        <w:rPr>
          <w:b/>
          <w:color w:val="auto"/>
          <w:sz w:val="22"/>
        </w:rPr>
      </w:pPr>
      <w:r w:rsidRPr="00242E3C">
        <w:rPr>
          <w:b/>
          <w:color w:val="auto"/>
          <w:sz w:val="22"/>
        </w:rPr>
        <w:t xml:space="preserve">Entrevista a </w:t>
      </w:r>
      <w:r w:rsidR="00CE2648" w:rsidRPr="00242E3C">
        <w:rPr>
          <w:b/>
          <w:color w:val="auto"/>
          <w:sz w:val="22"/>
        </w:rPr>
        <w:t>médicos otorrinolaringólogos</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rsidR="000C7E01" w:rsidRPr="00242E3C" w:rsidRDefault="00436506" w:rsidP="00CE2648">
      <w:pPr>
        <w:pStyle w:val="Nota"/>
        <w:spacing w:line="240" w:lineRule="auto"/>
        <w:rPr>
          <w:color w:val="auto"/>
          <w:sz w:val="22"/>
        </w:rPr>
      </w:pPr>
      <w:r w:rsidRPr="00242E3C">
        <w:rPr>
          <w:color w:val="auto"/>
          <w:sz w:val="22"/>
        </w:rPr>
        <w:t>Número entrevistas: 8 médicos OTL</w:t>
      </w:r>
    </w:p>
    <w:p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rsidR="000C7E01" w:rsidRPr="00242E3C" w:rsidRDefault="00407DA6" w:rsidP="00CE2648">
      <w:pPr>
        <w:pStyle w:val="Nota"/>
        <w:spacing w:line="240" w:lineRule="auto"/>
        <w:rPr>
          <w:color w:val="auto"/>
          <w:sz w:val="22"/>
        </w:rPr>
      </w:pPr>
      <w:r w:rsidRPr="00242E3C">
        <w:rPr>
          <w:color w:val="auto"/>
          <w:sz w:val="22"/>
        </w:rPr>
        <w:t xml:space="preserve"> </w:t>
      </w:r>
    </w:p>
    <w:p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rsidR="003C44AD" w:rsidRPr="00242E3C" w:rsidRDefault="003C44AD" w:rsidP="00CE2648">
      <w:pPr>
        <w:spacing w:line="240" w:lineRule="auto"/>
        <w:rPr>
          <w:szCs w:val="22"/>
        </w:rPr>
      </w:pPr>
    </w:p>
    <w:p w:rsidR="000C7E01" w:rsidRPr="00242E3C" w:rsidRDefault="00B15A30" w:rsidP="00582BAE">
      <w:pPr>
        <w:pStyle w:val="Nota"/>
        <w:spacing w:line="240" w:lineRule="auto"/>
        <w:outlineLvl w:val="0"/>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rsidR="003550DC" w:rsidRPr="00242E3C" w:rsidRDefault="00CE2648" w:rsidP="00CE2648">
      <w:pPr>
        <w:pStyle w:val="Nota"/>
        <w:spacing w:line="240" w:lineRule="auto"/>
      </w:pPr>
      <w:r w:rsidRPr="00242E3C">
        <w:t>B</w:t>
      </w:r>
      <w:r w:rsidR="003550DC" w:rsidRPr="00242E3C">
        <w:t>asada en encuesta Starkey.</w:t>
      </w:r>
    </w:p>
    <w:p w:rsidR="003C44AD" w:rsidRPr="00242E3C" w:rsidRDefault="003C44AD" w:rsidP="00CE2648">
      <w:pPr>
        <w:pStyle w:val="Nota"/>
        <w:spacing w:line="240" w:lineRule="auto"/>
        <w:rPr>
          <w:color w:val="auto"/>
          <w:sz w:val="22"/>
        </w:rPr>
      </w:pPr>
    </w:p>
    <w:p w:rsidR="000C7E01" w:rsidRPr="00242E3C" w:rsidRDefault="00FE05FC" w:rsidP="00582BAE">
      <w:pPr>
        <w:pStyle w:val="Nota"/>
        <w:spacing w:line="240" w:lineRule="auto"/>
        <w:outlineLvl w:val="0"/>
        <w:rPr>
          <w:b/>
          <w:color w:val="auto"/>
          <w:sz w:val="22"/>
        </w:rPr>
      </w:pPr>
      <w:r w:rsidRPr="00242E3C">
        <w:rPr>
          <w:b/>
          <w:color w:val="auto"/>
          <w:sz w:val="22"/>
        </w:rPr>
        <w:t>Entrevista</w:t>
      </w:r>
      <w:r w:rsidR="000C7E01" w:rsidRPr="00242E3C">
        <w:rPr>
          <w:b/>
          <w:color w:val="auto"/>
          <w:sz w:val="22"/>
        </w:rPr>
        <w:t xml:space="preserve"> a clientes usuarios</w:t>
      </w:r>
    </w:p>
    <w:p w:rsidR="00CE2648" w:rsidRPr="00242E3C" w:rsidRDefault="00CE2648" w:rsidP="00CE2648">
      <w:pPr>
        <w:pStyle w:val="Nota"/>
        <w:spacing w:line="240" w:lineRule="auto"/>
        <w:rPr>
          <w:b/>
          <w:color w:val="auto"/>
          <w:sz w:val="22"/>
        </w:rPr>
      </w:pPr>
    </w:p>
    <w:p w:rsidR="000C7E01" w:rsidRPr="00242E3C" w:rsidRDefault="000C7E01" w:rsidP="00582BAE">
      <w:pPr>
        <w:pStyle w:val="Nota"/>
        <w:spacing w:line="240" w:lineRule="auto"/>
        <w:outlineLvl w:val="0"/>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de encuestados: 26</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rsidR="00CE2648" w:rsidRPr="00242E3C" w:rsidRDefault="00CE2648" w:rsidP="00CE2648">
      <w:pPr>
        <w:pStyle w:val="Nota"/>
        <w:spacing w:line="240" w:lineRule="auto"/>
      </w:pPr>
      <w:r w:rsidRPr="00242E3C">
        <w:t>Basada en encuesta Starkey.</w:t>
      </w:r>
    </w:p>
    <w:p w:rsidR="003550DC" w:rsidRPr="00242E3C" w:rsidRDefault="003550DC"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rsidR="00150A20" w:rsidRPr="00242E3C" w:rsidRDefault="00150A20" w:rsidP="00582BAE">
      <w:pPr>
        <w:pStyle w:val="Epgrafe"/>
        <w:outlineLvl w:val="0"/>
      </w:pPr>
      <w:bookmarkStart w:id="589" w:name="_Ref478567662"/>
      <w:bookmarkStart w:id="590" w:name="_Toc491614635"/>
      <w:r w:rsidRPr="00242E3C">
        <w:lastRenderedPageBreak/>
        <w:t xml:space="preserve">Anexo </w:t>
      </w:r>
      <w:bookmarkEnd w:id="589"/>
      <w:r w:rsidR="00CE2648" w:rsidRPr="00242E3C">
        <w:t>10</w:t>
      </w:r>
      <w:r w:rsidRPr="00242E3C">
        <w:t>. Identificación de las acciones sociales de acuerdo con su impacto total y factibilidad</w:t>
      </w:r>
      <w:bookmarkEnd w:id="590"/>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rsidTr="00590F86">
        <w:trPr>
          <w:trHeight w:val="20"/>
          <w:tblHeader/>
          <w:jc w:val="center"/>
        </w:trPr>
        <w:tc>
          <w:tcPr>
            <w:tcW w:w="1145"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r>
      <w:tr w:rsidR="00942B19" w:rsidRPr="00242E3C" w:rsidTr="00590F86">
        <w:trPr>
          <w:trHeight w:val="1818"/>
          <w:tblHeader/>
          <w:jc w:val="center"/>
        </w:trPr>
        <w:tc>
          <w:tcPr>
            <w:tcW w:w="1145" w:type="dxa"/>
            <w:vMerge/>
            <w:vAlign w:val="center"/>
            <w:hideMark/>
          </w:tcPr>
          <w:p w:rsidR="00942B19" w:rsidRPr="00242E3C" w:rsidRDefault="00942B19" w:rsidP="00590F86">
            <w:pPr>
              <w:spacing w:line="240" w:lineRule="auto"/>
              <w:jc w:val="left"/>
              <w:rPr>
                <w:b/>
                <w:bCs/>
                <w:color w:val="000000"/>
                <w:sz w:val="16"/>
                <w:szCs w:val="16"/>
              </w:rPr>
            </w:pPr>
          </w:p>
        </w:tc>
        <w:tc>
          <w:tcPr>
            <w:tcW w:w="1094" w:type="dxa"/>
            <w:vMerge/>
            <w:vAlign w:val="center"/>
            <w:hideMark/>
          </w:tcPr>
          <w:p w:rsidR="00942B19" w:rsidRPr="00242E3C" w:rsidRDefault="00942B19" w:rsidP="00590F86">
            <w:pPr>
              <w:spacing w:line="240" w:lineRule="auto"/>
              <w:jc w:val="left"/>
              <w:rPr>
                <w:b/>
                <w:bCs/>
                <w:color w:val="000000"/>
                <w:sz w:val="16"/>
                <w:szCs w:val="16"/>
              </w:rPr>
            </w:pPr>
          </w:p>
        </w:tc>
        <w:tc>
          <w:tcPr>
            <w:tcW w:w="1244" w:type="dxa"/>
            <w:vMerge/>
            <w:vAlign w:val="center"/>
            <w:hideMark/>
          </w:tcPr>
          <w:p w:rsidR="00942B19" w:rsidRPr="00242E3C" w:rsidRDefault="00942B19" w:rsidP="00590F86">
            <w:pPr>
              <w:spacing w:line="240" w:lineRule="auto"/>
              <w:jc w:val="left"/>
              <w:rPr>
                <w:b/>
                <w:bCs/>
                <w:color w:val="000000"/>
                <w:sz w:val="16"/>
                <w:szCs w:val="16"/>
              </w:rPr>
            </w:pPr>
          </w:p>
        </w:tc>
        <w:tc>
          <w:tcPr>
            <w:tcW w:w="1708" w:type="dxa"/>
            <w:vMerge/>
            <w:vAlign w:val="center"/>
            <w:hideMark/>
          </w:tcPr>
          <w:p w:rsidR="00942B19" w:rsidRPr="00242E3C" w:rsidRDefault="00942B19" w:rsidP="00590F86">
            <w:pPr>
              <w:spacing w:line="240" w:lineRule="auto"/>
              <w:jc w:val="left"/>
              <w:rPr>
                <w:b/>
                <w:bCs/>
                <w:color w:val="000000"/>
                <w:sz w:val="16"/>
                <w:szCs w:val="16"/>
              </w:rPr>
            </w:pPr>
          </w:p>
        </w:tc>
        <w:tc>
          <w:tcPr>
            <w:tcW w:w="1234" w:type="dxa"/>
            <w:vMerge/>
            <w:vAlign w:val="center"/>
            <w:hideMark/>
          </w:tcPr>
          <w:p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rsidTr="00590F86">
        <w:trPr>
          <w:trHeight w:val="20"/>
          <w:jc w:val="center"/>
        </w:trPr>
        <w:tc>
          <w:tcPr>
            <w:tcW w:w="1145"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rsidR="00FB27C2" w:rsidRPr="00242E3C" w:rsidRDefault="00FB27C2" w:rsidP="0004294E">
      <w:pPr>
        <w:pStyle w:val="Nota"/>
        <w:rPr>
          <w:lang w:eastAsia="en-US"/>
        </w:rPr>
      </w:pPr>
    </w:p>
    <w:p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rsidR="00786E3E" w:rsidRPr="00242E3C" w:rsidRDefault="00786E3E" w:rsidP="00582BAE">
      <w:pPr>
        <w:pStyle w:val="Epgrafe"/>
        <w:outlineLvl w:val="0"/>
      </w:pPr>
      <w:bookmarkStart w:id="591" w:name="_Ref478673925"/>
      <w:bookmarkStart w:id="592" w:name="_Toc491614636"/>
      <w:r w:rsidRPr="00242E3C">
        <w:lastRenderedPageBreak/>
        <w:t xml:space="preserve">Anexo </w:t>
      </w:r>
      <w:bookmarkEnd w:id="591"/>
      <w:r w:rsidR="00FB27C2" w:rsidRPr="00242E3C">
        <w:t>11</w:t>
      </w:r>
      <w:r w:rsidRPr="00242E3C">
        <w:t>. Estado de pérdidas y ganancias para los años 2014, 2015, 2016</w:t>
      </w:r>
      <w:bookmarkEnd w:id="592"/>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rsidR="00710F58" w:rsidRPr="00242E3C" w:rsidRDefault="00710F58" w:rsidP="008B3247">
            <w:pPr>
              <w:spacing w:line="240" w:lineRule="auto"/>
              <w:jc w:val="center"/>
              <w:rPr>
                <w:bCs/>
                <w:szCs w:val="16"/>
              </w:rPr>
            </w:pPr>
            <w:r w:rsidRPr="00242E3C">
              <w:rPr>
                <w:bCs/>
                <w:szCs w:val="16"/>
              </w:rPr>
              <w:t>2016</w:t>
            </w:r>
          </w:p>
          <w:p w:rsidR="003C646B" w:rsidRPr="00242E3C" w:rsidRDefault="003C646B" w:rsidP="008B3247">
            <w:pPr>
              <w:spacing w:line="240" w:lineRule="auto"/>
              <w:jc w:val="center"/>
              <w:rPr>
                <w:bCs/>
                <w:szCs w:val="16"/>
              </w:rPr>
            </w:pPr>
            <w:r w:rsidRPr="00242E3C">
              <w:rPr>
                <w:bCs/>
                <w:szCs w:val="16"/>
              </w:rPr>
              <w:t>S/</w:t>
            </w:r>
          </w:p>
        </w:tc>
        <w:tc>
          <w:tcPr>
            <w:tcW w:w="887" w:type="dxa"/>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rsidR="00710F58" w:rsidRPr="00242E3C" w:rsidRDefault="00710F58" w:rsidP="008B3247">
            <w:pPr>
              <w:spacing w:line="240" w:lineRule="auto"/>
              <w:jc w:val="center"/>
              <w:rPr>
                <w:bCs/>
                <w:szCs w:val="16"/>
              </w:rPr>
            </w:pPr>
            <w:r w:rsidRPr="00242E3C">
              <w:rPr>
                <w:bCs/>
                <w:szCs w:val="16"/>
              </w:rPr>
              <w:t>2015</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rsidR="00710F58" w:rsidRPr="00242E3C" w:rsidRDefault="00710F58" w:rsidP="008B3247">
            <w:pPr>
              <w:spacing w:line="240" w:lineRule="auto"/>
              <w:jc w:val="center"/>
              <w:rPr>
                <w:bCs/>
                <w:szCs w:val="16"/>
              </w:rPr>
            </w:pPr>
            <w:r w:rsidRPr="00242E3C">
              <w:rPr>
                <w:bCs/>
                <w:szCs w:val="16"/>
              </w:rPr>
              <w:t>2014</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rsidTr="005B724B">
        <w:trPr>
          <w:trHeight w:val="495"/>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rsidTr="005B724B">
        <w:trPr>
          <w:trHeight w:val="611"/>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rsidR="00710F58" w:rsidRPr="00242E3C" w:rsidRDefault="00710F58" w:rsidP="005B724B">
            <w:pPr>
              <w:spacing w:line="240" w:lineRule="auto"/>
              <w:jc w:val="center"/>
              <w:rPr>
                <w:b/>
                <w:bCs/>
                <w:szCs w:val="16"/>
              </w:rPr>
            </w:pP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rsidR="00710F58" w:rsidRPr="00242E3C" w:rsidRDefault="00710F58" w:rsidP="005B724B">
            <w:pPr>
              <w:spacing w:line="240" w:lineRule="auto"/>
              <w:jc w:val="center"/>
              <w:rPr>
                <w:szCs w:val="16"/>
              </w:rPr>
            </w:pPr>
          </w:p>
        </w:tc>
        <w:tc>
          <w:tcPr>
            <w:tcW w:w="887" w:type="dxa"/>
            <w:vAlign w:val="center"/>
            <w:hideMark/>
          </w:tcPr>
          <w:p w:rsidR="00710F58" w:rsidRPr="00242E3C" w:rsidRDefault="00710F58" w:rsidP="005B724B">
            <w:pPr>
              <w:spacing w:line="240" w:lineRule="auto"/>
              <w:jc w:val="center"/>
              <w:rPr>
                <w:szCs w:val="16"/>
              </w:rPr>
            </w:pPr>
          </w:p>
        </w:tc>
        <w:tc>
          <w:tcPr>
            <w:tcW w:w="1324"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908" w:type="dxa"/>
            <w:vAlign w:val="center"/>
            <w:hideMark/>
          </w:tcPr>
          <w:p w:rsidR="00710F58" w:rsidRPr="00242E3C" w:rsidRDefault="00710F58" w:rsidP="005B724B">
            <w:pPr>
              <w:spacing w:line="240" w:lineRule="auto"/>
              <w:jc w:val="center"/>
              <w:rPr>
                <w:szCs w:val="16"/>
              </w:rPr>
            </w:pPr>
          </w:p>
        </w:tc>
        <w:tc>
          <w:tcPr>
            <w:tcW w:w="1302"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rsidTr="005B724B">
        <w:trPr>
          <w:trHeight w:val="495"/>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rsidTr="005B724B">
        <w:trPr>
          <w:trHeight w:val="48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rsidTr="005B724B">
        <w:trPr>
          <w:trHeight w:val="300"/>
          <w:jc w:val="center"/>
        </w:trPr>
        <w:tc>
          <w:tcPr>
            <w:tcW w:w="1414" w:type="dxa"/>
            <w:vAlign w:val="center"/>
            <w:hideMark/>
          </w:tcPr>
          <w:p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rsidR="0004294E" w:rsidRPr="00242E3C" w:rsidRDefault="0004294E" w:rsidP="0004294E">
      <w:pPr>
        <w:pStyle w:val="Nota"/>
      </w:pPr>
      <w:r w:rsidRPr="00242E3C">
        <w:t>Fuente: Elaboración propia</w:t>
      </w:r>
      <w:r w:rsidR="00942B19" w:rsidRPr="00242E3C">
        <w:t>,</w:t>
      </w:r>
      <w:r w:rsidRPr="00242E3C">
        <w:t xml:space="preserve"> 2017.</w:t>
      </w:r>
    </w:p>
    <w:p w:rsidR="00225948" w:rsidRPr="00242E3C" w:rsidRDefault="00225948" w:rsidP="00205D86"/>
    <w:p w:rsidR="007D522C" w:rsidRPr="00242E3C" w:rsidRDefault="007D522C" w:rsidP="00582BAE">
      <w:pPr>
        <w:pStyle w:val="Epgrafe"/>
        <w:outlineLvl w:val="0"/>
      </w:pPr>
      <w:bookmarkStart w:id="593" w:name="_Ref478679625"/>
      <w:bookmarkStart w:id="594" w:name="_Ref478679620"/>
      <w:bookmarkStart w:id="595" w:name="_Toc491614637"/>
      <w:r w:rsidRPr="00242E3C">
        <w:t xml:space="preserve">Anexo </w:t>
      </w:r>
      <w:bookmarkEnd w:id="593"/>
      <w:r w:rsidR="00630D39" w:rsidRPr="00242E3C">
        <w:t>12</w:t>
      </w:r>
      <w:r w:rsidRPr="00242E3C">
        <w:t>. Balance general 2016</w:t>
      </w:r>
      <w:bookmarkEnd w:id="594"/>
      <w:bookmarkEnd w:id="595"/>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rsidR="00F608C5" w:rsidRPr="00242E3C" w:rsidRDefault="0004294E" w:rsidP="001D37C1">
      <w:pPr>
        <w:pStyle w:val="Nota"/>
        <w:ind w:left="1134"/>
      </w:pPr>
      <w:r w:rsidRPr="00242E3C">
        <w:t>Fuente: Elaboración propia</w:t>
      </w:r>
      <w:r w:rsidR="00942B19" w:rsidRPr="00242E3C">
        <w:t>,</w:t>
      </w:r>
      <w:r w:rsidRPr="00242E3C">
        <w:t xml:space="preserve"> 2017.</w:t>
      </w:r>
    </w:p>
    <w:p w:rsidR="00F608C5" w:rsidRPr="00242E3C" w:rsidRDefault="00F608C5" w:rsidP="00D222BE">
      <w:pPr>
        <w:pStyle w:val="Nota"/>
      </w:pPr>
    </w:p>
    <w:p w:rsidR="00F608C5" w:rsidRPr="00242E3C" w:rsidRDefault="00F608C5" w:rsidP="00582BAE">
      <w:pPr>
        <w:pStyle w:val="Epgrafe"/>
        <w:outlineLvl w:val="0"/>
      </w:pPr>
      <w:bookmarkStart w:id="596" w:name="_Ref478727569"/>
      <w:bookmarkStart w:id="597" w:name="_Toc491614638"/>
      <w:r w:rsidRPr="00242E3C">
        <w:t xml:space="preserve">Anexo </w:t>
      </w:r>
      <w:bookmarkEnd w:id="596"/>
      <w:r w:rsidR="00630D39" w:rsidRPr="00242E3C">
        <w:t>13</w:t>
      </w:r>
      <w:r w:rsidRPr="00242E3C">
        <w:t>. Flujo de caja proyectado con estrategia</w:t>
      </w:r>
      <w:bookmarkEnd w:id="597"/>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rsidR="00F608C5" w:rsidRPr="00242E3C" w:rsidRDefault="00F608C5" w:rsidP="001D37C1">
            <w:pPr>
              <w:pStyle w:val="Letratabla"/>
              <w:spacing w:line="240" w:lineRule="auto"/>
              <w:jc w:val="center"/>
              <w:rPr>
                <w:sz w:val="18"/>
                <w:szCs w:val="18"/>
              </w:rPr>
            </w:pP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rsidTr="001D37C1">
        <w:trPr>
          <w:trHeight w:val="74"/>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rsidTr="001D37C1">
        <w:trPr>
          <w:trHeight w:val="240"/>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2"/>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rsidTr="001D37C1">
        <w:trPr>
          <w:trHeight w:val="202"/>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136"/>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rsidTr="001D37C1">
        <w:trPr>
          <w:trHeight w:val="100"/>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rsidTr="001D37C1">
        <w:trPr>
          <w:trHeight w:val="64"/>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6"/>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bl>
    <w:p w:rsidR="00910785" w:rsidRDefault="00F608C5" w:rsidP="00613E96">
      <w:pPr>
        <w:pStyle w:val="Nota"/>
        <w:ind w:left="1985"/>
        <w:jc w:val="left"/>
      </w:pPr>
      <w:r w:rsidRPr="00242E3C">
        <w:t>Fuente: Elaboración propia</w:t>
      </w:r>
      <w:r w:rsidR="00942B19" w:rsidRPr="00242E3C">
        <w:t>,</w:t>
      </w:r>
      <w:r w:rsidRPr="00242E3C">
        <w:t xml:space="preserve"> 2017.</w:t>
      </w:r>
    </w:p>
    <w:p w:rsidR="00613E96" w:rsidRDefault="00613E96" w:rsidP="00613E96">
      <w:pPr>
        <w:pStyle w:val="Nota"/>
        <w:ind w:left="1985"/>
        <w:jc w:val="left"/>
      </w:pPr>
    </w:p>
    <w:p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598" w:name="_Ref478727846"/>
      <w:bookmarkStart w:id="599" w:name="_Toc491614639"/>
      <w:r w:rsidRPr="00242E3C">
        <w:lastRenderedPageBreak/>
        <w:t xml:space="preserve">Anexo </w:t>
      </w:r>
      <w:bookmarkEnd w:id="598"/>
      <w:r w:rsidR="00630D39" w:rsidRPr="00242E3C">
        <w:t>14</w:t>
      </w:r>
      <w:r w:rsidRPr="00242E3C">
        <w:t>. Estado de resultados proyectado con estrategia</w:t>
      </w:r>
      <w:bookmarkEnd w:id="599"/>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rsidR="00F608C5" w:rsidRPr="00242E3C" w:rsidRDefault="00F608C5" w:rsidP="001E1FFB">
            <w:pPr>
              <w:pStyle w:val="Letratabla"/>
              <w:spacing w:line="240" w:lineRule="auto"/>
              <w:jc w:val="center"/>
            </w:pPr>
            <w:r w:rsidRPr="00242E3C">
              <w:t>TOTAL 2017</w:t>
            </w:r>
          </w:p>
        </w:tc>
        <w:tc>
          <w:tcPr>
            <w:tcW w:w="1181" w:type="pct"/>
            <w:hideMark/>
          </w:tcPr>
          <w:p w:rsidR="00F608C5" w:rsidRPr="00242E3C" w:rsidRDefault="00F608C5" w:rsidP="001E1FFB">
            <w:pPr>
              <w:pStyle w:val="Letratabla"/>
              <w:spacing w:line="240" w:lineRule="auto"/>
              <w:jc w:val="center"/>
            </w:pPr>
            <w:r w:rsidRPr="00242E3C">
              <w:t>TOTAL 2018</w:t>
            </w:r>
          </w:p>
        </w:tc>
        <w:tc>
          <w:tcPr>
            <w:tcW w:w="1292" w:type="pct"/>
            <w:hideMark/>
          </w:tcPr>
          <w:p w:rsidR="00F608C5" w:rsidRPr="00242E3C" w:rsidRDefault="00F608C5" w:rsidP="001E1FFB">
            <w:pPr>
              <w:pStyle w:val="Letratabla"/>
              <w:spacing w:line="240" w:lineRule="auto"/>
              <w:jc w:val="center"/>
            </w:pPr>
            <w:r w:rsidRPr="00242E3C">
              <w:t>TOTAL 2019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jc w:val="center"/>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rsidR="00F608C5" w:rsidRPr="00242E3C" w:rsidRDefault="00F608C5" w:rsidP="001E1FFB">
            <w:pPr>
              <w:pStyle w:val="Letratabla"/>
              <w:spacing w:line="240" w:lineRule="auto"/>
              <w:jc w:val="center"/>
            </w:pPr>
            <w:r w:rsidRPr="00242E3C">
              <w:t>40</w:t>
            </w:r>
            <w:r w:rsidR="002F6B0D" w:rsidRPr="00242E3C">
              <w:t>,</w:t>
            </w:r>
            <w:r w:rsidRPr="00242E3C">
              <w:t>9%</w:t>
            </w:r>
          </w:p>
        </w:tc>
      </w:tr>
    </w:tbl>
    <w:p w:rsidR="00F608C5" w:rsidRPr="00242E3C" w:rsidRDefault="00F608C5" w:rsidP="002F6B0D">
      <w:pPr>
        <w:pStyle w:val="Nota"/>
        <w:ind w:left="426"/>
      </w:pPr>
      <w:r w:rsidRPr="00242E3C">
        <w:t>Fuente: Elaboración propia 2017.</w:t>
      </w:r>
    </w:p>
    <w:p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600" w:name="_Ref478728050"/>
      <w:bookmarkStart w:id="601" w:name="_Toc491614640"/>
      <w:bookmarkStart w:id="602" w:name="_Ref478727423"/>
      <w:r w:rsidRPr="00242E3C">
        <w:lastRenderedPageBreak/>
        <w:t xml:space="preserve">Anexo </w:t>
      </w:r>
      <w:bookmarkEnd w:id="600"/>
      <w:r w:rsidR="00630D39" w:rsidRPr="00242E3C">
        <w:t>15</w:t>
      </w:r>
      <w:r w:rsidRPr="00242E3C">
        <w:t>. Balance general proyectado con estrategia</w:t>
      </w:r>
      <w:bookmarkEnd w:id="601"/>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rsidR="00A23878" w:rsidRPr="00242E3C" w:rsidRDefault="00A23878" w:rsidP="007B65E1">
            <w:pPr>
              <w:spacing w:line="240" w:lineRule="auto"/>
              <w:jc w:val="center"/>
              <w:rPr>
                <w:szCs w:val="18"/>
              </w:rPr>
            </w:pPr>
          </w:p>
        </w:tc>
        <w:tc>
          <w:tcPr>
            <w:tcW w:w="1280" w:type="pct"/>
            <w:gridSpan w:val="2"/>
            <w:hideMark/>
          </w:tcPr>
          <w:p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rsidR="00A23878" w:rsidRPr="00242E3C" w:rsidRDefault="00A23878" w:rsidP="007B65E1">
            <w:pPr>
              <w:spacing w:line="240" w:lineRule="auto"/>
              <w:jc w:val="center"/>
              <w:rPr>
                <w:bCs/>
                <w:szCs w:val="18"/>
              </w:rPr>
            </w:pPr>
            <w:r w:rsidRPr="00242E3C">
              <w:rPr>
                <w:bCs/>
                <w:szCs w:val="18"/>
              </w:rPr>
              <w:t>2019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b/>
                <w:bCs/>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r>
      <w:tr w:rsidR="00A23878" w:rsidRPr="00242E3C" w:rsidTr="007B65E1">
        <w:trPr>
          <w:trHeight w:val="77"/>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134.664,16</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777.660,34</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rsidR="00A23878" w:rsidRPr="00242E3C" w:rsidRDefault="00A23878" w:rsidP="007B65E1">
            <w:pPr>
              <w:spacing w:line="240" w:lineRule="auto"/>
              <w:jc w:val="center"/>
              <w:rPr>
                <w:szCs w:val="18"/>
              </w:rPr>
            </w:pPr>
            <w:r w:rsidRPr="00242E3C">
              <w:rPr>
                <w:szCs w:val="18"/>
              </w:rPr>
              <w:t>333.953,19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82.583,85</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300.000,00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1.375.639,00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3.574.745,48</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r>
    </w:tbl>
    <w:p w:rsidR="000A0C6E" w:rsidRPr="00242E3C" w:rsidRDefault="00F608C5" w:rsidP="005C24AE">
      <w:pPr>
        <w:pStyle w:val="Nota"/>
      </w:pPr>
      <w:r w:rsidRPr="00242E3C">
        <w:t>F</w:t>
      </w:r>
      <w:r w:rsidR="005C24AE" w:rsidRPr="00242E3C">
        <w:t>uente: Elaboración propia 2017.</w:t>
      </w:r>
    </w:p>
    <w:p w:rsidR="00910785" w:rsidRPr="00242E3C" w:rsidRDefault="00910785" w:rsidP="005C24AE">
      <w:pPr>
        <w:pStyle w:val="Nota"/>
      </w:pPr>
    </w:p>
    <w:p w:rsidR="00F608C5" w:rsidRPr="00242E3C" w:rsidRDefault="00F608C5" w:rsidP="00582BAE">
      <w:pPr>
        <w:pStyle w:val="Epgrafe"/>
        <w:outlineLvl w:val="0"/>
      </w:pPr>
      <w:bookmarkStart w:id="603" w:name="_Toc491614641"/>
      <w:r w:rsidRPr="00242E3C">
        <w:t xml:space="preserve">Anexo </w:t>
      </w:r>
      <w:bookmarkEnd w:id="602"/>
      <w:r w:rsidR="00630D39" w:rsidRPr="00242E3C">
        <w:t>16</w:t>
      </w:r>
      <w:r w:rsidRPr="00242E3C">
        <w:t>. Análisis ROA</w:t>
      </w:r>
      <w:bookmarkEnd w:id="603"/>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rsidR="007B65E1" w:rsidRPr="00242E3C" w:rsidRDefault="007B65E1" w:rsidP="00590F86">
            <w:pPr>
              <w:spacing w:line="240" w:lineRule="auto"/>
              <w:jc w:val="center"/>
              <w:rPr>
                <w:szCs w:val="18"/>
              </w:rPr>
            </w:pPr>
          </w:p>
        </w:tc>
        <w:tc>
          <w:tcPr>
            <w:tcW w:w="909" w:type="pct"/>
            <w:noWrap/>
            <w:hideMark/>
          </w:tcPr>
          <w:p w:rsidR="007B65E1" w:rsidRPr="00242E3C" w:rsidRDefault="007B65E1" w:rsidP="00590F86">
            <w:pPr>
              <w:spacing w:line="240" w:lineRule="auto"/>
              <w:jc w:val="center"/>
              <w:rPr>
                <w:szCs w:val="18"/>
              </w:rPr>
            </w:pPr>
            <w:r w:rsidRPr="00242E3C">
              <w:rPr>
                <w:szCs w:val="18"/>
              </w:rPr>
              <w:t>2016 – S/</w:t>
            </w:r>
          </w:p>
        </w:tc>
        <w:tc>
          <w:tcPr>
            <w:tcW w:w="910" w:type="pct"/>
            <w:noWrap/>
            <w:hideMark/>
          </w:tcPr>
          <w:p w:rsidR="007B65E1" w:rsidRPr="00242E3C" w:rsidRDefault="007B65E1" w:rsidP="00590F86">
            <w:pPr>
              <w:spacing w:line="240" w:lineRule="auto"/>
              <w:jc w:val="center"/>
              <w:rPr>
                <w:szCs w:val="18"/>
              </w:rPr>
            </w:pPr>
            <w:r w:rsidRPr="00242E3C">
              <w:rPr>
                <w:szCs w:val="18"/>
              </w:rPr>
              <w:t>2017 – S/</w:t>
            </w:r>
          </w:p>
        </w:tc>
        <w:tc>
          <w:tcPr>
            <w:tcW w:w="909" w:type="pct"/>
            <w:noWrap/>
            <w:hideMark/>
          </w:tcPr>
          <w:p w:rsidR="007B65E1" w:rsidRPr="00242E3C" w:rsidRDefault="007B65E1" w:rsidP="00590F86">
            <w:pPr>
              <w:spacing w:line="240" w:lineRule="auto"/>
              <w:jc w:val="center"/>
              <w:rPr>
                <w:szCs w:val="18"/>
              </w:rPr>
            </w:pPr>
            <w:r w:rsidRPr="00242E3C">
              <w:rPr>
                <w:szCs w:val="18"/>
              </w:rPr>
              <w:t>2018 – S/</w:t>
            </w:r>
          </w:p>
        </w:tc>
        <w:tc>
          <w:tcPr>
            <w:tcW w:w="1001" w:type="pct"/>
            <w:noWrap/>
            <w:hideMark/>
          </w:tcPr>
          <w:p w:rsidR="007B65E1" w:rsidRPr="00242E3C" w:rsidRDefault="007B65E1" w:rsidP="00590F86">
            <w:pPr>
              <w:spacing w:line="240" w:lineRule="auto"/>
              <w:jc w:val="center"/>
              <w:rPr>
                <w:szCs w:val="18"/>
              </w:rPr>
            </w:pPr>
            <w:r w:rsidRPr="00242E3C">
              <w:rPr>
                <w:szCs w:val="18"/>
              </w:rPr>
              <w:t>2019 – S/</w:t>
            </w:r>
          </w:p>
        </w:tc>
      </w:tr>
      <w:tr w:rsidR="007B65E1" w:rsidRPr="00242E3C" w:rsidTr="00590F86">
        <w:trPr>
          <w:trHeight w:val="139"/>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3.574.745,48</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6.579.246,02</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54%</w:t>
            </w:r>
          </w:p>
        </w:tc>
      </w:tr>
    </w:tbl>
    <w:p w:rsidR="00F608C5" w:rsidRPr="00242E3C" w:rsidRDefault="00F608C5" w:rsidP="000029F8">
      <w:pPr>
        <w:pStyle w:val="Nota"/>
        <w:ind w:left="284"/>
      </w:pPr>
      <w:r w:rsidRPr="00242E3C">
        <w:t>Fuente: Elaboración propia 2017.</w:t>
      </w:r>
    </w:p>
    <w:p w:rsidR="00910785" w:rsidRPr="00242E3C" w:rsidRDefault="00910785" w:rsidP="00D222BE">
      <w:pPr>
        <w:pStyle w:val="Nota"/>
      </w:pPr>
      <w:r w:rsidRPr="00242E3C">
        <w:br w:type="page"/>
      </w:r>
    </w:p>
    <w:p w:rsidR="00DD4832" w:rsidRPr="00242E3C" w:rsidRDefault="00DD4832" w:rsidP="00582BAE">
      <w:pPr>
        <w:pStyle w:val="Epgrafe"/>
        <w:outlineLvl w:val="0"/>
      </w:pPr>
      <w:bookmarkStart w:id="604" w:name="_Ref478728655"/>
      <w:bookmarkStart w:id="605" w:name="_Ref491183017"/>
      <w:bookmarkStart w:id="606" w:name="_Toc491614642"/>
      <w:r w:rsidRPr="00242E3C">
        <w:lastRenderedPageBreak/>
        <w:t xml:space="preserve">Anexo </w:t>
      </w:r>
      <w:bookmarkEnd w:id="604"/>
      <w:r w:rsidR="00630D39" w:rsidRPr="00242E3C">
        <w:t>17</w:t>
      </w:r>
      <w:r w:rsidRPr="00242E3C">
        <w:t xml:space="preserve">. Flujo de caja de Starkey Perú sin aplicar el </w:t>
      </w:r>
      <w:r w:rsidR="003C7A36" w:rsidRPr="00242E3C">
        <w:t>plan estratégico</w:t>
      </w:r>
      <w:bookmarkEnd w:id="605"/>
      <w:bookmarkEnd w:id="606"/>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rsidR="007B65E1" w:rsidRPr="00242E3C" w:rsidRDefault="007B65E1" w:rsidP="00590F86">
            <w:pPr>
              <w:pStyle w:val="Letratabla"/>
            </w:pPr>
            <w:r w:rsidRPr="00242E3C">
              <w:t> </w:t>
            </w:r>
          </w:p>
        </w:tc>
        <w:tc>
          <w:tcPr>
            <w:tcW w:w="0" w:type="auto"/>
            <w:hideMark/>
          </w:tcPr>
          <w:p w:rsidR="007B65E1" w:rsidRPr="00242E3C" w:rsidRDefault="007B65E1" w:rsidP="00590F86">
            <w:pPr>
              <w:pStyle w:val="Letratabla"/>
              <w:spacing w:line="240" w:lineRule="auto"/>
              <w:jc w:val="center"/>
            </w:pPr>
            <w:r w:rsidRPr="00242E3C">
              <w:rPr>
                <w:szCs w:val="18"/>
              </w:rPr>
              <w:t>2017 – S/</w:t>
            </w:r>
          </w:p>
        </w:tc>
        <w:tc>
          <w:tcPr>
            <w:tcW w:w="0" w:type="auto"/>
            <w:hideMark/>
          </w:tcPr>
          <w:p w:rsidR="007B65E1" w:rsidRPr="00242E3C" w:rsidRDefault="007B65E1" w:rsidP="00590F86">
            <w:pPr>
              <w:pStyle w:val="Letratabla"/>
              <w:spacing w:line="240" w:lineRule="auto"/>
              <w:jc w:val="center"/>
            </w:pPr>
            <w:r w:rsidRPr="00242E3C">
              <w:rPr>
                <w:szCs w:val="18"/>
              </w:rPr>
              <w:t>2018 – S/</w:t>
            </w:r>
          </w:p>
        </w:tc>
        <w:tc>
          <w:tcPr>
            <w:tcW w:w="0" w:type="auto"/>
            <w:hideMark/>
          </w:tcPr>
          <w:p w:rsidR="007B65E1" w:rsidRPr="00242E3C" w:rsidRDefault="007B65E1" w:rsidP="00590F86">
            <w:pPr>
              <w:pStyle w:val="Letratabla"/>
              <w:spacing w:line="240" w:lineRule="auto"/>
              <w:jc w:val="center"/>
            </w:pPr>
            <w:r w:rsidRPr="00242E3C">
              <w:rPr>
                <w:szCs w:val="18"/>
              </w:rPr>
              <w:t>2019 – S/</w:t>
            </w: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 xml:space="preserve">Ingresos </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inicial de caja</w:t>
            </w:r>
          </w:p>
        </w:tc>
        <w:tc>
          <w:tcPr>
            <w:tcW w:w="0" w:type="auto"/>
            <w:vAlign w:val="center"/>
            <w:hideMark/>
          </w:tcPr>
          <w:p w:rsidR="007B65E1" w:rsidRPr="00242E3C" w:rsidRDefault="007B65E1" w:rsidP="00590F86">
            <w:pPr>
              <w:pStyle w:val="Letratabla"/>
              <w:spacing w:line="240" w:lineRule="auto"/>
              <w:jc w:val="center"/>
            </w:pPr>
            <w:r w:rsidRPr="00242E3C">
              <w:t>2.985.499,68</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Cobranzas de ventas</w:t>
            </w:r>
          </w:p>
        </w:tc>
        <w:tc>
          <w:tcPr>
            <w:tcW w:w="0" w:type="auto"/>
            <w:vAlign w:val="center"/>
            <w:hideMark/>
          </w:tcPr>
          <w:p w:rsidR="007B65E1" w:rsidRPr="00242E3C" w:rsidRDefault="007B65E1" w:rsidP="00590F86">
            <w:pPr>
              <w:pStyle w:val="Letratabla"/>
              <w:spacing w:line="240" w:lineRule="auto"/>
              <w:jc w:val="center"/>
            </w:pPr>
            <w:r w:rsidRPr="00242E3C">
              <w:t>4.259.116,03</w:t>
            </w:r>
          </w:p>
        </w:tc>
        <w:tc>
          <w:tcPr>
            <w:tcW w:w="0" w:type="auto"/>
            <w:vAlign w:val="center"/>
            <w:hideMark/>
          </w:tcPr>
          <w:p w:rsidR="007B65E1" w:rsidRPr="00242E3C" w:rsidRDefault="007B65E1" w:rsidP="00590F86">
            <w:pPr>
              <w:pStyle w:val="Letratabla"/>
              <w:spacing w:line="240" w:lineRule="auto"/>
              <w:jc w:val="center"/>
            </w:pPr>
            <w:r w:rsidRPr="00242E3C">
              <w:t>4.845.585,91</w:t>
            </w:r>
          </w:p>
        </w:tc>
        <w:tc>
          <w:tcPr>
            <w:tcW w:w="0" w:type="auto"/>
            <w:vAlign w:val="center"/>
            <w:hideMark/>
          </w:tcPr>
          <w:p w:rsidR="007B65E1" w:rsidRPr="00242E3C" w:rsidRDefault="007B65E1" w:rsidP="00590F86">
            <w:pPr>
              <w:pStyle w:val="Letratabla"/>
              <w:spacing w:line="240" w:lineRule="auto"/>
              <w:jc w:val="center"/>
            </w:pPr>
            <w:r w:rsidRPr="00242E3C">
              <w:t>5.134.039,43</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TOTAL INGRESOS</w:t>
            </w:r>
          </w:p>
        </w:tc>
        <w:tc>
          <w:tcPr>
            <w:tcW w:w="0" w:type="auto"/>
            <w:vAlign w:val="center"/>
            <w:hideMark/>
          </w:tcPr>
          <w:p w:rsidR="007B65E1" w:rsidRPr="00242E3C" w:rsidRDefault="007B65E1" w:rsidP="00590F86">
            <w:pPr>
              <w:pStyle w:val="Letratabla"/>
              <w:spacing w:line="240" w:lineRule="auto"/>
              <w:jc w:val="center"/>
            </w:pPr>
            <w:r w:rsidRPr="00242E3C">
              <w:t>7.244.615,71</w:t>
            </w:r>
          </w:p>
        </w:tc>
        <w:tc>
          <w:tcPr>
            <w:tcW w:w="0" w:type="auto"/>
            <w:vAlign w:val="center"/>
            <w:hideMark/>
          </w:tcPr>
          <w:p w:rsidR="007B65E1" w:rsidRPr="00242E3C" w:rsidRDefault="007B65E1" w:rsidP="00590F86">
            <w:pPr>
              <w:pStyle w:val="Letratabla"/>
              <w:spacing w:line="240" w:lineRule="auto"/>
              <w:jc w:val="center"/>
            </w:pPr>
            <w:r w:rsidRPr="00242E3C">
              <w:t>8.490.288,72</w:t>
            </w:r>
          </w:p>
        </w:tc>
        <w:tc>
          <w:tcPr>
            <w:tcW w:w="0" w:type="auto"/>
            <w:vAlign w:val="center"/>
            <w:hideMark/>
          </w:tcPr>
          <w:p w:rsidR="007B65E1" w:rsidRPr="00242E3C" w:rsidRDefault="007B65E1" w:rsidP="00590F86">
            <w:pPr>
              <w:pStyle w:val="Letratabla"/>
              <w:spacing w:line="240" w:lineRule="auto"/>
              <w:jc w:val="center"/>
            </w:pPr>
            <w:r w:rsidRPr="00242E3C">
              <w:t>9.925.718,25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Egresos de operación:</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Costo de venta</w:t>
            </w:r>
          </w:p>
        </w:tc>
        <w:tc>
          <w:tcPr>
            <w:tcW w:w="0" w:type="auto"/>
            <w:vAlign w:val="center"/>
            <w:hideMark/>
          </w:tcPr>
          <w:p w:rsidR="007B65E1" w:rsidRPr="00242E3C" w:rsidRDefault="007B65E1" w:rsidP="00590F86">
            <w:pPr>
              <w:pStyle w:val="Letratabla"/>
              <w:spacing w:line="240" w:lineRule="auto"/>
              <w:jc w:val="center"/>
            </w:pPr>
            <w:r w:rsidRPr="00242E3C">
              <w:t>- 698.477,00</w:t>
            </w:r>
          </w:p>
        </w:tc>
        <w:tc>
          <w:tcPr>
            <w:tcW w:w="0" w:type="auto"/>
            <w:vAlign w:val="center"/>
            <w:hideMark/>
          </w:tcPr>
          <w:p w:rsidR="007B65E1" w:rsidRPr="00242E3C" w:rsidRDefault="007B65E1" w:rsidP="00590F86">
            <w:pPr>
              <w:pStyle w:val="Letratabla"/>
              <w:spacing w:line="240" w:lineRule="auto"/>
              <w:jc w:val="center"/>
            </w:pPr>
            <w:r w:rsidRPr="00242E3C">
              <w:t>- 680.428,00</w:t>
            </w:r>
          </w:p>
        </w:tc>
        <w:tc>
          <w:tcPr>
            <w:tcW w:w="0" w:type="auto"/>
            <w:vAlign w:val="center"/>
            <w:hideMark/>
          </w:tcPr>
          <w:p w:rsidR="007B65E1" w:rsidRPr="00242E3C" w:rsidRDefault="007B65E1" w:rsidP="00590F86">
            <w:pPr>
              <w:pStyle w:val="Letratabla"/>
              <w:spacing w:line="240" w:lineRule="auto"/>
              <w:jc w:val="center"/>
            </w:pPr>
            <w:r w:rsidRPr="00242E3C">
              <w:t>- 688.516,00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SG&amp;A</w:t>
            </w:r>
          </w:p>
        </w:tc>
        <w:tc>
          <w:tcPr>
            <w:tcW w:w="0" w:type="auto"/>
            <w:vAlign w:val="center"/>
            <w:hideMark/>
          </w:tcPr>
          <w:p w:rsidR="007B65E1" w:rsidRPr="00242E3C" w:rsidRDefault="007B65E1" w:rsidP="00590F86">
            <w:pPr>
              <w:pStyle w:val="Letratabla"/>
              <w:spacing w:line="240" w:lineRule="auto"/>
              <w:jc w:val="center"/>
            </w:pPr>
            <w:r w:rsidRPr="00242E3C">
              <w:t>- 2.918.650,00</w:t>
            </w:r>
          </w:p>
        </w:tc>
        <w:tc>
          <w:tcPr>
            <w:tcW w:w="0" w:type="auto"/>
            <w:vAlign w:val="center"/>
            <w:hideMark/>
          </w:tcPr>
          <w:p w:rsidR="007B65E1" w:rsidRPr="00242E3C" w:rsidRDefault="007B65E1" w:rsidP="00590F86">
            <w:pPr>
              <w:pStyle w:val="Letratabla"/>
              <w:spacing w:line="240" w:lineRule="auto"/>
              <w:jc w:val="center"/>
            </w:pPr>
            <w:r w:rsidRPr="00242E3C">
              <w:t>- 3.035.396,00</w:t>
            </w:r>
          </w:p>
        </w:tc>
        <w:tc>
          <w:tcPr>
            <w:tcW w:w="0" w:type="auto"/>
            <w:vAlign w:val="center"/>
            <w:hideMark/>
          </w:tcPr>
          <w:p w:rsidR="007B65E1" w:rsidRPr="00242E3C" w:rsidRDefault="007B65E1" w:rsidP="00590F86">
            <w:pPr>
              <w:pStyle w:val="Letratabla"/>
              <w:spacing w:line="240" w:lineRule="auto"/>
              <w:jc w:val="center"/>
            </w:pPr>
            <w:r w:rsidRPr="00242E3C">
              <w:t>- 3.187.165,80</w:t>
            </w:r>
          </w:p>
        </w:tc>
      </w:tr>
      <w:tr w:rsidR="007B65E1" w:rsidRPr="00242E3C" w:rsidTr="00590F86">
        <w:trPr>
          <w:trHeight w:val="215"/>
          <w:jc w:val="center"/>
        </w:trPr>
        <w:tc>
          <w:tcPr>
            <w:tcW w:w="0" w:type="auto"/>
            <w:vAlign w:val="center"/>
            <w:hideMark/>
          </w:tcPr>
          <w:p w:rsidR="007B65E1" w:rsidRPr="00242E3C" w:rsidRDefault="007B65E1" w:rsidP="00590F86">
            <w:pPr>
              <w:pStyle w:val="Letratabla"/>
              <w:spacing w:line="240" w:lineRule="auto"/>
            </w:pPr>
            <w:r w:rsidRPr="00242E3C">
              <w:t>TOTAL DE EGRESOS POR OPERACIÓN</w:t>
            </w:r>
          </w:p>
        </w:tc>
        <w:tc>
          <w:tcPr>
            <w:tcW w:w="0" w:type="auto"/>
            <w:vAlign w:val="center"/>
            <w:hideMark/>
          </w:tcPr>
          <w:p w:rsidR="007B65E1" w:rsidRPr="00242E3C" w:rsidRDefault="007B65E1" w:rsidP="00590F86">
            <w:pPr>
              <w:pStyle w:val="Letratabla"/>
              <w:spacing w:line="240" w:lineRule="auto"/>
              <w:jc w:val="center"/>
            </w:pPr>
            <w:r w:rsidRPr="00242E3C">
              <w:t>- 3.617.127,00</w:t>
            </w:r>
          </w:p>
        </w:tc>
        <w:tc>
          <w:tcPr>
            <w:tcW w:w="0" w:type="auto"/>
            <w:vAlign w:val="center"/>
            <w:hideMark/>
          </w:tcPr>
          <w:p w:rsidR="007B65E1" w:rsidRPr="00242E3C" w:rsidRDefault="007B65E1" w:rsidP="00590F86">
            <w:pPr>
              <w:pStyle w:val="Letratabla"/>
              <w:spacing w:line="240" w:lineRule="auto"/>
              <w:jc w:val="center"/>
            </w:pPr>
            <w:r w:rsidRPr="00242E3C">
              <w:t>- 3.715.824,00</w:t>
            </w:r>
          </w:p>
        </w:tc>
        <w:tc>
          <w:tcPr>
            <w:tcW w:w="0" w:type="auto"/>
            <w:vAlign w:val="center"/>
            <w:hideMark/>
          </w:tcPr>
          <w:p w:rsidR="007B65E1" w:rsidRPr="00242E3C" w:rsidRDefault="007B65E1" w:rsidP="00590F86">
            <w:pPr>
              <w:pStyle w:val="Letratabla"/>
              <w:spacing w:line="240" w:lineRule="auto"/>
              <w:jc w:val="center"/>
            </w:pPr>
            <w:r w:rsidRPr="00242E3C">
              <w:t>- 3.875.681,80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Gastos de capital</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Escudo fiscal</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FINAL</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c>
          <w:tcPr>
            <w:tcW w:w="0" w:type="auto"/>
            <w:vAlign w:val="center"/>
            <w:hideMark/>
          </w:tcPr>
          <w:p w:rsidR="007B65E1" w:rsidRPr="00242E3C" w:rsidRDefault="007B65E1" w:rsidP="00590F86">
            <w:pPr>
              <w:pStyle w:val="Letratabla"/>
              <w:spacing w:line="240" w:lineRule="auto"/>
              <w:jc w:val="center"/>
            </w:pPr>
            <w:r w:rsidRPr="00242E3C">
              <w:t>6.067.250,55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60"/>
          <w:jc w:val="center"/>
        </w:trPr>
        <w:tc>
          <w:tcPr>
            <w:tcW w:w="0" w:type="auto"/>
            <w:vAlign w:val="center"/>
            <w:hideMark/>
          </w:tcPr>
          <w:p w:rsidR="007B65E1" w:rsidRPr="00242E3C" w:rsidRDefault="007B65E1" w:rsidP="00590F86">
            <w:pPr>
              <w:pStyle w:val="Letratabla"/>
              <w:spacing w:line="240" w:lineRule="auto"/>
            </w:pPr>
            <w:r w:rsidRPr="00242E3C">
              <w:t>VAN</w:t>
            </w:r>
          </w:p>
        </w:tc>
        <w:tc>
          <w:tcPr>
            <w:tcW w:w="0" w:type="auto"/>
            <w:vAlign w:val="center"/>
            <w:hideMark/>
          </w:tcPr>
          <w:p w:rsidR="007B65E1" w:rsidRPr="00242E3C" w:rsidRDefault="007B65E1" w:rsidP="00590F86">
            <w:pPr>
              <w:pStyle w:val="Letratabla"/>
              <w:spacing w:line="240" w:lineRule="auto"/>
              <w:jc w:val="center"/>
            </w:pPr>
            <w:r w:rsidRPr="00242E3C">
              <w:t>12.174.844,53</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COK</w:t>
            </w:r>
          </w:p>
        </w:tc>
        <w:tc>
          <w:tcPr>
            <w:tcW w:w="0" w:type="auto"/>
            <w:vAlign w:val="center"/>
            <w:hideMark/>
          </w:tcPr>
          <w:p w:rsidR="007B65E1" w:rsidRPr="00242E3C" w:rsidRDefault="007B65E1" w:rsidP="00590F86">
            <w:pPr>
              <w:pStyle w:val="Letratabla"/>
              <w:spacing w:line="240" w:lineRule="auto"/>
              <w:jc w:val="center"/>
            </w:pPr>
            <w:r w:rsidRPr="00242E3C">
              <w:t>8,52%</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bl>
    <w:p w:rsidR="00DD4832" w:rsidRPr="00242E3C" w:rsidRDefault="00DD4832" w:rsidP="001B477B">
      <w:pPr>
        <w:pStyle w:val="Nota"/>
        <w:ind w:left="993"/>
      </w:pPr>
      <w:r w:rsidRPr="00242E3C">
        <w:t>Fuente: Elaboración propia 2017.</w:t>
      </w:r>
    </w:p>
    <w:p w:rsidR="00DD4832" w:rsidRPr="00242E3C" w:rsidRDefault="00DD4832" w:rsidP="00DD4832">
      <w:pPr>
        <w:pStyle w:val="Nota"/>
      </w:pPr>
    </w:p>
    <w:p w:rsidR="00DD4832" w:rsidRPr="00242E3C" w:rsidRDefault="00DD4832" w:rsidP="00582BAE">
      <w:pPr>
        <w:pStyle w:val="Epgrafe"/>
        <w:outlineLvl w:val="0"/>
      </w:pPr>
      <w:bookmarkStart w:id="607" w:name="_Ref491183419"/>
      <w:bookmarkStart w:id="608" w:name="_Toc491614643"/>
      <w:r w:rsidRPr="00242E3C">
        <w:t xml:space="preserve">Anexo </w:t>
      </w:r>
      <w:bookmarkEnd w:id="607"/>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608"/>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rsidR="007B65E1" w:rsidRPr="00242E3C" w:rsidRDefault="007B65E1" w:rsidP="00590F86">
            <w:pPr>
              <w:spacing w:line="240" w:lineRule="auto"/>
              <w:jc w:val="center"/>
              <w:rPr>
                <w:color w:val="000000"/>
                <w:szCs w:val="18"/>
              </w:rPr>
            </w:pPr>
          </w:p>
        </w:tc>
        <w:tc>
          <w:tcPr>
            <w:tcW w:w="0" w:type="auto"/>
            <w:hideMark/>
          </w:tcPr>
          <w:p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rsidR="007B65E1" w:rsidRPr="00242E3C" w:rsidRDefault="007B65E1" w:rsidP="00590F86">
            <w:pPr>
              <w:spacing w:line="240" w:lineRule="auto"/>
              <w:jc w:val="center"/>
              <w:rPr>
                <w:color w:val="000000"/>
                <w:szCs w:val="18"/>
              </w:rPr>
            </w:pPr>
            <w:r w:rsidRPr="00242E3C">
              <w:rPr>
                <w:szCs w:val="18"/>
              </w:rPr>
              <w:t>2019 – S/</w:t>
            </w:r>
          </w:p>
        </w:tc>
      </w:tr>
      <w:tr w:rsidR="007B65E1" w:rsidRPr="00242E3C" w:rsidTr="00590F86">
        <w:trPr>
          <w:trHeight w:val="368"/>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rsidTr="00590F86">
        <w:trPr>
          <w:trHeight w:val="173"/>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bl>
    <w:p w:rsidR="00613E96" w:rsidRDefault="00D93CB3" w:rsidP="00613E96">
      <w:pPr>
        <w:pStyle w:val="Nota"/>
        <w:ind w:left="1560"/>
      </w:pPr>
      <w:r w:rsidRPr="00242E3C">
        <w:t>Fuente: Elaboración propia 2017</w:t>
      </w:r>
    </w:p>
    <w:p w:rsidR="00613E96" w:rsidRDefault="00613E96" w:rsidP="00613E96">
      <w:pPr>
        <w:pStyle w:val="Nota"/>
        <w:ind w:left="1560"/>
      </w:pPr>
    </w:p>
    <w:p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rsidR="00864735" w:rsidRPr="00242E3C" w:rsidRDefault="00864735" w:rsidP="00582BAE">
      <w:pPr>
        <w:pStyle w:val="Epgrafe"/>
        <w:outlineLvl w:val="0"/>
      </w:pPr>
      <w:bookmarkStart w:id="609" w:name="_Ref478725841"/>
      <w:bookmarkStart w:id="610"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e</w:t>
      </w:r>
      <w:r>
        <w:t>str</w:t>
      </w:r>
      <w:r w:rsidR="00310D59">
        <w:t>átegico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rsidTr="00864735">
        <w:trPr>
          <w:trHeight w:val="22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rsidTr="00864735">
        <w:trPr>
          <w:trHeight w:val="85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5</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6</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7</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8</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Dapa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i/>
                <w:iCs/>
                <w:color w:val="000000"/>
                <w:sz w:val="16"/>
                <w:szCs w:val="16"/>
              </w:rPr>
            </w:pPr>
            <w:r w:rsidRPr="00864735">
              <w:rPr>
                <w:i/>
                <w:iCs/>
                <w:color w:val="000000"/>
                <w:sz w:val="16"/>
                <w:szCs w:val="16"/>
              </w:rPr>
              <w:t>Key account manager</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rsidR="00864735" w:rsidRDefault="00864735" w:rsidP="00864735">
      <w:pPr>
        <w:rPr>
          <w:lang w:eastAsia="en-US"/>
        </w:rPr>
      </w:pPr>
    </w:p>
    <w:p w:rsidR="00864735" w:rsidRDefault="00864735" w:rsidP="00864735">
      <w:pPr>
        <w:rPr>
          <w:lang w:eastAsia="en-US"/>
        </w:rPr>
      </w:pPr>
    </w:p>
    <w:p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rsidR="00D222BE" w:rsidRPr="00242E3C" w:rsidRDefault="00D222BE" w:rsidP="00582BAE">
      <w:pPr>
        <w:pStyle w:val="Epgrafe"/>
        <w:outlineLvl w:val="0"/>
      </w:pPr>
      <w:r w:rsidRPr="00242E3C">
        <w:lastRenderedPageBreak/>
        <w:t xml:space="preserve">Anexo </w:t>
      </w:r>
      <w:bookmarkEnd w:id="609"/>
      <w:r w:rsidR="00864735">
        <w:t>20</w:t>
      </w:r>
      <w:r w:rsidRPr="00242E3C">
        <w:t>. Mapa estratégico de Starkey Perú</w:t>
      </w:r>
      <w:bookmarkEnd w:id="610"/>
    </w:p>
    <w:p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99405" cy="4550211"/>
                    </a:xfrm>
                    <a:prstGeom prst="rect">
                      <a:avLst/>
                    </a:prstGeom>
                  </pic:spPr>
                </pic:pic>
              </a:graphicData>
            </a:graphic>
          </wp:inline>
        </w:drawing>
      </w:r>
    </w:p>
    <w:p w:rsidR="00D222BE" w:rsidRPr="00242E3C" w:rsidRDefault="00D222BE" w:rsidP="00D222BE">
      <w:pPr>
        <w:pStyle w:val="Nota"/>
      </w:pPr>
      <w:r w:rsidRPr="00242E3C">
        <w:t>Fuente: Kaplan y Norton (2009).</w:t>
      </w:r>
      <w:r w:rsidR="00093293" w:rsidRPr="00242E3C">
        <w:t xml:space="preserve"> Elaboración propia, 2017.</w:t>
      </w:r>
    </w:p>
    <w:p w:rsidR="00630D39" w:rsidRPr="00242E3C" w:rsidRDefault="00630D39" w:rsidP="00F67F65">
      <w:pPr>
        <w:rPr>
          <w:lang w:eastAsia="en-US"/>
        </w:rPr>
      </w:pPr>
      <w:r w:rsidRPr="00242E3C">
        <w:rPr>
          <w:lang w:eastAsia="en-US"/>
        </w:rPr>
        <w:br w:type="page"/>
      </w:r>
    </w:p>
    <w:p w:rsidR="00D222BE" w:rsidRPr="00242E3C" w:rsidRDefault="00630D39" w:rsidP="00582BAE">
      <w:pPr>
        <w:jc w:val="center"/>
        <w:outlineLvl w:val="0"/>
        <w:rPr>
          <w:b/>
          <w:lang w:eastAsia="en-US"/>
        </w:rPr>
      </w:pPr>
      <w:r w:rsidRPr="00242E3C">
        <w:rPr>
          <w:b/>
          <w:lang w:eastAsia="en-US"/>
        </w:rPr>
        <w:lastRenderedPageBreak/>
        <w:t>Nota biográfica</w:t>
      </w:r>
    </w:p>
    <w:p w:rsidR="007B65E1" w:rsidRPr="00242E3C" w:rsidRDefault="007B65E1" w:rsidP="00582BAE">
      <w:pPr>
        <w:pStyle w:val="01TEXTOULTIMO"/>
        <w:spacing w:after="0"/>
        <w:outlineLvl w:val="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rsidR="007B65E1" w:rsidRPr="00242E3C" w:rsidRDefault="007B65E1" w:rsidP="007B65E1">
      <w:pPr>
        <w:pStyle w:val="01TEXTOULTIMO"/>
        <w:spacing w:after="0"/>
      </w:pPr>
    </w:p>
    <w:p w:rsidR="007B65E1" w:rsidRPr="00242E3C" w:rsidRDefault="003C2DD5" w:rsidP="00582BAE">
      <w:pPr>
        <w:pStyle w:val="01TEXTOULTIMO"/>
        <w:spacing w:after="0"/>
        <w:outlineLvl w:val="0"/>
        <w:rPr>
          <w:b/>
        </w:rPr>
      </w:pPr>
      <w:r w:rsidRPr="00242E3C">
        <w:rPr>
          <w:b/>
        </w:rPr>
        <w:t>María</w:t>
      </w:r>
      <w:r w:rsidR="007B65E1" w:rsidRPr="00242E3C">
        <w:rPr>
          <w:b/>
        </w:rPr>
        <w:t xml:space="preserve"> Gracia Panduro Temple</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rsidR="007B65E1" w:rsidRPr="00242E3C" w:rsidRDefault="007B65E1" w:rsidP="007B65E1">
      <w:pPr>
        <w:pStyle w:val="01TEXTOULTIMO"/>
        <w:spacing w:after="0"/>
      </w:pPr>
    </w:p>
    <w:p w:rsidR="007B65E1" w:rsidRPr="00242E3C" w:rsidRDefault="007B65E1" w:rsidP="00582BAE">
      <w:pPr>
        <w:pStyle w:val="01TEXTOULTIMO"/>
        <w:spacing w:after="0"/>
        <w:outlineLvl w:val="0"/>
        <w:rPr>
          <w:b/>
        </w:rPr>
      </w:pPr>
      <w:r w:rsidRPr="00242E3C">
        <w:rPr>
          <w:b/>
        </w:rPr>
        <w:t>Javier Alexander Zegarra Beltrán</w:t>
      </w:r>
    </w:p>
    <w:p w:rsidR="007B65E1" w:rsidRPr="00242E3C" w:rsidRDefault="007B65E1" w:rsidP="007B65E1">
      <w:pPr>
        <w:pStyle w:val="01TEXTOULTIMO"/>
        <w:spacing w:after="0"/>
      </w:pPr>
    </w:p>
    <w:p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F6F" w:rsidRDefault="00D26F6F" w:rsidP="00267C82">
      <w:r>
        <w:separator/>
      </w:r>
    </w:p>
  </w:endnote>
  <w:endnote w:type="continuationSeparator" w:id="0">
    <w:p w:rsidR="00D26F6F" w:rsidRDefault="00D26F6F"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Content>
      <w:p w:rsidR="00780BA5" w:rsidRDefault="00780BA5">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rsidR="00780BA5" w:rsidRDefault="00780BA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rsidR="00780BA5" w:rsidRPr="00DF4465" w:rsidRDefault="00780BA5">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422711" w:rsidRPr="00422711">
          <w:rPr>
            <w:rFonts w:ascii="Times New Roman" w:hAnsi="Times New Roman" w:cs="Times New Roman"/>
            <w:noProof/>
            <w:sz w:val="18"/>
            <w:szCs w:val="18"/>
            <w:lang w:val="es-ES"/>
          </w:rPr>
          <w:t>ix</w:t>
        </w:r>
        <w:r w:rsidRPr="00DF4465">
          <w:rPr>
            <w:rFonts w:ascii="Times New Roman" w:hAnsi="Times New Roman" w:cs="Times New Roman"/>
            <w:sz w:val="18"/>
            <w:szCs w:val="18"/>
          </w:rPr>
          <w:fldChar w:fldCharType="end"/>
        </w:r>
      </w:p>
    </w:sdtContent>
  </w:sdt>
  <w:p w:rsidR="00780BA5" w:rsidRDefault="00780BA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Content>
      <w:p w:rsidR="00780BA5" w:rsidRDefault="00780BA5">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rsidR="00780BA5" w:rsidRDefault="00780BA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Content>
      <w:p w:rsidR="00780BA5" w:rsidRDefault="00780BA5">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422711" w:rsidRPr="00422711">
          <w:rPr>
            <w:rFonts w:ascii="Times New Roman" w:hAnsi="Times New Roman" w:cs="Times New Roman"/>
            <w:noProof/>
            <w:sz w:val="18"/>
            <w:szCs w:val="18"/>
            <w:lang w:val="es-ES"/>
          </w:rPr>
          <w:t>61</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Content>
      <w:p w:rsidR="00780BA5" w:rsidRDefault="00780BA5">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422711" w:rsidRPr="00422711">
          <w:rPr>
            <w:rFonts w:ascii="Times New Roman" w:hAnsi="Times New Roman" w:cs="Times New Roman"/>
            <w:noProof/>
            <w:sz w:val="18"/>
            <w:szCs w:val="18"/>
            <w:lang w:val="es-ES"/>
          </w:rPr>
          <w:t>17</w:t>
        </w:r>
        <w:r w:rsidRPr="00A855DA">
          <w:rPr>
            <w:rFonts w:ascii="Times New Roman" w:hAnsi="Times New Roman" w:cs="Times New Roman"/>
            <w:sz w:val="18"/>
            <w:szCs w:val="18"/>
          </w:rPr>
          <w:fldChar w:fldCharType="end"/>
        </w:r>
      </w:p>
    </w:sdtContent>
  </w:sdt>
  <w:p w:rsidR="00780BA5" w:rsidRDefault="00780BA5">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rsidR="00780BA5" w:rsidRPr="00BE2A10" w:rsidRDefault="00780BA5">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422711" w:rsidRPr="00422711">
          <w:rPr>
            <w:rFonts w:ascii="Times New Roman" w:hAnsi="Times New Roman" w:cs="Times New Roman"/>
            <w:noProof/>
            <w:color w:val="000000" w:themeColor="text1"/>
            <w:sz w:val="18"/>
            <w:szCs w:val="18"/>
            <w:lang w:val="es-ES"/>
          </w:rPr>
          <w:t>77</w:t>
        </w:r>
        <w:r w:rsidRPr="00FE48D6">
          <w:rPr>
            <w:rFonts w:ascii="Times New Roman" w:hAnsi="Times New Roman" w:cs="Times New Roman"/>
            <w:color w:val="000000" w:themeColor="text1"/>
            <w:sz w:val="18"/>
            <w:szCs w:val="18"/>
          </w:rPr>
          <w:fldChar w:fldCharType="end"/>
        </w:r>
      </w:p>
    </w:sdtContent>
  </w:sdt>
  <w:p w:rsidR="00780BA5" w:rsidRDefault="00780B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F6F" w:rsidRDefault="00D26F6F" w:rsidP="00267C82">
      <w:r>
        <w:separator/>
      </w:r>
    </w:p>
  </w:footnote>
  <w:footnote w:type="continuationSeparator" w:id="0">
    <w:p w:rsidR="00D26F6F" w:rsidRDefault="00D26F6F" w:rsidP="00267C82">
      <w:r>
        <w:continuationSeparator/>
      </w:r>
    </w:p>
  </w:footnote>
  <w:footnote w:id="1">
    <w:p w:rsidR="00780BA5" w:rsidRDefault="00780BA5" w:rsidP="00444F5D">
      <w:pPr>
        <w:pStyle w:val="Textonotapie"/>
        <w:spacing w:line="240" w:lineRule="auto"/>
      </w:pPr>
      <w:r>
        <w:rPr>
          <w:rStyle w:val="Refdenotaalpie"/>
        </w:rPr>
        <w:footnoteRef/>
      </w:r>
      <w:r>
        <w:t xml:space="preserve"> Datos obtenidos de fuente interna.</w:t>
      </w:r>
    </w:p>
  </w:footnote>
  <w:footnote w:id="2">
    <w:p w:rsidR="00780BA5" w:rsidRDefault="00780BA5"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rsidR="00780BA5" w:rsidRDefault="00780BA5"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rsidR="00780BA5" w:rsidRDefault="00780BA5"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rsidR="00780BA5" w:rsidRDefault="00780BA5"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rsidR="00780BA5" w:rsidRDefault="00780BA5" w:rsidP="006273BD">
      <w:pPr>
        <w:pStyle w:val="Textonotapie"/>
        <w:spacing w:line="240" w:lineRule="auto"/>
      </w:pPr>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p>
  </w:footnote>
  <w:footnote w:id="7">
    <w:p w:rsidR="00780BA5" w:rsidRDefault="00780BA5" w:rsidP="006273BD">
      <w:pPr>
        <w:pStyle w:val="Textonotapie"/>
        <w:spacing w:line="240" w:lineRule="auto"/>
      </w:pPr>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p>
  </w:footnote>
  <w:footnote w:id="8">
    <w:p w:rsidR="00780BA5" w:rsidRPr="008B235A" w:rsidRDefault="00780BA5"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9">
    <w:p w:rsidR="00780BA5" w:rsidRDefault="00780BA5" w:rsidP="008B235A">
      <w:pPr>
        <w:pStyle w:val="Nota"/>
      </w:pPr>
      <w:r>
        <w:rPr>
          <w:rStyle w:val="Refdenotaalpie"/>
        </w:rPr>
        <w:footnoteRef/>
      </w:r>
      <w:r>
        <w:t xml:space="preserve"> La importación se realiza con la partida audífonos, excepto sus partes y accesorios, con código 9021.40.00.00</w:t>
      </w:r>
    </w:p>
  </w:footnote>
  <w:footnote w:id="10">
    <w:p w:rsidR="00780BA5" w:rsidRDefault="00780BA5"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1">
    <w:p w:rsidR="00780BA5" w:rsidRDefault="00780BA5"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2">
    <w:p w:rsidR="00780BA5" w:rsidRDefault="00780BA5"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3">
    <w:p w:rsidR="00780BA5" w:rsidRDefault="00780BA5"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4">
    <w:p w:rsidR="00780BA5" w:rsidRPr="00066E68" w:rsidRDefault="00780BA5"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5">
    <w:p w:rsidR="00780BA5" w:rsidRPr="002C026B" w:rsidRDefault="00780BA5"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6">
    <w:p w:rsidR="00780BA5" w:rsidRDefault="00780BA5"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17">
    <w:p w:rsidR="00780BA5" w:rsidRDefault="00780BA5"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p>
  </w:footnote>
  <w:footnote w:id="18">
    <w:p w:rsidR="00780BA5" w:rsidRPr="00D3417E" w:rsidRDefault="00780BA5"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19">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0">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1">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2">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3">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hideGrammaticalErrors/>
  <w:proofState w:spelling="clean" w:grammar="clean"/>
  <w:trackRevisions/>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566"/>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6A32"/>
    <w:rsid w:val="00057121"/>
    <w:rsid w:val="00060688"/>
    <w:rsid w:val="000609D0"/>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87CB7"/>
    <w:rsid w:val="00092725"/>
    <w:rsid w:val="00093293"/>
    <w:rsid w:val="000A0C6E"/>
    <w:rsid w:val="000A14B7"/>
    <w:rsid w:val="000A6EA6"/>
    <w:rsid w:val="000B04B9"/>
    <w:rsid w:val="000B1E49"/>
    <w:rsid w:val="000B1E64"/>
    <w:rsid w:val="000B2A89"/>
    <w:rsid w:val="000B2F32"/>
    <w:rsid w:val="000B381A"/>
    <w:rsid w:val="000B38F3"/>
    <w:rsid w:val="000B3E98"/>
    <w:rsid w:val="000B6075"/>
    <w:rsid w:val="000B7116"/>
    <w:rsid w:val="000C1D53"/>
    <w:rsid w:val="000C3ACC"/>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E30"/>
    <w:rsid w:val="000F2627"/>
    <w:rsid w:val="000F2F16"/>
    <w:rsid w:val="000F3BFC"/>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875FC"/>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017D"/>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D5C"/>
    <w:rsid w:val="00236BF3"/>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56850"/>
    <w:rsid w:val="00260CD2"/>
    <w:rsid w:val="0026120C"/>
    <w:rsid w:val="00261377"/>
    <w:rsid w:val="0026208F"/>
    <w:rsid w:val="00262391"/>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AA"/>
    <w:rsid w:val="002968DB"/>
    <w:rsid w:val="00296D66"/>
    <w:rsid w:val="002970CE"/>
    <w:rsid w:val="002A107F"/>
    <w:rsid w:val="002A1A5D"/>
    <w:rsid w:val="002A1EBB"/>
    <w:rsid w:val="002A4208"/>
    <w:rsid w:val="002A4921"/>
    <w:rsid w:val="002A4C6B"/>
    <w:rsid w:val="002A68DF"/>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12F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3BA"/>
    <w:rsid w:val="00410BDA"/>
    <w:rsid w:val="00413680"/>
    <w:rsid w:val="004147DE"/>
    <w:rsid w:val="00414B08"/>
    <w:rsid w:val="004151BA"/>
    <w:rsid w:val="004158A1"/>
    <w:rsid w:val="00421703"/>
    <w:rsid w:val="00422711"/>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67BC6"/>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21D2"/>
    <w:rsid w:val="004A290E"/>
    <w:rsid w:val="004A6236"/>
    <w:rsid w:val="004A7DCB"/>
    <w:rsid w:val="004B0584"/>
    <w:rsid w:val="004B31C0"/>
    <w:rsid w:val="004B4699"/>
    <w:rsid w:val="004B5363"/>
    <w:rsid w:val="004B6D7A"/>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BAE"/>
    <w:rsid w:val="00582D52"/>
    <w:rsid w:val="00582E42"/>
    <w:rsid w:val="0058329C"/>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A7220"/>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5E78"/>
    <w:rsid w:val="00650479"/>
    <w:rsid w:val="00650B0F"/>
    <w:rsid w:val="00650B9A"/>
    <w:rsid w:val="0065111A"/>
    <w:rsid w:val="00652349"/>
    <w:rsid w:val="00655B85"/>
    <w:rsid w:val="00656F4E"/>
    <w:rsid w:val="006571B0"/>
    <w:rsid w:val="00660013"/>
    <w:rsid w:val="00660DAC"/>
    <w:rsid w:val="00662298"/>
    <w:rsid w:val="00663D86"/>
    <w:rsid w:val="00666A09"/>
    <w:rsid w:val="00670B53"/>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E668E"/>
    <w:rsid w:val="006F2316"/>
    <w:rsid w:val="006F44E1"/>
    <w:rsid w:val="006F46F4"/>
    <w:rsid w:val="00700707"/>
    <w:rsid w:val="007012BB"/>
    <w:rsid w:val="00702403"/>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9B"/>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BA5"/>
    <w:rsid w:val="00780C62"/>
    <w:rsid w:val="00780CEB"/>
    <w:rsid w:val="007815C8"/>
    <w:rsid w:val="0078257D"/>
    <w:rsid w:val="00782803"/>
    <w:rsid w:val="007828A6"/>
    <w:rsid w:val="00782B3E"/>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52BF"/>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07"/>
    <w:rsid w:val="00870783"/>
    <w:rsid w:val="00870BAD"/>
    <w:rsid w:val="00870C7C"/>
    <w:rsid w:val="0087137F"/>
    <w:rsid w:val="0087149C"/>
    <w:rsid w:val="008728C8"/>
    <w:rsid w:val="008734B6"/>
    <w:rsid w:val="00874284"/>
    <w:rsid w:val="0088081B"/>
    <w:rsid w:val="00881C23"/>
    <w:rsid w:val="008822A2"/>
    <w:rsid w:val="00882BD7"/>
    <w:rsid w:val="00882ECC"/>
    <w:rsid w:val="00883C30"/>
    <w:rsid w:val="00884078"/>
    <w:rsid w:val="0088456D"/>
    <w:rsid w:val="008845AC"/>
    <w:rsid w:val="00884C92"/>
    <w:rsid w:val="00884EEF"/>
    <w:rsid w:val="00887452"/>
    <w:rsid w:val="008905C3"/>
    <w:rsid w:val="00890735"/>
    <w:rsid w:val="00890889"/>
    <w:rsid w:val="00891153"/>
    <w:rsid w:val="00891187"/>
    <w:rsid w:val="00891834"/>
    <w:rsid w:val="00891BF9"/>
    <w:rsid w:val="008925F5"/>
    <w:rsid w:val="0089415C"/>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61F"/>
    <w:rsid w:val="008B3A74"/>
    <w:rsid w:val="008B4C8B"/>
    <w:rsid w:val="008B5C12"/>
    <w:rsid w:val="008B6A00"/>
    <w:rsid w:val="008B6A9C"/>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304D"/>
    <w:rsid w:val="0091307F"/>
    <w:rsid w:val="00914333"/>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37A3"/>
    <w:rsid w:val="00944C18"/>
    <w:rsid w:val="00945CC2"/>
    <w:rsid w:val="00950ABF"/>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6754C"/>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A05CA"/>
    <w:rsid w:val="009A2C04"/>
    <w:rsid w:val="009A570F"/>
    <w:rsid w:val="009A742C"/>
    <w:rsid w:val="009B0432"/>
    <w:rsid w:val="009B0AEA"/>
    <w:rsid w:val="009B26FF"/>
    <w:rsid w:val="009B3479"/>
    <w:rsid w:val="009B3D5F"/>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48D3"/>
    <w:rsid w:val="009D59C7"/>
    <w:rsid w:val="009D66D6"/>
    <w:rsid w:val="009D71E1"/>
    <w:rsid w:val="009D77E9"/>
    <w:rsid w:val="009D7E8C"/>
    <w:rsid w:val="009E1EC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9BF"/>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4723"/>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496D"/>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1AC5"/>
    <w:rsid w:val="00B83DD7"/>
    <w:rsid w:val="00B85C11"/>
    <w:rsid w:val="00B8653B"/>
    <w:rsid w:val="00B86634"/>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98B"/>
    <w:rsid w:val="00C23428"/>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265B"/>
    <w:rsid w:val="00C52704"/>
    <w:rsid w:val="00C52AF6"/>
    <w:rsid w:val="00C544FF"/>
    <w:rsid w:val="00C5463A"/>
    <w:rsid w:val="00C553F4"/>
    <w:rsid w:val="00C557F7"/>
    <w:rsid w:val="00C57561"/>
    <w:rsid w:val="00C57BBF"/>
    <w:rsid w:val="00C60144"/>
    <w:rsid w:val="00C60CDE"/>
    <w:rsid w:val="00C6162A"/>
    <w:rsid w:val="00C632AA"/>
    <w:rsid w:val="00C63B81"/>
    <w:rsid w:val="00C63F6B"/>
    <w:rsid w:val="00C6435C"/>
    <w:rsid w:val="00C65A9B"/>
    <w:rsid w:val="00C65EC9"/>
    <w:rsid w:val="00C6758E"/>
    <w:rsid w:val="00C67D26"/>
    <w:rsid w:val="00C709B7"/>
    <w:rsid w:val="00C7186E"/>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87C9F"/>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15D1"/>
    <w:rsid w:val="00CB2AA7"/>
    <w:rsid w:val="00CB2EF6"/>
    <w:rsid w:val="00CB440F"/>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1BB"/>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21B8"/>
    <w:rsid w:val="00D1229B"/>
    <w:rsid w:val="00D12F3D"/>
    <w:rsid w:val="00D1760A"/>
    <w:rsid w:val="00D2134C"/>
    <w:rsid w:val="00D2177F"/>
    <w:rsid w:val="00D22217"/>
    <w:rsid w:val="00D222BE"/>
    <w:rsid w:val="00D22AC3"/>
    <w:rsid w:val="00D25D21"/>
    <w:rsid w:val="00D26296"/>
    <w:rsid w:val="00D267C2"/>
    <w:rsid w:val="00D26F6F"/>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A790E"/>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D27A5"/>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1ED"/>
    <w:rsid w:val="00E209A7"/>
    <w:rsid w:val="00E20A1C"/>
    <w:rsid w:val="00E2155F"/>
    <w:rsid w:val="00E22DC1"/>
    <w:rsid w:val="00E235C2"/>
    <w:rsid w:val="00E2749B"/>
    <w:rsid w:val="00E30686"/>
    <w:rsid w:val="00E31343"/>
    <w:rsid w:val="00E3251C"/>
    <w:rsid w:val="00E32B92"/>
    <w:rsid w:val="00E3317E"/>
    <w:rsid w:val="00E34DBA"/>
    <w:rsid w:val="00E35A41"/>
    <w:rsid w:val="00E35B82"/>
    <w:rsid w:val="00E36257"/>
    <w:rsid w:val="00E36767"/>
    <w:rsid w:val="00E40374"/>
    <w:rsid w:val="00E40816"/>
    <w:rsid w:val="00E40A3E"/>
    <w:rsid w:val="00E40FE1"/>
    <w:rsid w:val="00E41066"/>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66A"/>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142A"/>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30464"/>
    <w:rsid w:val="00F30606"/>
    <w:rsid w:val="00F30DFF"/>
    <w:rsid w:val="00F31ABF"/>
    <w:rsid w:val="00F31B73"/>
    <w:rsid w:val="00F320E8"/>
    <w:rsid w:val="00F33083"/>
    <w:rsid w:val="00F336D4"/>
    <w:rsid w:val="00F33B91"/>
    <w:rsid w:val="00F37C78"/>
    <w:rsid w:val="00F405EA"/>
    <w:rsid w:val="00F412B1"/>
    <w:rsid w:val="00F41355"/>
    <w:rsid w:val="00F41D3A"/>
    <w:rsid w:val="00F436AF"/>
    <w:rsid w:val="00F43F79"/>
    <w:rsid w:val="00F44B75"/>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42D9"/>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6.png"/><Relationship Id="rId39" Type="http://schemas.microsoft.com/office/2007/relationships/hdphoto" Target="media/hdphoto9.wdp"/><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microsoft.com/office/2007/relationships/hdphoto" Target="media/hdphoto13.wdp"/><Relationship Id="rId50" Type="http://schemas.openxmlformats.org/officeDocument/2006/relationships/hyperlink" Target="http://www.bcrp.gob.pe/docs/Publicaciones/Notas-Estudios/2016/nota-de-estudios-85-2016.pdf" TargetMode="External"/><Relationship Id="rId55" Type="http://schemas.openxmlformats.org/officeDocument/2006/relationships/hyperlink" Target="http://pages.stern.nyu.edu/~adamodar/New_Home_Page/datafile/totalbeta.html" TargetMode="External"/><Relationship Id="rId63" Type="http://schemas.openxmlformats.org/officeDocument/2006/relationships/hyperlink" Target="https://www.whitehouse.gov/sites/default/files/microsites/ostp/PCAST/pcast_hearing_%20tech_%20letterreport_final.pdf" TargetMode="External"/><Relationship Id="rId68" Type="http://schemas.microsoft.com/office/2007/relationships/hdphoto" Target="media/hdphoto14.wdp"/><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9" Type="http://schemas.microsoft.com/office/2007/relationships/hdphoto" Target="media/hdphoto4.wdp"/><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microsoft.com/office/2007/relationships/hdphoto" Target="media/hdphoto8.wdp"/><Relationship Id="rId40" Type="http://schemas.openxmlformats.org/officeDocument/2006/relationships/image" Target="media/image13.png"/><Relationship Id="rId45" Type="http://schemas.microsoft.com/office/2007/relationships/hdphoto" Target="media/hdphoto12.wdp"/><Relationship Id="rId53" Type="http://schemas.openxmlformats.org/officeDocument/2006/relationships/hyperlink" Target="http://www.iadb.org/research/dia/2010/files/DIA_2010_Spanish.pdf" TargetMode="External"/><Relationship Id="rId58" Type="http://schemas.openxmlformats.org/officeDocument/2006/relationships/hyperlink" Target="http://proyectos.inei.gob.pe/%20web/biblioineipub/bancopub/Est/Lib1039/libro.pdf" TargetMode="External"/><Relationship Id="rId66" Type="http://schemas.openxmlformats.org/officeDocument/2006/relationships/hyperlink" Target="http://reports.weforum.org/global-competitiveness-index/country-profiles/" TargetMode="External"/><Relationship Id="rId74"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hyperlink" Target="http://store.eiu.com/" TargetMode="External"/><Relationship Id="rId61" Type="http://schemas.openxmlformats.org/officeDocument/2006/relationships/hyperlink" Target="http://www.who.int/mediacentre" TargetMode="External"/><Relationship Id="rId10" Type="http://schemas.openxmlformats.org/officeDocument/2006/relationships/header" Target="header1.xml"/><Relationship Id="rId19" Type="http://schemas.microsoft.com/office/2007/relationships/hdphoto" Target="media/hdphoto1.wdp"/><Relationship Id="rId31" Type="http://schemas.microsoft.com/office/2007/relationships/hdphoto" Target="media/hdphoto5.wdp"/><Relationship Id="rId44" Type="http://schemas.openxmlformats.org/officeDocument/2006/relationships/image" Target="media/image15.png"/><Relationship Id="rId52" Type="http://schemas.openxmlformats.org/officeDocument/2006/relationships/hyperlink" Target="http://www.bcrp.gob.pe/docs/Publicaciones/Reporte-Inflacion/2016/setiembre/reporte-de-inflacion-setiembre-2016-presentacion.pdf" TargetMode="External"/><Relationship Id="rId60" Type="http://schemas.openxmlformats.org/officeDocument/2006/relationships/hyperlink" Target="http://www.acuerdoscomerciales.gob.pe/" TargetMode="External"/><Relationship Id="rId65" Type="http://schemas.openxmlformats.org/officeDocument/2006/relationships/hyperlink" Target="http://espanol.doingbusiness.org/~/media/WBG/DoingBusiness/Documents/Annual-Reports/English/DB17-Full-Report.pdf" TargetMode="External"/><Relationship Id="rId73" Type="http://schemas.microsoft.com/office/2007/relationships/hdphoto" Target="media/hdphoto16.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8.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7.png"/><Relationship Id="rId56" Type="http://schemas.openxmlformats.org/officeDocument/2006/relationships/hyperlink" Target="http://pages.stern.nyu.edu/~adamodar/%20New_Home_Page/datafile/histretSP.html" TargetMode="External"/><Relationship Id="rId64" Type="http://schemas.openxmlformats.org/officeDocument/2006/relationships/hyperlink" Target="http://elcomercio.pe/opinion/colaboradores/shock-integridad-y-inversion-alfredo-thorne-noticia-1965934" TargetMode="External"/><Relationship Id="rId69" Type="http://schemas.openxmlformats.org/officeDocument/2006/relationships/image" Target="media/image2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bcrp.gob.pe/docs/Transparencia/Notas-Informativas/2016/nota-informativa-2016-11-10.pdf"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5.png"/><Relationship Id="rId33" Type="http://schemas.microsoft.com/office/2007/relationships/hdphoto" Target="media/hdphoto6.wdp"/><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www.inei.gob.pe/media/MenuRecursivo/publicaciones_digitales/Est/Lib1171/ENEDIS%202012%20-%20COMPLETO.pdf" TargetMode="External"/><Relationship Id="rId67" Type="http://schemas.openxmlformats.org/officeDocument/2006/relationships/image" Target="media/image19.png"/><Relationship Id="rId20" Type="http://schemas.openxmlformats.org/officeDocument/2006/relationships/image" Target="media/image3.png"/><Relationship Id="rId41" Type="http://schemas.microsoft.com/office/2007/relationships/hdphoto" Target="media/hdphoto10.wdp"/><Relationship Id="rId54" Type="http://schemas.openxmlformats.org/officeDocument/2006/relationships/hyperlink" Target="http://www.conadisperu.gob.pe/observatorio/images/articulos/pdf/version_1_AuditivaJP.pdf" TargetMode="External"/><Relationship Id="rId62" Type="http://schemas.openxmlformats.org/officeDocument/2006/relationships/hyperlink" Target="https://www.pwc.com/mx/es/publicaciones%20/archivo/2014-10-alianza-pacifico-baja.pdf" TargetMode="External"/><Relationship Id="rId70" Type="http://schemas.microsoft.com/office/2007/relationships/hdphoto" Target="media/hdphoto15.wdp"/><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C94-E473-40AC-9F4C-7FD07C78C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88</Pages>
  <Words>26029</Words>
  <Characters>143160</Characters>
  <Application>Microsoft Office Word</Application>
  <DocSecurity>0</DocSecurity>
  <Lines>1193</Lines>
  <Paragraphs>337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20</cp:revision>
  <cp:lastPrinted>2017-09-10T15:24:00Z</cp:lastPrinted>
  <dcterms:created xsi:type="dcterms:W3CDTF">2017-10-06T18:36:00Z</dcterms:created>
  <dcterms:modified xsi:type="dcterms:W3CDTF">2017-10-09T17:21:00Z</dcterms:modified>
</cp:coreProperties>
</file>