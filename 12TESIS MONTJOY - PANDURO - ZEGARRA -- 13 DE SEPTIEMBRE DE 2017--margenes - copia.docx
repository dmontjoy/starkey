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r w:rsidRPr="00242E3C">
        <w:rPr>
          <w:rFonts w:eastAsia="Arial"/>
          <w:szCs w:val="22"/>
        </w:rPr>
        <w:t>Starkey Hearing Technologies</w:t>
      </w:r>
      <w:r w:rsidR="008A173E" w:rsidRPr="00242E3C">
        <w:rPr>
          <w:rFonts w:eastAsia="Arial"/>
          <w:szCs w:val="22"/>
        </w:rPr>
        <w:t xml:space="preserve"> (Starkey)</w:t>
      </w:r>
      <w:r w:rsidRPr="00242E3C">
        <w:rPr>
          <w:rFonts w:eastAsia="Arial"/>
          <w:szCs w:val="22"/>
        </w:rPr>
        <w:t xml:space="preserve"> es una empresa 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Este proceso finalizará el año 2018 cuando la empresa posea el 100% de las acciones. La toma de control de las operaciones se 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w:t>
      </w:r>
      <w:r w:rsidRPr="00242E3C">
        <w:rPr>
          <w:rFonts w:eastAsia="Arial"/>
          <w:szCs w:val="22"/>
        </w:rPr>
        <w:lastRenderedPageBreak/>
        <w:t>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3" w:name="_Ref491545213"/>
      <w:bookmarkStart w:id="4" w:name="_Toc491549924"/>
      <w:r w:rsidRPr="00242E3C">
        <w:rPr>
          <w:rFonts w:cs="Times New Roman"/>
          <w:iCs w:val="0"/>
          <w:color w:val="000000"/>
          <w:szCs w:val="22"/>
        </w:rPr>
        <w:t xml:space="preserve">Gráfico </w:t>
      </w:r>
      <w:bookmarkEnd w:id="3"/>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4"/>
    </w:p>
    <w:p w:rsidR="00824E3D" w:rsidRPr="00242E3C" w:rsidRDefault="00824E3D" w:rsidP="00C140EF">
      <w:pPr>
        <w:jc w:val="center"/>
      </w:pPr>
      <w:del w:id="5" w:author="Daniel Montjoy Pita" w:date="2017-10-06T13:28:00Z">
        <w:r w:rsidRPr="00242E3C" w:rsidDel="00C23428">
          <w:rPr>
            <w:rFonts w:eastAsia="Arial"/>
            <w:noProof/>
          </w:rPr>
          <w:drawing>
            <wp:inline distT="0" distB="0" distL="0" distR="0" wp14:anchorId="7B5870A5" wp14:editId="0AE65159">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del>
      <w:ins w:id="6" w:author="Daniel Montjoy Pita" w:date="2017-10-06T13:28:00Z">
        <w:r w:rsidR="00C23428" w:rsidRPr="00C23428">
          <w:drawing>
            <wp:inline distT="0" distB="0" distL="0" distR="0" wp14:anchorId="70555760" wp14:editId="1505F085">
              <wp:extent cx="5399405" cy="2890924"/>
              <wp:effectExtent l="0" t="0" r="0" b="508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0"/>
                      <a:srcRect b="3807"/>
                      <a:stretch/>
                    </pic:blipFill>
                    <pic:spPr>
                      <a:xfrm>
                        <a:off x="0" y="0"/>
                        <a:ext cx="5399405" cy="2890924"/>
                      </a:xfrm>
                      <a:prstGeom prst="rect">
                        <a:avLst/>
                      </a:prstGeom>
                    </pic:spPr>
                  </pic:pic>
                </a:graphicData>
              </a:graphic>
            </wp:inline>
          </w:drawing>
        </w:r>
      </w:ins>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7" w:name="_Toc469493448"/>
      <w:bookmarkStart w:id="8" w:name="_Toc469493848"/>
      <w:bookmarkStart w:id="9" w:name="_Toc469495251"/>
      <w:bookmarkStart w:id="10" w:name="_Toc469495448"/>
      <w:bookmarkStart w:id="11" w:name="_Toc491614539"/>
      <w:r w:rsidRPr="00242E3C">
        <w:rPr>
          <w:b/>
        </w:rPr>
        <w:t>1.1</w:t>
      </w:r>
      <w:r w:rsidRPr="00242E3C">
        <w:rPr>
          <w:b/>
        </w:rPr>
        <w:tab/>
        <w:t>Entorno político - legal</w:t>
      </w:r>
      <w:bookmarkEnd w:id="7"/>
      <w:bookmarkEnd w:id="8"/>
      <w:bookmarkEnd w:id="9"/>
      <w:bookmarkEnd w:id="10"/>
      <w:bookmarkEnd w:id="11"/>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RPr="00242E3C" w:rsidRDefault="003F43FD" w:rsidP="00C83D3C">
      <w:pPr>
        <w:rPr>
          <w:color w:val="000000"/>
        </w:rPr>
      </w:pPr>
      <w:r w:rsidRPr="00242E3C">
        <w:rPr>
          <w:color w:val="000000"/>
        </w:rPr>
        <w:t>L</w:t>
      </w:r>
      <w:r w:rsidR="00A24671" w:rsidRPr="00242E3C">
        <w:rPr>
          <w:color w:val="000000"/>
        </w:rPr>
        <w:t>a Ley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L</w:t>
      </w:r>
      <w:r w:rsidR="00A24671" w:rsidRPr="00242E3C">
        <w:rPr>
          <w:color w:val="000000"/>
        </w:rPr>
        <w:t>ey 29344 “Ley Marco de Aseguramiento Universal en Salud”</w:t>
      </w:r>
      <w:r w:rsidR="005A57B4" w:rsidRPr="00242E3C">
        <w:rPr>
          <w:color w:val="000000"/>
        </w:rPr>
        <w:t>,</w:t>
      </w:r>
      <w:r w:rsidR="00A24671" w:rsidRPr="00242E3C">
        <w:rPr>
          <w:color w:val="000000"/>
        </w:rPr>
        <w:t xml:space="preserve"> </w:t>
      </w:r>
      <w:r w:rsidR="004D5D54" w:rsidRPr="00242E3C">
        <w:rPr>
          <w:color w:val="000000"/>
        </w:rPr>
        <w:t>y sus reglamentos</w:t>
      </w:r>
      <w:r w:rsidR="005A57B4" w:rsidRPr="00242E3C">
        <w:rPr>
          <w:color w:val="000000"/>
        </w:rPr>
        <w:t>,</w:t>
      </w:r>
      <w:r w:rsidR="004D5D54" w:rsidRPr="00242E3C">
        <w:rPr>
          <w:color w:val="000000"/>
        </w:rPr>
        <w:t xml:space="preserve"> </w:t>
      </w:r>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bookmarkStart w:id="12" w:name="_GoBack"/>
      <w:bookmarkEnd w:id="12"/>
      <w:r w:rsidR="009E229C" w:rsidRPr="00242E3C">
        <w:rPr>
          <w:color w:val="000000"/>
        </w:rPr>
        <w:t xml:space="preserve"> </w:t>
      </w:r>
      <w:r w:rsidR="004D5D54" w:rsidRPr="00242E3C">
        <w:rPr>
          <w:color w:val="000000"/>
        </w:rPr>
        <w:t xml:space="preserve">en las que se </w:t>
      </w:r>
      <w:del w:id="13" w:author="Daniel Montjoy Pita" w:date="2017-10-06T13:34:00Z">
        <w:r w:rsidR="004D5D54" w:rsidRPr="00242E3C" w:rsidDel="0096754C">
          <w:rPr>
            <w:color w:val="000000"/>
          </w:rPr>
          <w:delText xml:space="preserve">establece </w:delText>
        </w:r>
      </w:del>
      <w:ins w:id="14" w:author="Daniel Montjoy Pita" w:date="2017-10-06T13:34:00Z">
        <w:r w:rsidR="0096754C">
          <w:rPr>
            <w:color w:val="000000"/>
          </w:rPr>
          <w:t>señala</w:t>
        </w:r>
        <w:r w:rsidR="0096754C" w:rsidRPr="00242E3C">
          <w:rPr>
            <w:color w:val="000000"/>
          </w:rPr>
          <w:t xml:space="preserve"> </w:t>
        </w:r>
      </w:ins>
      <w:r w:rsidR="004D5D54" w:rsidRPr="00242E3C">
        <w:rPr>
          <w:color w:val="000000"/>
        </w:rPr>
        <w:t>la racionalización de prótesis</w:t>
      </w:r>
      <w:ins w:id="15" w:author="Daniel Montjoy Pita" w:date="2017-10-06T13:34:00Z">
        <w:r w:rsidR="0096754C">
          <w:rPr>
            <w:color w:val="000000"/>
          </w:rPr>
          <w:t xml:space="preserve"> m</w:t>
        </w:r>
      </w:ins>
      <w:ins w:id="16" w:author="Daniel Montjoy Pita" w:date="2017-10-06T13:35:00Z">
        <w:r w:rsidR="0096754C">
          <w:rPr>
            <w:color w:val="000000"/>
          </w:rPr>
          <w:t>é</w:t>
        </w:r>
      </w:ins>
      <w:ins w:id="17" w:author="Daniel Montjoy Pita" w:date="2017-10-06T13:34:00Z">
        <w:r w:rsidR="0096754C">
          <w:rPr>
            <w:color w:val="000000"/>
          </w:rPr>
          <w:t>dicas</w:t>
        </w:r>
      </w:ins>
      <w:r w:rsidR="004D5D54" w:rsidRPr="00242E3C">
        <w:rPr>
          <w:color w:val="000000"/>
        </w:rPr>
        <w:t xml:space="preserve"> como </w:t>
      </w:r>
      <w:r w:rsidR="00A24671" w:rsidRPr="00242E3C">
        <w:rPr>
          <w:color w:val="000000"/>
        </w:rPr>
        <w:t>audífonos por las</w:t>
      </w:r>
      <w:r w:rsidR="009E229C" w:rsidRPr="00242E3C">
        <w:rPr>
          <w:color w:val="000000"/>
        </w:rPr>
        <w:t xml:space="preserve"> EPS</w:t>
      </w:r>
      <w:r w:rsidR="003F2255" w:rsidRPr="00242E3C">
        <w:rPr>
          <w:color w:val="000000"/>
        </w:rPr>
        <w:t xml:space="preserve">. </w:t>
      </w:r>
    </w:p>
    <w:p w:rsidR="00207871" w:rsidRPr="00242E3C" w:rsidRDefault="00207871" w:rsidP="00C83D3C">
      <w:pPr>
        <w:rPr>
          <w:color w:val="000000"/>
        </w:rPr>
      </w:pPr>
    </w:p>
    <w:p w:rsidR="00824E3D" w:rsidRPr="00242E3C" w:rsidRDefault="003F43FD" w:rsidP="00C83D3C">
      <w:pPr>
        <w:rPr>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 xml:space="preserve">ntorno político - legal se </w:t>
      </w:r>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rsidP="00C83D3C">
      <w:pPr>
        <w:rPr>
          <w:color w:val="000000"/>
        </w:rPr>
      </w:pPr>
      <w:r w:rsidRPr="00242E3C">
        <w:rPr>
          <w:color w:val="000000"/>
        </w:rPr>
        <w:br w:type="page"/>
      </w:r>
    </w:p>
    <w:p w:rsidR="00057121" w:rsidRPr="00242E3C" w:rsidRDefault="00A140E8" w:rsidP="00582BAE">
      <w:pPr>
        <w:pStyle w:val="Epgrafe"/>
        <w:outlineLvl w:val="0"/>
      </w:pPr>
      <w:bookmarkStart w:id="18" w:name="_Ref473296186"/>
      <w:bookmarkStart w:id="19" w:name="_Toc491614495"/>
      <w:r w:rsidRPr="00242E3C">
        <w:lastRenderedPageBreak/>
        <w:t xml:space="preserve">Tabla </w:t>
      </w:r>
      <w:bookmarkEnd w:id="18"/>
      <w:r w:rsidR="006273BD" w:rsidRPr="00242E3C">
        <w:t>1</w:t>
      </w:r>
      <w:r w:rsidRPr="00242E3C">
        <w:t>. Entorno político – legal</w:t>
      </w:r>
      <w:bookmarkEnd w:id="19"/>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20" w:name="_Toc469493449"/>
      <w:bookmarkStart w:id="21" w:name="_Toc469493849"/>
      <w:bookmarkStart w:id="22" w:name="_Toc469495252"/>
      <w:bookmarkStart w:id="23" w:name="_Toc469495449"/>
      <w:bookmarkStart w:id="24" w:name="_Toc491614540"/>
      <w:r w:rsidRPr="00242E3C">
        <w:rPr>
          <w:b/>
        </w:rPr>
        <w:t>1.2</w:t>
      </w:r>
      <w:r w:rsidRPr="00242E3C">
        <w:rPr>
          <w:b/>
        </w:rPr>
        <w:tab/>
      </w:r>
      <w:r w:rsidR="00921F0C" w:rsidRPr="00242E3C">
        <w:rPr>
          <w:b/>
        </w:rPr>
        <w:t>Entorno económico</w:t>
      </w:r>
      <w:bookmarkEnd w:id="20"/>
      <w:bookmarkEnd w:id="21"/>
      <w:bookmarkEnd w:id="22"/>
      <w:bookmarkEnd w:id="23"/>
      <w:bookmarkEnd w:id="24"/>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Hay que señalar que el crecimiento del PBI ha sufrido un ajuste a la baja </w:t>
      </w:r>
      <w:r w:rsidR="008458F5" w:rsidRPr="00242E3C">
        <w:rPr>
          <w:color w:val="000000"/>
        </w:rPr>
        <w:t>del 4</w:t>
      </w:r>
      <w:r w:rsidR="005370A3" w:rsidRPr="00242E3C">
        <w:rPr>
          <w:color w:val="000000"/>
        </w:rPr>
        <w:t>,</w:t>
      </w:r>
      <w:r w:rsidR="008458F5" w:rsidRPr="00242E3C">
        <w:rPr>
          <w:color w:val="000000"/>
        </w:rPr>
        <w:t>5 o 4</w:t>
      </w:r>
      <w:r w:rsidR="005370A3" w:rsidRPr="00242E3C">
        <w:rPr>
          <w:color w:val="000000"/>
        </w:rPr>
        <w:t>,</w:t>
      </w:r>
      <w:r w:rsidR="008458F5" w:rsidRPr="00242E3C">
        <w:rPr>
          <w:color w:val="000000"/>
        </w:rPr>
        <w:t>2% que se había pronosticado.</w:t>
      </w:r>
    </w:p>
    <w:p w:rsidR="000F0447" w:rsidRPr="00242E3C" w:rsidRDefault="000F0447" w:rsidP="006273BD">
      <w:pPr>
        <w:rPr>
          <w:i/>
        </w:rPr>
      </w:pPr>
    </w:p>
    <w:p w:rsidR="00F934F7" w:rsidRPr="00242E3C" w:rsidRDefault="007621F1" w:rsidP="006273BD">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p>
    <w:p w:rsidR="000F0447" w:rsidRPr="00242E3C" w:rsidRDefault="000F0447" w:rsidP="006273BD"/>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r w:rsidR="008E4B00" w:rsidRPr="00242E3C">
        <w:rPr>
          <w:color w:val="000000"/>
        </w:rPr>
        <w:t>El</w:t>
      </w:r>
      <w:r w:rsidR="00B37BA1" w:rsidRPr="00242E3C">
        <w:rPr>
          <w:color w:val="000000"/>
        </w:rPr>
        <w:t xml:space="preserve"> impuesto a </w:t>
      </w:r>
      <w:r w:rsidR="00DD2B80" w:rsidRPr="00242E3C">
        <w:rPr>
          <w:color w:val="000000"/>
        </w:rPr>
        <w:t xml:space="preserve">la </w:t>
      </w:r>
      <w:r w:rsidR="008E4B00" w:rsidRPr="00242E3C">
        <w:rPr>
          <w:color w:val="000000"/>
        </w:rPr>
        <w:t>renta de tercera categoría</w:t>
      </w:r>
      <w:r w:rsidR="00B37BA1" w:rsidRPr="00242E3C">
        <w:rPr>
          <w:color w:val="000000"/>
        </w:rPr>
        <w:t xml:space="preserve"> </w:t>
      </w:r>
      <w:r w:rsidR="00650B9A" w:rsidRPr="00242E3C">
        <w:rPr>
          <w:color w:val="000000"/>
        </w:rPr>
        <w:t xml:space="preserve">se </w:t>
      </w:r>
      <w:r w:rsidR="00B37BA1" w:rsidRPr="00242E3C">
        <w:rPr>
          <w:color w:val="000000"/>
        </w:rPr>
        <w:t xml:space="preserve">ha </w:t>
      </w:r>
      <w:r w:rsidR="00650B9A" w:rsidRPr="00242E3C">
        <w:rPr>
          <w:color w:val="000000"/>
        </w:rPr>
        <w:t>incrementado</w:t>
      </w:r>
      <w:r w:rsidR="00B37BA1" w:rsidRPr="00242E3C">
        <w:rPr>
          <w:color w:val="000000"/>
        </w:rPr>
        <w:t xml:space="preserve"> a 29</w:t>
      </w:r>
      <w:r w:rsidR="00720159" w:rsidRPr="00242E3C">
        <w:rPr>
          <w:color w:val="000000"/>
        </w:rPr>
        <w:t>,</w:t>
      </w:r>
      <w:r w:rsidR="00B37BA1" w:rsidRPr="00242E3C">
        <w:rPr>
          <w:color w:val="000000"/>
        </w:rPr>
        <w:t>5</w:t>
      </w:r>
      <w:r w:rsidR="002B0D69" w:rsidRPr="00242E3C">
        <w:rPr>
          <w:color w:val="000000"/>
        </w:rPr>
        <w:t>%</w:t>
      </w:r>
      <w:r w:rsidR="00720159" w:rsidRPr="00242E3C">
        <w:rPr>
          <w:color w:val="000000"/>
        </w:rPr>
        <w:t>,</w:t>
      </w:r>
      <w:r w:rsidR="00B37BA1" w:rsidRPr="00242E3C">
        <w:rPr>
          <w:color w:val="000000"/>
        </w:rPr>
        <w:t xml:space="preserve"> </w:t>
      </w:r>
      <w:r w:rsidR="00650B9A" w:rsidRPr="00242E3C">
        <w:rPr>
          <w:color w:val="000000"/>
        </w:rPr>
        <w:t xml:space="preserve">mientras que </w:t>
      </w:r>
      <w:r w:rsidR="00B37BA1" w:rsidRPr="00242E3C">
        <w:rPr>
          <w:color w:val="000000"/>
        </w:rPr>
        <w:t>e</w:t>
      </w:r>
      <w:r w:rsidR="008E4B00" w:rsidRPr="00242E3C">
        <w:rPr>
          <w:color w:val="000000"/>
        </w:rPr>
        <w:t>l impuesto a</w:t>
      </w:r>
      <w:r w:rsidR="00B37BA1" w:rsidRPr="00242E3C">
        <w:rPr>
          <w:color w:val="000000"/>
        </w:rPr>
        <w:t xml:space="preserve"> los dividendos</w:t>
      </w:r>
      <w:r w:rsidR="00650B9A" w:rsidRPr="00242E3C">
        <w:rPr>
          <w:color w:val="000000"/>
        </w:rPr>
        <w:t xml:space="preserve"> bajó</w:t>
      </w:r>
      <w:r w:rsidR="00B37BA1" w:rsidRPr="00242E3C">
        <w:rPr>
          <w:color w:val="000000"/>
        </w:rPr>
        <w:t xml:space="preserve"> a 5%.</w:t>
      </w:r>
    </w:p>
    <w:p w:rsidR="00650B9A" w:rsidRPr="00242E3C" w:rsidRDefault="00650B9A" w:rsidP="006273BD">
      <w:pPr>
        <w:rPr>
          <w:color w:val="000000"/>
        </w:rPr>
      </w:pPr>
    </w:p>
    <w:p w:rsidR="002B0D69" w:rsidRPr="00242E3C" w:rsidRDefault="009B0432" w:rsidP="006273BD">
      <w:pPr>
        <w:rPr>
          <w:color w:val="000000"/>
        </w:rPr>
      </w:pPr>
      <w:r w:rsidRPr="00242E3C">
        <w:rPr>
          <w:color w:val="000000"/>
        </w:rPr>
        <w:t>Se observa</w:t>
      </w:r>
      <w:r w:rsidR="008458F5" w:rsidRPr="00242E3C">
        <w:rPr>
          <w:color w:val="000000"/>
        </w:rPr>
        <w:t xml:space="preserve"> </w:t>
      </w:r>
      <w:r w:rsidR="00767E6D" w:rsidRPr="00242E3C">
        <w:rPr>
          <w:color w:val="000000"/>
        </w:rPr>
        <w:t>incertidumbre</w:t>
      </w:r>
      <w:r w:rsidR="008458F5" w:rsidRPr="00242E3C">
        <w:rPr>
          <w:color w:val="000000"/>
        </w:rPr>
        <w:t xml:space="preserve"> </w:t>
      </w:r>
      <w:r w:rsidRPr="00242E3C">
        <w:rPr>
          <w:color w:val="000000"/>
        </w:rPr>
        <w:t>respe</w:t>
      </w:r>
      <w:r w:rsidR="00720159" w:rsidRPr="00242E3C">
        <w:rPr>
          <w:color w:val="000000"/>
        </w:rPr>
        <w:t>c</w:t>
      </w:r>
      <w:r w:rsidRPr="00242E3C">
        <w:rPr>
          <w:color w:val="000000"/>
        </w:rPr>
        <w:t xml:space="preserve">to al tipo de cambio, </w:t>
      </w:r>
      <w:r w:rsidR="008458F5" w:rsidRPr="00242E3C">
        <w:rPr>
          <w:color w:val="000000"/>
        </w:rPr>
        <w:t>pues</w:t>
      </w:r>
      <w:r w:rsidR="00720159" w:rsidRPr="00242E3C">
        <w:rPr>
          <w:color w:val="000000"/>
        </w:rPr>
        <w:t>,</w:t>
      </w:r>
      <w:r w:rsidR="008458F5" w:rsidRPr="00242E3C">
        <w:rPr>
          <w:color w:val="000000"/>
        </w:rPr>
        <w:t xml:space="preserve"> a diciembre de 2016</w:t>
      </w:r>
      <w:r w:rsidR="00720159" w:rsidRPr="00242E3C">
        <w:rPr>
          <w:color w:val="000000"/>
        </w:rPr>
        <w:t>,</w:t>
      </w:r>
      <w:r w:rsidR="008458F5" w:rsidRPr="00242E3C">
        <w:rPr>
          <w:color w:val="000000"/>
        </w:rPr>
        <w:t xml:space="preserve"> </w:t>
      </w:r>
      <w:r w:rsidR="00770918" w:rsidRPr="00242E3C">
        <w:rPr>
          <w:color w:val="000000"/>
        </w:rPr>
        <w:t xml:space="preserve">según el </w:t>
      </w:r>
      <w:r w:rsidR="00770918" w:rsidRPr="00242E3C">
        <w:t>B</w:t>
      </w:r>
      <w:r w:rsidR="00720159" w:rsidRPr="00242E3C">
        <w:t>CRP</w:t>
      </w:r>
      <w:r w:rsidR="00770918" w:rsidRPr="00242E3C">
        <w:t xml:space="preserve"> (</w:t>
      </w:r>
      <w:r w:rsidR="00FD77AB" w:rsidRPr="00242E3C">
        <w:t>2016c</w:t>
      </w:r>
      <w:r w:rsidR="00770918" w:rsidRPr="00242E3C">
        <w:t>) el</w:t>
      </w:r>
      <w:r w:rsidR="00770918" w:rsidRPr="00242E3C">
        <w:rPr>
          <w:color w:val="000000"/>
        </w:rPr>
        <w:t xml:space="preserve"> </w:t>
      </w:r>
      <w:r w:rsidR="00720159" w:rsidRPr="00242E3C">
        <w:rPr>
          <w:color w:val="000000"/>
        </w:rPr>
        <w:t>s</w:t>
      </w:r>
      <w:r w:rsidR="00ED34CD" w:rsidRPr="00242E3C">
        <w:rPr>
          <w:color w:val="000000"/>
        </w:rPr>
        <w:t>ol</w:t>
      </w:r>
      <w:r w:rsidR="00770918" w:rsidRPr="00242E3C">
        <w:rPr>
          <w:color w:val="000000"/>
        </w:rPr>
        <w:t xml:space="preserve"> peruano</w:t>
      </w:r>
      <w:r w:rsidR="00B97E9A" w:rsidRPr="00242E3C">
        <w:rPr>
          <w:color w:val="000000"/>
        </w:rPr>
        <w:t xml:space="preserve"> continuaba</w:t>
      </w:r>
      <w:r w:rsidR="00ED34CD" w:rsidRPr="00242E3C">
        <w:rPr>
          <w:color w:val="000000"/>
        </w:rPr>
        <w:t xml:space="preserve"> depreciándose</w:t>
      </w:r>
      <w:r w:rsidR="00B37BA1" w:rsidRPr="00242E3C">
        <w:rPr>
          <w:color w:val="000000"/>
        </w:rPr>
        <w:t xml:space="preserve"> frente al </w:t>
      </w:r>
      <w:r w:rsidR="00720159" w:rsidRPr="00242E3C">
        <w:rPr>
          <w:color w:val="000000"/>
        </w:rPr>
        <w:t>d</w:t>
      </w:r>
      <w:r w:rsidR="00B37BA1" w:rsidRPr="00242E3C">
        <w:rPr>
          <w:color w:val="000000"/>
        </w:rPr>
        <w:t xml:space="preserve">ólar </w:t>
      </w:r>
      <w:r w:rsidR="00720159" w:rsidRPr="00242E3C">
        <w:rPr>
          <w:color w:val="000000"/>
        </w:rPr>
        <w:t>nortea</w:t>
      </w:r>
      <w:r w:rsidR="00786E76" w:rsidRPr="00242E3C">
        <w:rPr>
          <w:color w:val="000000"/>
        </w:rPr>
        <w:t>mericano,</w:t>
      </w:r>
      <w:r w:rsidR="00ED34CD" w:rsidRPr="00242E3C">
        <w:rPr>
          <w:color w:val="000000"/>
        </w:rPr>
        <w:t xml:space="preserve"> </w:t>
      </w:r>
      <w:r w:rsidR="00B37BA1" w:rsidRPr="00242E3C">
        <w:rPr>
          <w:color w:val="000000"/>
        </w:rPr>
        <w:t>la expectativa</w:t>
      </w:r>
      <w:r w:rsidR="008458F5" w:rsidRPr="00242E3C">
        <w:rPr>
          <w:color w:val="000000"/>
        </w:rPr>
        <w:t xml:space="preserve"> era</w:t>
      </w:r>
      <w:r w:rsidR="00ED34CD" w:rsidRPr="00242E3C">
        <w:rPr>
          <w:color w:val="000000"/>
        </w:rPr>
        <w:t xml:space="preserve"> que al 2018 esté en </w:t>
      </w:r>
      <w:r w:rsidR="004D78F4" w:rsidRPr="00242E3C">
        <w:rPr>
          <w:color w:val="000000"/>
        </w:rPr>
        <w:t>el rango de 3</w:t>
      </w:r>
      <w:r w:rsidR="00720159" w:rsidRPr="00242E3C">
        <w:rPr>
          <w:color w:val="000000"/>
        </w:rPr>
        <w:t>,</w:t>
      </w:r>
      <w:r w:rsidR="004D78F4" w:rsidRPr="00242E3C">
        <w:rPr>
          <w:color w:val="000000"/>
        </w:rPr>
        <w:t xml:space="preserve">50 </w:t>
      </w:r>
      <w:r w:rsidR="00B37BA1" w:rsidRPr="00242E3C">
        <w:rPr>
          <w:color w:val="000000"/>
        </w:rPr>
        <w:t>a</w:t>
      </w:r>
      <w:r w:rsidR="004D78F4" w:rsidRPr="00242E3C">
        <w:rPr>
          <w:color w:val="000000"/>
        </w:rPr>
        <w:t xml:space="preserve"> 3</w:t>
      </w:r>
      <w:r w:rsidR="00720159" w:rsidRPr="00242E3C">
        <w:rPr>
          <w:color w:val="000000"/>
        </w:rPr>
        <w:t>,</w:t>
      </w:r>
      <w:r w:rsidR="004D78F4" w:rsidRPr="00242E3C">
        <w:rPr>
          <w:color w:val="000000"/>
        </w:rPr>
        <w:t>52</w:t>
      </w:r>
      <w:r w:rsidR="00B37BA1" w:rsidRPr="00242E3C">
        <w:rPr>
          <w:color w:val="000000"/>
        </w:rPr>
        <w:t xml:space="preserve"> </w:t>
      </w:r>
      <w:r w:rsidR="00720159" w:rsidRPr="00242E3C">
        <w:rPr>
          <w:color w:val="000000"/>
        </w:rPr>
        <w:t>s</w:t>
      </w:r>
      <w:r w:rsidR="00B37BA1" w:rsidRPr="00242E3C">
        <w:rPr>
          <w:color w:val="000000"/>
        </w:rPr>
        <w:t xml:space="preserve">oles por </w:t>
      </w:r>
      <w:r w:rsidR="00720159" w:rsidRPr="00242E3C">
        <w:rPr>
          <w:color w:val="000000"/>
        </w:rPr>
        <w:t>USD</w:t>
      </w:r>
      <w:r w:rsidR="00A73F93" w:rsidRPr="00242E3C">
        <w:rPr>
          <w:color w:val="000000"/>
        </w:rPr>
        <w:t>.</w:t>
      </w:r>
      <w:r w:rsidR="00B97E9A" w:rsidRPr="00242E3C">
        <w:rPr>
          <w:color w:val="000000"/>
        </w:rPr>
        <w:t xml:space="preserve"> Pero</w:t>
      </w:r>
      <w:r w:rsidR="00720159" w:rsidRPr="00242E3C">
        <w:rPr>
          <w:color w:val="000000"/>
        </w:rPr>
        <w:t>,</w:t>
      </w:r>
      <w:r w:rsidR="00B97E9A" w:rsidRPr="00242E3C">
        <w:rPr>
          <w:color w:val="000000"/>
        </w:rPr>
        <w:t xml:space="preserve"> ahora</w:t>
      </w:r>
      <w:r w:rsidR="00720159" w:rsidRPr="00242E3C">
        <w:rPr>
          <w:color w:val="000000"/>
        </w:rPr>
        <w:t>,</w:t>
      </w:r>
      <w:r w:rsidR="008458F5" w:rsidRPr="00242E3C">
        <w:rPr>
          <w:color w:val="000000"/>
        </w:rPr>
        <w:t xml:space="preserve"> </w:t>
      </w:r>
      <w:r w:rsidR="00B97E9A" w:rsidRPr="00242E3C">
        <w:rPr>
          <w:color w:val="000000"/>
        </w:rPr>
        <w:t>con</w:t>
      </w:r>
      <w:r w:rsidR="008458F5" w:rsidRPr="00242E3C">
        <w:rPr>
          <w:color w:val="000000"/>
        </w:rPr>
        <w:t xml:space="preserve"> las nuevas coyunturas </w:t>
      </w:r>
      <w:r w:rsidR="00767E6D" w:rsidRPr="00242E3C">
        <w:rPr>
          <w:color w:val="000000"/>
        </w:rPr>
        <w:t>globales</w:t>
      </w:r>
      <w:r w:rsidR="00B97E9A" w:rsidRPr="00242E3C">
        <w:rPr>
          <w:color w:val="000000"/>
        </w:rPr>
        <w:t>,</w:t>
      </w:r>
      <w:r w:rsidR="00767E6D" w:rsidRPr="00242E3C">
        <w:rPr>
          <w:color w:val="000000"/>
        </w:rPr>
        <w:t xml:space="preserve"> como la elección del </w:t>
      </w:r>
      <w:r w:rsidR="00720159" w:rsidRPr="00242E3C">
        <w:rPr>
          <w:color w:val="000000"/>
        </w:rPr>
        <w:t>p</w:t>
      </w:r>
      <w:r w:rsidR="00767E6D" w:rsidRPr="00242E3C">
        <w:rPr>
          <w:color w:val="000000"/>
        </w:rPr>
        <w:t xml:space="preserve">residente </w:t>
      </w:r>
      <w:r w:rsidR="00B97E9A" w:rsidRPr="00242E3C">
        <w:rPr>
          <w:color w:val="000000"/>
        </w:rPr>
        <w:t>Donald Trump,</w:t>
      </w:r>
      <w:r w:rsidR="004103BA" w:rsidRPr="00242E3C">
        <w:rPr>
          <w:color w:val="000000"/>
        </w:rPr>
        <w:t xml:space="preserve"> hace</w:t>
      </w:r>
      <w:r w:rsidR="00B97E9A" w:rsidRPr="00242E3C">
        <w:rPr>
          <w:color w:val="000000"/>
        </w:rPr>
        <w:t>n que las</w:t>
      </w:r>
      <w:r w:rsidR="004103BA" w:rsidRPr="00242E3C">
        <w:rPr>
          <w:color w:val="000000"/>
        </w:rPr>
        <w:t xml:space="preserve"> expectativas del tipo de cambio disminuyan entre 3</w:t>
      </w:r>
      <w:r w:rsidR="00720159" w:rsidRPr="00242E3C">
        <w:rPr>
          <w:color w:val="000000"/>
        </w:rPr>
        <w:t>,</w:t>
      </w:r>
      <w:r w:rsidR="004103BA" w:rsidRPr="00242E3C">
        <w:rPr>
          <w:color w:val="000000"/>
        </w:rPr>
        <w:t>42 y 3</w:t>
      </w:r>
      <w:r w:rsidR="00720159" w:rsidRPr="00242E3C">
        <w:rPr>
          <w:color w:val="000000"/>
        </w:rPr>
        <w:t>,</w:t>
      </w:r>
      <w:r w:rsidR="004103BA" w:rsidRPr="00242E3C">
        <w:rPr>
          <w:color w:val="000000"/>
        </w:rPr>
        <w:t xml:space="preserve">48 </w:t>
      </w:r>
      <w:r w:rsidR="00720159" w:rsidRPr="00242E3C">
        <w:rPr>
          <w:color w:val="000000"/>
        </w:rPr>
        <w:t>s</w:t>
      </w:r>
      <w:r w:rsidR="004103BA" w:rsidRPr="00242E3C">
        <w:rPr>
          <w:color w:val="000000"/>
        </w:rPr>
        <w:t xml:space="preserve">oles por </w:t>
      </w:r>
      <w:r w:rsidR="00720159" w:rsidRPr="00242E3C">
        <w:rPr>
          <w:color w:val="000000"/>
        </w:rPr>
        <w:t>d</w:t>
      </w:r>
      <w:r w:rsidR="004103BA" w:rsidRPr="00242E3C">
        <w:rPr>
          <w:color w:val="000000"/>
        </w:rPr>
        <w:t>ólar.</w:t>
      </w:r>
    </w:p>
    <w:p w:rsidR="003F43FD" w:rsidRPr="00242E3C" w:rsidRDefault="003F43FD" w:rsidP="006273BD">
      <w:pPr>
        <w:rPr>
          <w:color w:val="000000"/>
        </w:rPr>
      </w:pPr>
      <w:r w:rsidRPr="00242E3C">
        <w:rPr>
          <w:color w:val="000000"/>
        </w:rPr>
        <w:lastRenderedPageBreak/>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r w:rsidR="000C65C8" w:rsidRPr="00242E3C">
        <w:rPr>
          <w:color w:val="000000"/>
        </w:rPr>
        <w:t>e</w:t>
      </w:r>
      <w:r w:rsidR="00ED1792" w:rsidRPr="00242E3C">
        <w:rPr>
          <w:color w:val="000000"/>
        </w:rPr>
        <w:t>s</w:t>
      </w:r>
      <w:r w:rsidR="000C65C8" w:rsidRPr="00242E3C">
        <w:rPr>
          <w:color w:val="000000"/>
        </w:rPr>
        <w:t xml:space="preserve"> una oportunidad.</w:t>
      </w:r>
    </w:p>
    <w:p w:rsidR="000F0447" w:rsidRPr="00242E3C" w:rsidRDefault="000F0447" w:rsidP="005B45CF">
      <w:pPr>
        <w:spacing w:line="240" w:lineRule="auto"/>
        <w:rPr>
          <w:color w:val="000000"/>
        </w:rPr>
      </w:pPr>
    </w:p>
    <w:p w:rsidR="00CA1DA2" w:rsidRPr="00242E3C" w:rsidRDefault="006337D1" w:rsidP="00582BAE">
      <w:pPr>
        <w:pStyle w:val="Epgrafe"/>
        <w:outlineLvl w:val="0"/>
      </w:pPr>
      <w:bookmarkStart w:id="25" w:name="_Ref473296584"/>
      <w:bookmarkStart w:id="26" w:name="_Toc491614496"/>
      <w:r w:rsidRPr="00242E3C">
        <w:t xml:space="preserve">Tabla </w:t>
      </w:r>
      <w:bookmarkEnd w:id="25"/>
      <w:r w:rsidR="006273BD" w:rsidRPr="00242E3C">
        <w:t>2</w:t>
      </w:r>
      <w:r w:rsidRPr="00242E3C">
        <w:t xml:space="preserve">. Entorno </w:t>
      </w:r>
      <w:r w:rsidR="006273BD" w:rsidRPr="00242E3C">
        <w:t>e</w:t>
      </w:r>
      <w:r w:rsidRPr="00242E3C">
        <w:t>conómico</w:t>
      </w:r>
      <w:bookmarkEnd w:id="26"/>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Crecimiento del PBI alrededor de 3</w:t>
            </w:r>
            <w:r w:rsidR="00D32394" w:rsidRPr="00242E3C">
              <w:rPr>
                <w:color w:val="000000"/>
                <w:szCs w:val="16"/>
              </w:rPr>
              <w:t>,</w:t>
            </w:r>
            <w:r w:rsidRPr="00242E3C">
              <w:rPr>
                <w:color w:val="000000"/>
                <w:szCs w:val="16"/>
              </w:rPr>
              <w:t>4%.</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27" w:name="_Toc469493450"/>
      <w:bookmarkStart w:id="28" w:name="_Toc469493850"/>
      <w:bookmarkStart w:id="29" w:name="_Toc469495253"/>
      <w:bookmarkStart w:id="30" w:name="_Toc469495450"/>
      <w:bookmarkStart w:id="31" w:name="_Toc491614541"/>
      <w:r w:rsidRPr="00242E3C">
        <w:rPr>
          <w:b/>
        </w:rPr>
        <w:t>1.3</w:t>
      </w:r>
      <w:r w:rsidRPr="00242E3C">
        <w:rPr>
          <w:b/>
        </w:rPr>
        <w:tab/>
      </w:r>
      <w:r w:rsidR="00921F0C" w:rsidRPr="00242E3C">
        <w:rPr>
          <w:b/>
        </w:rPr>
        <w:t>Entorno social</w:t>
      </w:r>
      <w:bookmarkEnd w:id="27"/>
      <w:bookmarkEnd w:id="28"/>
      <w:bookmarkEnd w:id="29"/>
      <w:bookmarkEnd w:id="30"/>
      <w:bookmarkEnd w:id="31"/>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de </w:t>
      </w:r>
      <w:r w:rsidR="00156AF1" w:rsidRPr="00242E3C">
        <w:rPr>
          <w:color w:val="000000"/>
        </w:rPr>
        <w:t>estos estudios 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r w:rsidR="00156AF1" w:rsidRPr="00242E3C">
        <w:rPr>
          <w:color w:val="000000"/>
        </w:rPr>
        <w:t xml:space="preserve">que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351723" w:rsidRPr="00242E3C" w:rsidRDefault="002E1DDA" w:rsidP="00AE3DC3">
      <w:pPr>
        <w:rPr>
          <w:color w:val="000000"/>
        </w:rPr>
      </w:pPr>
      <w:r w:rsidRPr="00242E3C">
        <w:rPr>
          <w:color w:val="000000"/>
        </w:rPr>
        <w:t>S</w:t>
      </w:r>
      <w:r w:rsidR="0054285F" w:rsidRPr="00242E3C">
        <w:rPr>
          <w:color w:val="000000"/>
        </w:rPr>
        <w:t xml:space="preserve">egún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 El incremento</w:t>
      </w:r>
      <w:r w:rsidR="00BC14BD" w:rsidRPr="00242E3C">
        <w:rPr>
          <w:color w:val="000000"/>
        </w:rPr>
        <w:t xml:space="preserve"> anual</w:t>
      </w:r>
      <w:r w:rsidR="009D044B" w:rsidRPr="00242E3C">
        <w:rPr>
          <w:color w:val="000000"/>
        </w:rPr>
        <w:t xml:space="preserve"> </w:t>
      </w:r>
      <w:r w:rsidR="00E474F0" w:rsidRPr="00242E3C">
        <w:rPr>
          <w:color w:val="000000"/>
        </w:rPr>
        <w:t>de las personas</w:t>
      </w:r>
      <w:r w:rsidR="009D044B" w:rsidRPr="00242E3C">
        <w:rPr>
          <w:color w:val="000000"/>
        </w:rPr>
        <w:t xml:space="preserve"> </w:t>
      </w:r>
      <w:r w:rsidR="00BC14BD" w:rsidRPr="00242E3C">
        <w:rPr>
          <w:color w:val="000000"/>
        </w:rPr>
        <w:t xml:space="preserve">con más de 60 </w:t>
      </w:r>
      <w:r w:rsidR="005F2AB6" w:rsidRPr="00242E3C">
        <w:rPr>
          <w:color w:val="000000"/>
        </w:rPr>
        <w:t xml:space="preserve">años </w:t>
      </w:r>
      <w:r w:rsidR="009D044B" w:rsidRPr="00242E3C">
        <w:rPr>
          <w:color w:val="000000"/>
        </w:rPr>
        <w:t xml:space="preserve">tiene un </w:t>
      </w:r>
      <w:r w:rsidR="00BC14BD" w:rsidRPr="00242E3C">
        <w:rPr>
          <w:color w:val="000000"/>
        </w:rPr>
        <w:t>crecimiento</w:t>
      </w:r>
      <w:r w:rsidR="009D044B" w:rsidRPr="00242E3C">
        <w:rPr>
          <w:color w:val="000000"/>
        </w:rPr>
        <w:t xml:space="preserve"> </w:t>
      </w:r>
      <w:r w:rsidR="005F2AB6" w:rsidRPr="00242E3C">
        <w:rPr>
          <w:color w:val="000000"/>
        </w:rPr>
        <w:t xml:space="preserve">casi </w:t>
      </w:r>
      <w:r w:rsidR="009D044B" w:rsidRPr="00242E3C">
        <w:rPr>
          <w:color w:val="000000"/>
        </w:rPr>
        <w:t xml:space="preserve">constante de </w:t>
      </w:r>
      <w:r w:rsidR="00BC14BD" w:rsidRPr="00242E3C">
        <w:rPr>
          <w:color w:val="000000"/>
        </w:rPr>
        <w:t>1</w:t>
      </w:r>
      <w:r w:rsidR="00E64FD9" w:rsidRPr="00242E3C">
        <w:rPr>
          <w:color w:val="000000"/>
        </w:rPr>
        <w:t>00</w:t>
      </w:r>
      <w:r w:rsidR="00D32394" w:rsidRPr="00242E3C">
        <w:rPr>
          <w:color w:val="000000"/>
        </w:rPr>
        <w:t>.</w:t>
      </w:r>
      <w:r w:rsidR="009D044B" w:rsidRPr="00242E3C">
        <w:rPr>
          <w:color w:val="000000"/>
        </w:rPr>
        <w:t xml:space="preserve">000 </w:t>
      </w:r>
      <w:r w:rsidR="005F2AB6" w:rsidRPr="00242E3C">
        <w:rPr>
          <w:color w:val="000000"/>
        </w:rPr>
        <w:t xml:space="preserve">personas desde el 2010. </w:t>
      </w:r>
      <w:r w:rsidR="00F60A4D" w:rsidRPr="00242E3C">
        <w:rPr>
          <w:color w:val="000000"/>
        </w:rPr>
        <w:t>En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r w:rsidR="005F2AB6" w:rsidRPr="00242E3C">
        <w:rPr>
          <w:color w:val="000000"/>
        </w:rPr>
        <w:t xml:space="preserve"> </w:t>
      </w:r>
      <w:r w:rsidR="00AE3DC3" w:rsidRPr="00242E3C">
        <w:rPr>
          <w:color w:val="000000"/>
        </w:rPr>
        <w:t>D</w:t>
      </w:r>
      <w:r w:rsidR="00F60A4D" w:rsidRPr="00242E3C">
        <w:rPr>
          <w:color w:val="000000"/>
        </w:rPr>
        <w:t xml:space="preserve">e acuerdo a la </w:t>
      </w:r>
      <w:r w:rsidR="00AE3DC3" w:rsidRPr="00242E3C">
        <w:t>Organización Mundial de la Salud (</w:t>
      </w:r>
      <w:r w:rsidR="00D32394" w:rsidRPr="00242E3C">
        <w:t xml:space="preserve">OMS </w:t>
      </w:r>
      <w:r w:rsidR="00AE3DC3" w:rsidRPr="00242E3C">
        <w:t xml:space="preserve">2015) </w:t>
      </w:r>
      <w:r w:rsidR="00F60A4D" w:rsidRPr="00242E3C">
        <w:rPr>
          <w:color w:val="000000"/>
        </w:rPr>
        <w:t>un</w:t>
      </w:r>
      <w:r w:rsidR="006167F9" w:rsidRPr="00242E3C">
        <w:rPr>
          <w:color w:val="000000"/>
        </w:rPr>
        <w:t>a</w:t>
      </w:r>
      <w:r w:rsidR="00F60A4D" w:rsidRPr="00242E3C">
        <w:rPr>
          <w:color w:val="000000"/>
        </w:rPr>
        <w:t xml:space="preserve"> tercera </w:t>
      </w:r>
      <w:r w:rsidR="00351723" w:rsidRPr="00242E3C">
        <w:rPr>
          <w:color w:val="000000"/>
        </w:rPr>
        <w:t xml:space="preserve">parte </w:t>
      </w:r>
      <w:r w:rsidR="0000555A" w:rsidRPr="00242E3C">
        <w:rPr>
          <w:color w:val="000000"/>
        </w:rPr>
        <w:t>podría padecer</w:t>
      </w:r>
      <w:r w:rsidR="00F60A4D" w:rsidRPr="00242E3C">
        <w:rPr>
          <w:color w:val="000000"/>
        </w:rPr>
        <w:t xml:space="preserve"> una pérdida auditiva incapacitante</w:t>
      </w:r>
      <w:r w:rsidR="00AE3DC3" w:rsidRPr="00242E3C">
        <w:rPr>
          <w:rStyle w:val="Refdenotaalpie"/>
          <w:color w:val="000000"/>
        </w:rPr>
        <w:footnoteReference w:id="6"/>
      </w:r>
      <w:r w:rsidR="005634BF" w:rsidRPr="00242E3C">
        <w:rPr>
          <w:color w:val="000000"/>
        </w:rPr>
        <w:t>,</w:t>
      </w:r>
      <w:r w:rsidR="00AE3DC3" w:rsidRPr="00242E3C">
        <w:rPr>
          <w:color w:val="000000"/>
        </w:rPr>
        <w:t xml:space="preserve"> la cual no se puede revertir</w:t>
      </w:r>
      <w:r w:rsidR="00AE3DC3" w:rsidRPr="00242E3C">
        <w:rPr>
          <w:rStyle w:val="Refdenotaalpie"/>
          <w:color w:val="000000"/>
        </w:rPr>
        <w:footnoteReference w:id="7"/>
      </w:r>
      <w:r w:rsidR="005634BF" w:rsidRPr="00242E3C">
        <w:rPr>
          <w:color w:val="000000"/>
        </w:rPr>
        <w:t>,</w:t>
      </w:r>
      <w:r w:rsidR="00AE3DC3" w:rsidRPr="00242E3C">
        <w:rPr>
          <w:color w:val="000000"/>
        </w:rPr>
        <w:t xml:space="preserve"> sin embargo</w:t>
      </w:r>
      <w:r w:rsidR="005634BF" w:rsidRPr="00242E3C">
        <w:rPr>
          <w:color w:val="000000"/>
        </w:rPr>
        <w:t>,</w:t>
      </w:r>
      <w:r w:rsidR="00AE3DC3" w:rsidRPr="00242E3C">
        <w:rPr>
          <w:color w:val="000000"/>
        </w:rPr>
        <w:t xml:space="preserve"> puede tratarse de manera eficaz mediante audífonos.</w:t>
      </w:r>
    </w:p>
    <w:p w:rsidR="00E64FD9" w:rsidRPr="00242E3C" w:rsidRDefault="00E64FD9" w:rsidP="005B45CF">
      <w:pPr>
        <w:spacing w:line="240" w:lineRule="auto"/>
        <w:rPr>
          <w:color w:val="000000"/>
        </w:rPr>
      </w:pPr>
    </w:p>
    <w:p w:rsidR="00A23F06" w:rsidRPr="00242E3C" w:rsidRDefault="00C81975" w:rsidP="004C28AB">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r w:rsidR="00784192" w:rsidRPr="00242E3C">
        <w:t>Ipsos Perú 2015).</w:t>
      </w:r>
      <w:r w:rsidR="00A23F06" w:rsidRPr="00242E3C">
        <w:t xml:space="preserve"> </w:t>
      </w:r>
    </w:p>
    <w:p w:rsidR="00A23F06" w:rsidRPr="00242E3C" w:rsidRDefault="00A23F06" w:rsidP="005B45CF">
      <w:pPr>
        <w:spacing w:line="240" w:lineRule="auto"/>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32" w:name="_Ref473296859"/>
      <w:bookmarkStart w:id="33" w:name="_Toc491614497"/>
      <w:r w:rsidRPr="00242E3C">
        <w:lastRenderedPageBreak/>
        <w:t xml:space="preserve">Tabla </w:t>
      </w:r>
      <w:bookmarkEnd w:id="32"/>
      <w:r w:rsidR="006273BD" w:rsidRPr="00242E3C">
        <w:t>3</w:t>
      </w:r>
      <w:r w:rsidRPr="00242E3C">
        <w:t xml:space="preserve">. Entorno </w:t>
      </w:r>
      <w:r w:rsidR="006273BD" w:rsidRPr="00242E3C">
        <w:t>s</w:t>
      </w:r>
      <w:r w:rsidRPr="00242E3C">
        <w:t>ocial</w:t>
      </w:r>
      <w:bookmarkEnd w:id="33"/>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34" w:name="_Toc469493451"/>
      <w:bookmarkStart w:id="35" w:name="_Toc469493851"/>
      <w:bookmarkStart w:id="36" w:name="_Toc469495254"/>
      <w:bookmarkStart w:id="37" w:name="_Toc469495451"/>
      <w:bookmarkStart w:id="38" w:name="_Toc491614542"/>
      <w:r w:rsidRPr="00242E3C">
        <w:rPr>
          <w:b/>
        </w:rPr>
        <w:t>1.4</w:t>
      </w:r>
      <w:r w:rsidRPr="00242E3C">
        <w:rPr>
          <w:b/>
        </w:rPr>
        <w:tab/>
      </w:r>
      <w:r w:rsidR="00921F0C" w:rsidRPr="00242E3C">
        <w:rPr>
          <w:b/>
        </w:rPr>
        <w:t>Entorno tecnológico</w:t>
      </w:r>
      <w:bookmarkEnd w:id="34"/>
      <w:bookmarkEnd w:id="35"/>
      <w:bookmarkEnd w:id="36"/>
      <w:bookmarkEnd w:id="37"/>
      <w:bookmarkEnd w:id="38"/>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39" w:name="_Ref473297035"/>
      <w:bookmarkStart w:id="40" w:name="_Toc491614498"/>
      <w:r w:rsidRPr="00242E3C">
        <w:t xml:space="preserve">Tabla </w:t>
      </w:r>
      <w:bookmarkEnd w:id="39"/>
      <w:r w:rsidR="006273BD" w:rsidRPr="00242E3C">
        <w:t>4</w:t>
      </w:r>
      <w:r w:rsidRPr="00242E3C">
        <w:t>. Entorno tecnológico</w:t>
      </w:r>
      <w:bookmarkEnd w:id="40"/>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41" w:name="_Toc491614543"/>
      <w:bookmarkStart w:id="42" w:name="_Toc469493452"/>
      <w:bookmarkStart w:id="43" w:name="_Toc469493852"/>
      <w:bookmarkStart w:id="44" w:name="_Toc469495255"/>
      <w:bookmarkStart w:id="45"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41"/>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46" w:name="_Ref491279811"/>
      <w:bookmarkStart w:id="47" w:name="_Ref474351378"/>
      <w:bookmarkStart w:id="48" w:name="_Toc491614499"/>
      <w:r w:rsidRPr="00242E3C">
        <w:t>Tabla</w:t>
      </w:r>
      <w:bookmarkEnd w:id="46"/>
      <w:r w:rsidR="006273BD" w:rsidRPr="00242E3C">
        <w:t>5</w:t>
      </w:r>
      <w:r w:rsidRPr="00242E3C">
        <w:t>. Entorno ecológico</w:t>
      </w:r>
      <w:bookmarkEnd w:id="47"/>
      <w:bookmarkEnd w:id="48"/>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49" w:name="_Toc491614544"/>
      <w:r w:rsidRPr="00242E3C">
        <w:rPr>
          <w:b/>
        </w:rPr>
        <w:lastRenderedPageBreak/>
        <w:t>1.6</w:t>
      </w:r>
      <w:r w:rsidRPr="00242E3C">
        <w:rPr>
          <w:b/>
        </w:rPr>
        <w:tab/>
      </w:r>
      <w:r w:rsidR="00921F0C" w:rsidRPr="00242E3C">
        <w:rPr>
          <w:b/>
        </w:rPr>
        <w:t>Entorno global</w:t>
      </w:r>
      <w:bookmarkEnd w:id="42"/>
      <w:bookmarkEnd w:id="43"/>
      <w:bookmarkEnd w:id="44"/>
      <w:bookmarkEnd w:id="45"/>
      <w:bookmarkEnd w:id="49"/>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8"/>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50" w:name="_Ref473297200"/>
      <w:bookmarkStart w:id="51" w:name="_Ref474351309"/>
      <w:bookmarkStart w:id="52" w:name="_Toc491614500"/>
      <w:r w:rsidRPr="00242E3C">
        <w:t xml:space="preserve">Tabla </w:t>
      </w:r>
      <w:bookmarkEnd w:id="50"/>
      <w:r w:rsidR="006273BD" w:rsidRPr="00242E3C">
        <w:t>6</w:t>
      </w:r>
      <w:r w:rsidR="009F4B31" w:rsidRPr="00242E3C">
        <w:t>.</w:t>
      </w:r>
      <w:r w:rsidRPr="00242E3C">
        <w:t xml:space="preserve"> Entorno global</w:t>
      </w:r>
      <w:bookmarkEnd w:id="51"/>
      <w:bookmarkEnd w:id="52"/>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los tratados de libre comercio.</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tasas arancelarias.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Continuidad en los costos y tiempos para importar.</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en los costos de importación.</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Homologaciones regionales de productos médicos.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costos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53"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53"/>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54" w:name="_Ref473298361"/>
      <w:bookmarkStart w:id="55" w:name="_Toc491614501"/>
      <w:r w:rsidRPr="00242E3C">
        <w:lastRenderedPageBreak/>
        <w:t xml:space="preserve">Tabla </w:t>
      </w:r>
      <w:bookmarkEnd w:id="54"/>
      <w:r w:rsidR="00156F6F" w:rsidRPr="00242E3C">
        <w:t>7</w:t>
      </w:r>
      <w:r w:rsidRPr="00242E3C">
        <w:t>. Matriz de evaluación de factores externos (EFE)</w:t>
      </w:r>
      <w:bookmarkEnd w:id="55"/>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Crecimiento del PBI alrededor de 3,4%.</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56" w:name="_Toc469493453"/>
      <w:bookmarkStart w:id="57" w:name="_Toc469493853"/>
      <w:bookmarkStart w:id="58" w:name="_Toc469495256"/>
      <w:bookmarkStart w:id="59" w:name="_Toc469495453"/>
      <w:bookmarkStart w:id="60" w:name="_Toc491614546"/>
      <w:r w:rsidRPr="00242E3C">
        <w:rPr>
          <w:b/>
        </w:rPr>
        <w:t>2.</w:t>
      </w:r>
      <w:r w:rsidRPr="00242E3C">
        <w:rPr>
          <w:b/>
        </w:rPr>
        <w:tab/>
      </w:r>
      <w:r w:rsidR="00A26E3E" w:rsidRPr="00242E3C">
        <w:rPr>
          <w:b/>
        </w:rPr>
        <w:t>Análisis del micro</w:t>
      </w:r>
      <w:r w:rsidR="00422C95" w:rsidRPr="00242E3C">
        <w:rPr>
          <w:b/>
        </w:rPr>
        <w:t>entorno</w:t>
      </w:r>
      <w:bookmarkEnd w:id="56"/>
      <w:bookmarkEnd w:id="57"/>
      <w:bookmarkEnd w:id="58"/>
      <w:bookmarkEnd w:id="59"/>
      <w:bookmarkEnd w:id="60"/>
    </w:p>
    <w:p w:rsidR="00422C95" w:rsidRPr="00242E3C" w:rsidRDefault="00C83D3C" w:rsidP="00156F6F">
      <w:pPr>
        <w:spacing w:line="240" w:lineRule="auto"/>
        <w:ind w:left="340" w:hanging="340"/>
      </w:pPr>
      <w:bookmarkStart w:id="61" w:name="_Toc469493454"/>
      <w:bookmarkStart w:id="62" w:name="_Toc469493854"/>
      <w:bookmarkStart w:id="63" w:name="_Toc469495257"/>
      <w:bookmarkStart w:id="64" w:name="_Toc469495454"/>
      <w:bookmarkStart w:id="65" w:name="_Toc491614547"/>
      <w:r w:rsidRPr="00242E3C">
        <w:rPr>
          <w:b/>
        </w:rPr>
        <w:t>2.1</w:t>
      </w:r>
      <w:r w:rsidRPr="00242E3C">
        <w:rPr>
          <w:b/>
        </w:rPr>
        <w:tab/>
      </w:r>
      <w:r w:rsidR="00422C95" w:rsidRPr="00242E3C">
        <w:rPr>
          <w:b/>
        </w:rPr>
        <w:t>Identificación, características y evolución del sector</w:t>
      </w:r>
      <w:bookmarkEnd w:id="61"/>
      <w:bookmarkEnd w:id="62"/>
      <w:bookmarkEnd w:id="63"/>
      <w:bookmarkEnd w:id="64"/>
      <w:bookmarkEnd w:id="65"/>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9"/>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66" w:name="_Toc469493455"/>
      <w:bookmarkStart w:id="67" w:name="_Toc469493855"/>
      <w:bookmarkStart w:id="68" w:name="_Toc469495258"/>
      <w:bookmarkStart w:id="69" w:name="_Toc469495455"/>
      <w:bookmarkStart w:id="70" w:name="_Toc491614548"/>
      <w:r w:rsidRPr="00242E3C">
        <w:rPr>
          <w:b/>
        </w:rPr>
        <w:lastRenderedPageBreak/>
        <w:t>2.2</w:t>
      </w:r>
      <w:r w:rsidRPr="00242E3C">
        <w:rPr>
          <w:b/>
        </w:rPr>
        <w:tab/>
      </w:r>
      <w:r w:rsidR="00422C95" w:rsidRPr="00242E3C">
        <w:rPr>
          <w:b/>
        </w:rPr>
        <w:t>Análisis de las cinco fuerzas de Porter</w:t>
      </w:r>
      <w:bookmarkEnd w:id="66"/>
      <w:bookmarkEnd w:id="67"/>
      <w:bookmarkEnd w:id="68"/>
      <w:bookmarkEnd w:id="69"/>
      <w:bookmarkEnd w:id="70"/>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71" w:name="_1y810tw" w:colFirst="0" w:colLast="0"/>
      <w:bookmarkEnd w:id="71"/>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72" w:name="_Hlk491696001"/>
      <w:r w:rsidRPr="00242E3C">
        <w:rPr>
          <w:b/>
        </w:rPr>
        <w:t>2.2.1</w:t>
      </w:r>
      <w:r w:rsidRPr="00242E3C">
        <w:rPr>
          <w:b/>
        </w:rPr>
        <w:tab/>
      </w:r>
      <w:r w:rsidR="009F06AD" w:rsidRPr="00242E3C">
        <w:rPr>
          <w:b/>
        </w:rPr>
        <w:t>Poder de negociación de los proveedores</w:t>
      </w:r>
    </w:p>
    <w:bookmarkEnd w:id="72"/>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Demant (</w:t>
      </w:r>
      <w:r w:rsidR="00484AB4" w:rsidRPr="00242E3C">
        <w:t>propietario</w:t>
      </w:r>
      <w:r w:rsidRPr="00242E3C">
        <w:t xml:space="preserve"> de Oticon)</w:t>
      </w:r>
      <w:r w:rsidR="001F6991" w:rsidRPr="00242E3C">
        <w:t>;</w:t>
      </w:r>
      <w:r w:rsidRPr="00242E3C">
        <w:t xml:space="preserve"> Starkey</w:t>
      </w:r>
      <w:r w:rsidR="001F6991" w:rsidRPr="00242E3C">
        <w:t>;</w:t>
      </w:r>
      <w:r w:rsidRPr="00242E3C">
        <w:t xml:space="preserve"> Resound</w:t>
      </w:r>
      <w:r w:rsidR="001F6991" w:rsidRPr="00242E3C">
        <w:t>,</w:t>
      </w:r>
      <w:r w:rsidRPr="00242E3C">
        <w:t xml:space="preserve"> y Widex</w:t>
      </w:r>
      <w:r w:rsidR="001F6991" w:rsidRPr="00242E3C">
        <w:t>, además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w:t>
      </w:r>
      <w:ins w:id="73" w:author="Daniel Montjoy Pita" w:date="2017-10-06T13:30:00Z">
        <w:r w:rsidR="0096754C">
          <w:t xml:space="preserve">hacia adelante </w:t>
        </w:r>
      </w:ins>
      <w:r w:rsidR="00491C40" w:rsidRPr="00242E3C">
        <w:t xml:space="preserve">por parte de estas, debido a los altos márgenes que obtienen, a un mejor control del canal y a la posibilidad de minimizar riesgos. </w:t>
      </w:r>
      <w:r w:rsidR="008D7A79" w:rsidRPr="00242E3C">
        <w:t>En el Perú</w:t>
      </w:r>
      <w:r w:rsidR="001F6991" w:rsidRPr="00242E3C">
        <w:t>,</w:t>
      </w:r>
      <w:r w:rsidR="008D7A79" w:rsidRPr="00242E3C">
        <w:t xml:space="preserve"> </w:t>
      </w:r>
      <w:r w:rsidR="00E40A3E" w:rsidRPr="00242E3C">
        <w:t xml:space="preserve">los </w:t>
      </w:r>
      <w:r w:rsidR="00390DC2" w:rsidRPr="00242E3C">
        <w:t>proveedores</w:t>
      </w:r>
      <w:r w:rsidR="00824D69" w:rsidRPr="00242E3C">
        <w:t xml:space="preserve"> </w:t>
      </w:r>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Electon</w:t>
      </w:r>
      <w:r w:rsidR="0073515C" w:rsidRPr="00242E3C">
        <w:t>e</w:t>
      </w:r>
      <w:r w:rsidR="00D6402B" w:rsidRPr="00242E3C">
        <w:t xml:space="preserve">, </w:t>
      </w:r>
      <w:r w:rsidR="00823A41" w:rsidRPr="00242E3C">
        <w:t xml:space="preserve">Phonak, </w:t>
      </w:r>
      <w:r w:rsidR="0071709B" w:rsidRPr="00242E3C">
        <w:t xml:space="preserve">Unitron, </w:t>
      </w:r>
      <w:r w:rsidR="00823A41" w:rsidRPr="00242E3C">
        <w:t xml:space="preserve">Widex, </w:t>
      </w:r>
      <w:r w:rsidR="0071709B" w:rsidRPr="00242E3C">
        <w:t>Audifon</w:t>
      </w:r>
      <w:r w:rsidR="00823A41" w:rsidRPr="00242E3C">
        <w:t>,</w:t>
      </w:r>
      <w:r w:rsidR="0071709B" w:rsidRPr="00242E3C">
        <w:t xml:space="preserve"> </w:t>
      </w:r>
      <w:r w:rsidR="00823A41" w:rsidRPr="00242E3C">
        <w:t>Siemens</w:t>
      </w:r>
      <w:r w:rsidR="00D6402B" w:rsidRPr="00242E3C">
        <w:t xml:space="preserve">, </w:t>
      </w:r>
      <w:r w:rsidR="0073515C" w:rsidRPr="00242E3C">
        <w:t>Cosel</w:t>
      </w:r>
      <w:r w:rsidR="0071709B" w:rsidRPr="00242E3C">
        <w:t>gi, Beltone y Ha</w:t>
      </w:r>
      <w:r w:rsidR="0073515C" w:rsidRPr="00242E3C">
        <w:t>n</w:t>
      </w:r>
      <w:r w:rsidR="0071709B" w:rsidRPr="00242E3C">
        <w:t>saton</w:t>
      </w:r>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74" w:name="_Ref473126150"/>
      <w:bookmarkStart w:id="75" w:name="_Toc472593206"/>
      <w:bookmarkStart w:id="76" w:name="_Toc491549925"/>
      <w:r w:rsidRPr="00242E3C">
        <w:t xml:space="preserve">Gráfico </w:t>
      </w:r>
      <w:bookmarkEnd w:id="74"/>
      <w:r w:rsidR="008D31C8" w:rsidRPr="00242E3C">
        <w:t>2</w:t>
      </w:r>
      <w:r w:rsidR="009F4B31" w:rsidRPr="00242E3C">
        <w:t>.</w:t>
      </w:r>
      <w:r w:rsidR="000E1D5C" w:rsidRPr="00242E3C">
        <w:t xml:space="preserve"> </w:t>
      </w:r>
      <w:r w:rsidRPr="00242E3C">
        <w:t xml:space="preserve">Cantidad importada </w:t>
      </w:r>
      <w:r w:rsidR="000E1D5C" w:rsidRPr="00242E3C">
        <w:t>por</w:t>
      </w:r>
      <w:bookmarkEnd w:id="75"/>
      <w:r w:rsidR="000E1D5C" w:rsidRPr="00242E3C">
        <w:t xml:space="preserve"> marcas de audífonos</w:t>
      </w:r>
      <w:bookmarkEnd w:id="76"/>
    </w:p>
    <w:p w:rsidR="00642DF7" w:rsidRPr="00242E3C" w:rsidRDefault="0073515C" w:rsidP="008D31C8">
      <w:pPr>
        <w:jc w:val="center"/>
      </w:pPr>
      <w:r w:rsidRPr="00242E3C">
        <w:rPr>
          <w:noProof/>
        </w:rPr>
        <w:drawing>
          <wp:inline distT="0" distB="0" distL="0" distR="0" wp14:anchorId="2773C810" wp14:editId="5297FC8F">
            <wp:extent cx="3507105" cy="2724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1">
                      <a:extLst>
                        <a:ext uri="{BEBA8EAE-BF5A-486C-A8C5-ECC9F3942E4B}">
                          <a14:imgProps xmlns:a14="http://schemas.microsoft.com/office/drawing/2010/main">
                            <a14:imgLayer r:embed="rId22">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33788" cy="2744876"/>
                    </a:xfrm>
                    <a:prstGeom prst="rect">
                      <a:avLst/>
                    </a:prstGeom>
                  </pic:spPr>
                </pic:pic>
              </a:graphicData>
            </a:graphic>
          </wp:inline>
        </w:drawing>
      </w:r>
    </w:p>
    <w:p w:rsidR="009374C5" w:rsidRPr="00242E3C" w:rsidRDefault="00F67CF0" w:rsidP="00582BAE">
      <w:pPr>
        <w:pStyle w:val="Nota"/>
        <w:ind w:left="1560"/>
        <w:outlineLvl w:val="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77" w:name="_Ref473197378"/>
      <w:bookmarkStart w:id="78" w:name="_Toc491614502"/>
      <w:r w:rsidRPr="00242E3C">
        <w:t xml:space="preserve">Tabla </w:t>
      </w:r>
      <w:bookmarkEnd w:id="77"/>
      <w:r w:rsidR="008D31C8" w:rsidRPr="00242E3C">
        <w:t>8</w:t>
      </w:r>
      <w:r w:rsidR="009F4B31" w:rsidRPr="00242E3C">
        <w:rPr>
          <w:noProof/>
        </w:rPr>
        <w:t>.</w:t>
      </w:r>
      <w:r w:rsidRPr="00242E3C">
        <w:t xml:space="preserve"> Poder de negociación de los proveedores</w:t>
      </w:r>
      <w:bookmarkEnd w:id="78"/>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79" w:name="_Hlk491696349"/>
      <w:r w:rsidRPr="00242E3C">
        <w:rPr>
          <w:b/>
        </w:rPr>
        <w:t>2.2.2</w:t>
      </w:r>
      <w:r w:rsidRPr="00242E3C">
        <w:rPr>
          <w:b/>
        </w:rPr>
        <w:tab/>
      </w:r>
      <w:r w:rsidR="00B570C2" w:rsidRPr="00242E3C">
        <w:rPr>
          <w:b/>
        </w:rPr>
        <w:t>Poder de negociación de los clientes</w:t>
      </w:r>
    </w:p>
    <w:bookmarkEnd w:id="79"/>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80" w:name="_Ref474247283"/>
      <w:bookmarkStart w:id="81" w:name="_Toc491614503"/>
      <w:r w:rsidRPr="00242E3C">
        <w:lastRenderedPageBreak/>
        <w:t xml:space="preserve">Tabla </w:t>
      </w:r>
      <w:bookmarkEnd w:id="80"/>
      <w:r w:rsidR="008D31C8" w:rsidRPr="00242E3C">
        <w:t>9</w:t>
      </w:r>
      <w:r w:rsidR="009F4B31" w:rsidRPr="00242E3C">
        <w:t>.</w:t>
      </w:r>
      <w:r w:rsidRPr="00242E3C">
        <w:t xml:space="preserve"> Poder de negociación de los clientes</w:t>
      </w:r>
      <w:bookmarkEnd w:id="81"/>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82"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82"/>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0"/>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1"/>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83" w:name="_Ref473265450"/>
      <w:bookmarkStart w:id="84" w:name="_Toc491614504"/>
      <w:r w:rsidRPr="00242E3C">
        <w:lastRenderedPageBreak/>
        <w:t xml:space="preserve">Tabla </w:t>
      </w:r>
      <w:bookmarkEnd w:id="83"/>
      <w:r w:rsidR="008D31C8" w:rsidRPr="00242E3C">
        <w:t>10</w:t>
      </w:r>
      <w:r w:rsidR="007F050F" w:rsidRPr="00242E3C">
        <w:t xml:space="preserve">. </w:t>
      </w:r>
      <w:bookmarkStart w:id="85" w:name="_Ref473265439"/>
      <w:r w:rsidR="007F050F" w:rsidRPr="00242E3C">
        <w:t>Barreras de entrada</w:t>
      </w:r>
      <w:bookmarkEnd w:id="84"/>
      <w:bookmarkEnd w:id="85"/>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86" w:name="_Ref478731295"/>
      <w:bookmarkStart w:id="87" w:name="_Toc491614505"/>
      <w:r w:rsidRPr="00242E3C">
        <w:t xml:space="preserve">Tabla </w:t>
      </w:r>
      <w:bookmarkEnd w:id="86"/>
      <w:r w:rsidR="008D31C8" w:rsidRPr="00242E3C">
        <w:t>11</w:t>
      </w:r>
      <w:r w:rsidRPr="00242E3C">
        <w:t xml:space="preserve">. </w:t>
      </w:r>
      <w:r w:rsidR="00C16C2D" w:rsidRPr="00242E3C">
        <w:t>Acciones del gobierno</w:t>
      </w:r>
      <w:bookmarkEnd w:id="87"/>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88" w:name="_Hlk491698287"/>
      <w:r w:rsidRPr="00242E3C">
        <w:rPr>
          <w:b/>
        </w:rPr>
        <w:t>2.2.4</w:t>
      </w:r>
      <w:r w:rsidRPr="00242E3C">
        <w:rPr>
          <w:b/>
        </w:rPr>
        <w:tab/>
      </w:r>
      <w:r w:rsidR="00B570C2" w:rsidRPr="00242E3C">
        <w:rPr>
          <w:b/>
        </w:rPr>
        <w:t>Amenazas de productos o servicios sustitutos</w:t>
      </w:r>
    </w:p>
    <w:bookmarkEnd w:id="88"/>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89" w:name="_Ref473266171"/>
      <w:bookmarkStart w:id="90" w:name="_Toc491614506"/>
      <w:r w:rsidRPr="00242E3C">
        <w:t xml:space="preserve">Tabla </w:t>
      </w:r>
      <w:bookmarkEnd w:id="89"/>
      <w:r w:rsidR="008D31C8" w:rsidRPr="00242E3C">
        <w:t>12</w:t>
      </w:r>
      <w:r w:rsidR="00A12FB5" w:rsidRPr="00242E3C">
        <w:t>.</w:t>
      </w:r>
      <w:r w:rsidRPr="00242E3C">
        <w:t xml:space="preserve"> Amenaza de productos o servicios sustitutos</w:t>
      </w:r>
      <w:bookmarkEnd w:id="90"/>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91" w:name="_Ref473274829"/>
    </w:p>
    <w:bookmarkEnd w:id="91"/>
    <w:p w:rsidR="00685D7A" w:rsidRPr="00242E3C" w:rsidRDefault="00685D7A" w:rsidP="00B62F16">
      <w:pPr>
        <w:spacing w:line="240" w:lineRule="auto"/>
      </w:pPr>
    </w:p>
    <w:p w:rsidR="00B570C2" w:rsidRPr="00242E3C" w:rsidRDefault="00B570C2" w:rsidP="00582BAE">
      <w:pPr>
        <w:pStyle w:val="Epgrafe"/>
        <w:outlineLvl w:val="0"/>
      </w:pPr>
      <w:bookmarkStart w:id="92" w:name="_Ref473276755"/>
      <w:bookmarkStart w:id="93" w:name="_Toc491614507"/>
      <w:r w:rsidRPr="00242E3C">
        <w:t xml:space="preserve">Tabla </w:t>
      </w:r>
      <w:bookmarkEnd w:id="92"/>
      <w:r w:rsidR="00685D7A" w:rsidRPr="00242E3C">
        <w:t>13</w:t>
      </w:r>
      <w:r w:rsidR="009F4B31" w:rsidRPr="00242E3C">
        <w:t>.</w:t>
      </w:r>
      <w:r w:rsidRPr="00242E3C">
        <w:t xml:space="preserve"> Rivalidad entre competidores existentes</w:t>
      </w:r>
      <w:bookmarkEnd w:id="93"/>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94" w:name="_Ref474165496"/>
      <w:bookmarkStart w:id="95"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96" w:name="_Ref478732825"/>
      <w:bookmarkStart w:id="97" w:name="_Toc491614508"/>
      <w:r w:rsidRPr="00242E3C">
        <w:t xml:space="preserve">Tabla </w:t>
      </w:r>
      <w:bookmarkEnd w:id="94"/>
      <w:bookmarkEnd w:id="96"/>
      <w:r w:rsidR="00685D7A" w:rsidRPr="00242E3C">
        <w:t>14</w:t>
      </w:r>
      <w:r w:rsidRPr="00242E3C">
        <w:t>. Barreras de salida</w:t>
      </w:r>
      <w:bookmarkEnd w:id="95"/>
      <w:bookmarkEnd w:id="97"/>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98"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98"/>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99" w:name="_Ref478731432"/>
      <w:bookmarkStart w:id="100" w:name="_Toc491614509"/>
      <w:r w:rsidRPr="00242E3C">
        <w:lastRenderedPageBreak/>
        <w:t xml:space="preserve">Tabla </w:t>
      </w:r>
      <w:bookmarkEnd w:id="99"/>
      <w:r w:rsidR="00685D7A" w:rsidRPr="00242E3C">
        <w:t>15</w:t>
      </w:r>
      <w:r w:rsidR="009F4B31" w:rsidRPr="00242E3C">
        <w:t>.</w:t>
      </w:r>
      <w:r w:rsidRPr="00242E3C">
        <w:t xml:space="preserve"> Evaluación de atractivo de la industria</w:t>
      </w:r>
      <w:bookmarkEnd w:id="100"/>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101"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101"/>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102" w:name="_Ref474421973"/>
      <w:bookmarkStart w:id="103" w:name="_Toc491614510"/>
      <w:r w:rsidRPr="00242E3C">
        <w:t xml:space="preserve">Tabla </w:t>
      </w:r>
      <w:bookmarkEnd w:id="102"/>
      <w:r w:rsidR="00685D7A" w:rsidRPr="00242E3C">
        <w:t>16</w:t>
      </w:r>
      <w:r w:rsidR="009F4B31" w:rsidRPr="00242E3C">
        <w:t>.</w:t>
      </w:r>
      <w:r w:rsidRPr="00242E3C">
        <w:t xml:space="preserve"> Matriz de </w:t>
      </w:r>
      <w:r w:rsidR="00685D7A" w:rsidRPr="00242E3C">
        <w:t>perfil competitivo</w:t>
      </w:r>
      <w:bookmarkEnd w:id="103"/>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104"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104"/>
    </w:p>
    <w:p w:rsidR="000F0447" w:rsidRPr="00242E3C" w:rsidRDefault="000F0447" w:rsidP="00B20488"/>
    <w:p w:rsidR="00173099" w:rsidRPr="00242E3C" w:rsidRDefault="00685D7A" w:rsidP="00103372">
      <w:pPr>
        <w:spacing w:line="240" w:lineRule="auto"/>
        <w:ind w:left="340" w:hanging="340"/>
      </w:pPr>
      <w:bookmarkStart w:id="105" w:name="_Toc491614552"/>
      <w:r w:rsidRPr="00242E3C">
        <w:rPr>
          <w:b/>
        </w:rPr>
        <w:t>1.</w:t>
      </w:r>
      <w:r w:rsidRPr="00242E3C">
        <w:rPr>
          <w:b/>
        </w:rPr>
        <w:tab/>
      </w:r>
      <w:r w:rsidR="00173099" w:rsidRPr="00242E3C">
        <w:rPr>
          <w:b/>
        </w:rPr>
        <w:t>E</w:t>
      </w:r>
      <w:r w:rsidR="00CF10A5" w:rsidRPr="00242E3C">
        <w:rPr>
          <w:b/>
        </w:rPr>
        <w:t>strategia y planeamiento actual</w:t>
      </w:r>
      <w:bookmarkEnd w:id="105"/>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 xml:space="preserve">Michael E. </w:t>
      </w:r>
      <w:proofErr w:type="spellStart"/>
      <w:r w:rsidR="00CF10A5" w:rsidRPr="00242E3C">
        <w:t>Porter</w:t>
      </w:r>
      <w:proofErr w:type="spellEnd"/>
      <w:r w:rsidR="00CF10A5" w:rsidRPr="00242E3C">
        <w:t xml:space="preserve"> (1991).</w:t>
      </w:r>
    </w:p>
    <w:p w:rsidR="000F0447" w:rsidRPr="00242E3C" w:rsidRDefault="000F0447" w:rsidP="00B20488"/>
    <w:p w:rsidR="00CF10A5" w:rsidRPr="00242E3C" w:rsidRDefault="00685D7A" w:rsidP="00103372">
      <w:pPr>
        <w:spacing w:line="240" w:lineRule="auto"/>
        <w:ind w:left="340" w:hanging="340"/>
      </w:pPr>
      <w:bookmarkStart w:id="106" w:name="_Toc491614553"/>
      <w:r w:rsidRPr="00242E3C">
        <w:rPr>
          <w:b/>
        </w:rPr>
        <w:t>2.</w:t>
      </w:r>
      <w:r w:rsidRPr="00242E3C">
        <w:rPr>
          <w:b/>
        </w:rPr>
        <w:tab/>
      </w:r>
      <w:r w:rsidR="00CF10A5" w:rsidRPr="00242E3C">
        <w:rPr>
          <w:b/>
        </w:rPr>
        <w:t>Análisis de la cadena de valor</w:t>
      </w:r>
      <w:bookmarkEnd w:id="106"/>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107" w:name="_Toc491614554"/>
      <w:r w:rsidRPr="00242E3C">
        <w:rPr>
          <w:b/>
        </w:rPr>
        <w:t>2.1</w:t>
      </w:r>
      <w:r w:rsidRPr="00242E3C">
        <w:rPr>
          <w:b/>
        </w:rPr>
        <w:tab/>
      </w:r>
      <w:r w:rsidR="00C83881" w:rsidRPr="00242E3C">
        <w:rPr>
          <w:b/>
        </w:rPr>
        <w:t xml:space="preserve">Actividades </w:t>
      </w:r>
      <w:r w:rsidRPr="00242E3C">
        <w:rPr>
          <w:b/>
        </w:rPr>
        <w:t>primarias</w:t>
      </w:r>
      <w:bookmarkEnd w:id="107"/>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w:t>
      </w:r>
      <w:r w:rsidRPr="001B017D">
        <w:rPr>
          <w:i/>
          <w:lang w:val="es-ES"/>
        </w:rPr>
        <w:t xml:space="preserve">Federal </w:t>
      </w:r>
      <w:proofErr w:type="spellStart"/>
      <w:r w:rsidRPr="001B017D">
        <w:rPr>
          <w:i/>
          <w:lang w:val="es-ES"/>
        </w:rPr>
        <w:t>Drug</w:t>
      </w:r>
      <w:proofErr w:type="spellEnd"/>
      <w:r w:rsidRPr="001B017D">
        <w:rPr>
          <w:i/>
          <w:lang w:val="es-ES"/>
        </w:rPr>
        <w:t xml:space="preserve"> </w:t>
      </w:r>
      <w:proofErr w:type="spellStart"/>
      <w:r w:rsidRPr="001B017D">
        <w:rPr>
          <w:i/>
          <w:lang w:val="es-ES"/>
        </w:rPr>
        <w:t>Administration</w:t>
      </w:r>
      <w:proofErr w:type="spellEnd"/>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3"/>
          <w:footerReference w:type="first" r:id="rId24"/>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108" w:name="_Ref478460183"/>
      <w:bookmarkStart w:id="109" w:name="_Toc491549926"/>
      <w:r w:rsidRPr="00242E3C">
        <w:lastRenderedPageBreak/>
        <w:t xml:space="preserve">Gráfico </w:t>
      </w:r>
      <w:bookmarkEnd w:id="108"/>
      <w:r w:rsidR="00B20488" w:rsidRPr="00242E3C">
        <w:t>3</w:t>
      </w:r>
      <w:r w:rsidRPr="00242E3C">
        <w:t>. Cadena de valor Starkey Perú</w:t>
      </w:r>
      <w:bookmarkEnd w:id="109"/>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RDefault="00F943EA" w:rsidP="00C83881">
      <w:pPr>
        <w:rPr>
          <w:lang w:val="es-ES"/>
        </w:rPr>
      </w:pPr>
      <w:r w:rsidRPr="001875FC">
        <w:rPr>
          <w:highlight w:val="yellow"/>
          <w:lang w:val="es-ES"/>
          <w:rPrChange w:id="110" w:author="Daniel Montjoy Pita" w:date="2017-09-22T16:07:00Z">
            <w:rPr>
              <w:lang w:val="es-ES"/>
            </w:rPr>
          </w:rPrChange>
        </w:rPr>
        <w: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t>
      </w:r>
      <w:r w:rsidR="00F54949" w:rsidRPr="001875FC">
        <w:rPr>
          <w:highlight w:val="yellow"/>
          <w:lang w:val="es-ES"/>
          <w:rPrChange w:id="111" w:author="Daniel Montjoy Pita" w:date="2017-09-22T16:07:00Z">
            <w:rPr>
              <w:lang w:val="es-ES"/>
            </w:rPr>
          </w:rPrChange>
        </w:rPr>
        <w:t xml:space="preserve">son </w:t>
      </w:r>
      <w:r w:rsidRPr="001875FC">
        <w:rPr>
          <w:highlight w:val="yellow"/>
          <w:lang w:val="es-ES"/>
          <w:rPrChange w:id="112" w:author="Daniel Montjoy Pita" w:date="2017-09-22T16:07:00Z">
            <w:rPr>
              <w:lang w:val="es-ES"/>
            </w:rPr>
          </w:rPrChange>
        </w:rPr>
        <w:t>trasladados a los diferentes almacenes de la empresa a nivel global y</w:t>
      </w:r>
      <w:r w:rsidR="00F54949" w:rsidRPr="001875FC">
        <w:rPr>
          <w:highlight w:val="yellow"/>
          <w:lang w:val="es-ES"/>
          <w:rPrChange w:id="113" w:author="Daniel Montjoy Pita" w:date="2017-09-22T16:07:00Z">
            <w:rPr>
              <w:lang w:val="es-ES"/>
            </w:rPr>
          </w:rPrChange>
        </w:rPr>
        <w:t>,</w:t>
      </w:r>
      <w:r w:rsidRPr="001875FC">
        <w:rPr>
          <w:highlight w:val="yellow"/>
          <w:lang w:val="es-ES"/>
          <w:rPrChange w:id="114" w:author="Daniel Montjoy Pita" w:date="2017-09-22T16:07:00Z">
            <w:rPr>
              <w:lang w:val="es-ES"/>
            </w:rPr>
          </w:rPrChange>
        </w:rPr>
        <w:t xml:space="preserve"> desde allí</w:t>
      </w:r>
      <w:r w:rsidR="00F54949" w:rsidRPr="001875FC">
        <w:rPr>
          <w:highlight w:val="yellow"/>
          <w:lang w:val="es-ES"/>
          <w:rPrChange w:id="115" w:author="Daniel Montjoy Pita" w:date="2017-09-22T16:07:00Z">
            <w:rPr>
              <w:lang w:val="es-ES"/>
            </w:rPr>
          </w:rPrChange>
        </w:rPr>
        <w:t>,</w:t>
      </w:r>
      <w:r w:rsidRPr="001875FC">
        <w:rPr>
          <w:highlight w:val="yellow"/>
          <w:lang w:val="es-ES"/>
          <w:rPrChange w:id="116" w:author="Daniel Montjoy Pita" w:date="2017-09-22T16:07:00Z">
            <w:rPr>
              <w:lang w:val="es-ES"/>
            </w:rPr>
          </w:rPrChange>
        </w:rPr>
        <w:t xml:space="preserve"> distribuidos a las plantas de manufactura, reparación u otras de acuerdo a sus requerimientos.</w:t>
      </w:r>
      <w:r w:rsidRPr="00242E3C">
        <w:rPr>
          <w:lang w:val="es-ES"/>
        </w:rPr>
        <w:t xml:space="preserve"> </w:t>
      </w:r>
    </w:p>
    <w:p w:rsidR="000F0447" w:rsidRPr="00242E3C" w:rsidRDefault="000F0447" w:rsidP="00C83881">
      <w:pPr>
        <w:rPr>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ins w:id="117" w:author="Daniel Montjoy Pita" w:date="2017-09-22T16:19:00Z">
        <w:r w:rsidR="00467BC6">
          <w:rPr>
            <w:lang w:val="es-ES"/>
          </w:rPr>
          <w:t xml:space="preserve"> </w:t>
        </w:r>
      </w:ins>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ins w:id="118" w:author="Daniel Montjoy Pita" w:date="2017-09-22T16:12:00Z">
        <w:r w:rsidR="001875FC">
          <w:rPr>
            <w:lang w:val="es-ES"/>
          </w:rPr>
          <w:t>.</w:t>
        </w:r>
      </w:ins>
      <w:ins w:id="119" w:author="Daniel Montjoy Pita" w:date="2017-09-22T16:20:00Z">
        <w:r w:rsidR="00467BC6" w:rsidRPr="00467BC6">
          <w:rPr>
            <w:lang w:val="es-ES"/>
          </w:rPr>
          <w:t xml:space="preserve"> </w:t>
        </w:r>
        <w:r w:rsidR="00467BC6">
          <w:rPr>
            <w:lang w:val="es-ES"/>
          </w:rPr>
          <w:t xml:space="preserve">¿Despacho de </w:t>
        </w:r>
        <w:proofErr w:type="spellStart"/>
        <w:r w:rsidR="00467BC6">
          <w:rPr>
            <w:lang w:val="es-ES"/>
          </w:rPr>
          <w:t>almacen</w:t>
        </w:r>
        <w:proofErr w:type="spellEnd"/>
        <w:r w:rsidR="00467BC6">
          <w:rPr>
            <w:lang w:val="es-ES"/>
          </w:rPr>
          <w:t xml:space="preserve"> central a tiendas?, ¿Despacho a distribuidores?</w:t>
        </w:r>
      </w:ins>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EF142A">
        <w:rPr>
          <w:highlight w:val="yellow"/>
          <w:lang w:val="es-ES"/>
          <w:rPrChange w:id="120" w:author="Daniel Montjoy Pita" w:date="2017-09-22T16:29:00Z">
            <w:rPr>
              <w:lang w:val="es-ES"/>
            </w:rPr>
          </w:rPrChange>
        </w:rPr>
        <w:t>Esta actividad se enfoca en la segmentación y elección del mercado objetivo</w:t>
      </w:r>
      <w:r w:rsidRPr="00242E3C">
        <w:rPr>
          <w:lang w:val="es-ES"/>
        </w:rPr>
        <w:t xml:space="preserve">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lastRenderedPageBreak/>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121" w:name="_Toc491614555"/>
      <w:r w:rsidRPr="00242E3C">
        <w:rPr>
          <w:b/>
        </w:rPr>
        <w:t>2.2</w:t>
      </w:r>
      <w:r w:rsidRPr="00242E3C">
        <w:rPr>
          <w:b/>
        </w:rPr>
        <w:tab/>
      </w:r>
      <w:r w:rsidR="00C83881" w:rsidRPr="00242E3C">
        <w:rPr>
          <w:b/>
        </w:rPr>
        <w:t xml:space="preserve">Actividades de </w:t>
      </w:r>
      <w:r w:rsidRPr="00242E3C">
        <w:rPr>
          <w:b/>
        </w:rPr>
        <w:t>soporte</w:t>
      </w:r>
      <w:bookmarkEnd w:id="121"/>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RDefault="00032A4F" w:rsidP="00C24FC7">
      <w:pPr>
        <w:spacing w:line="240" w:lineRule="auto"/>
        <w:ind w:left="567" w:hanging="567"/>
        <w:rPr>
          <w:b/>
        </w:rPr>
      </w:pPr>
      <w:r w:rsidRPr="00242E3C">
        <w:rPr>
          <w:b/>
        </w:rPr>
        <w:br w:type="page"/>
      </w:r>
    </w:p>
    <w:p w:rsidR="00F943EA" w:rsidRPr="00242E3C" w:rsidRDefault="00B20488" w:rsidP="00C24FC7">
      <w:pPr>
        <w:spacing w:line="240" w:lineRule="auto"/>
        <w:ind w:left="567" w:hanging="567"/>
        <w:rPr>
          <w:lang w:val="es-ES"/>
        </w:rPr>
      </w:pPr>
      <w:r w:rsidRPr="00242E3C">
        <w:rPr>
          <w:b/>
        </w:rPr>
        <w:lastRenderedPageBreak/>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centrarse en el desarrollo y cumplimiento del lineamiento 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122" w:name="_Toc491614556"/>
      <w:r w:rsidRPr="00242E3C">
        <w:rPr>
          <w:b/>
        </w:rPr>
        <w:t>3.</w:t>
      </w:r>
      <w:r w:rsidRPr="00242E3C">
        <w:rPr>
          <w:b/>
        </w:rPr>
        <w:tab/>
      </w:r>
      <w:r w:rsidR="00E8422A" w:rsidRPr="00242E3C">
        <w:rPr>
          <w:b/>
        </w:rPr>
        <w:t>Evaluación de los factores internos</w:t>
      </w:r>
      <w:bookmarkEnd w:id="122"/>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123" w:name="_Ref473293124"/>
      <w:bookmarkStart w:id="124" w:name="_Toc491614511"/>
      <w:r w:rsidRPr="00242E3C">
        <w:lastRenderedPageBreak/>
        <w:t xml:space="preserve">Tabla </w:t>
      </w:r>
      <w:bookmarkEnd w:id="123"/>
      <w:r w:rsidR="00C24FC7" w:rsidRPr="00242E3C">
        <w:t>17</w:t>
      </w:r>
      <w:r w:rsidRPr="00242E3C">
        <w:t>. Matriz de evaluación de factores internos (EFI)</w:t>
      </w:r>
      <w:bookmarkEnd w:id="124"/>
    </w:p>
    <w:tbl>
      <w:tblPr>
        <w:tblStyle w:val="TablaTesisnormal"/>
        <w:tblW w:w="8493" w:type="dxa"/>
        <w:jc w:val="center"/>
        <w:tblLook w:val="04A0" w:firstRow="1" w:lastRow="0" w:firstColumn="1" w:lastColumn="0" w:noHBand="0" w:noVBand="1"/>
      </w:tblPr>
      <w:tblGrid>
        <w:gridCol w:w="1849"/>
        <w:gridCol w:w="3686"/>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740A9B" w:rsidP="00740A9B">
            <w:pPr>
              <w:spacing w:line="240" w:lineRule="auto"/>
              <w:jc w:val="left"/>
              <w:rPr>
                <w:color w:val="000000"/>
                <w:sz w:val="15"/>
                <w:szCs w:val="15"/>
              </w:rPr>
            </w:pPr>
            <w:ins w:id="125" w:author="Daniel Montjoy Pita" w:date="2017-09-22T17:03:00Z">
              <w:r w:rsidRPr="00242E3C">
                <w:rPr>
                  <w:color w:val="000000"/>
                  <w:sz w:val="15"/>
                  <w:szCs w:val="15"/>
                </w:rPr>
                <w:t>Operaciones</w:t>
              </w:r>
            </w:ins>
            <w:del w:id="126" w:author="Daniel Montjoy Pita" w:date="2017-09-22T17:03:00Z">
              <w:r w:rsidR="00644718" w:rsidRPr="00782B3E" w:rsidDel="00740A9B">
                <w:rPr>
                  <w:color w:val="000000"/>
                  <w:sz w:val="15"/>
                  <w:szCs w:val="15"/>
                  <w:highlight w:val="yellow"/>
                  <w:rPrChange w:id="127" w:author="Daniel Montjoy Pita" w:date="2017-09-22T16:50:00Z">
                    <w:rPr>
                      <w:color w:val="000000"/>
                      <w:sz w:val="15"/>
                      <w:szCs w:val="15"/>
                    </w:rPr>
                  </w:rPrChange>
                </w:rPr>
                <w:delText>Infraestructura</w:delText>
              </w:r>
            </w:del>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0609D0">
              <w:rPr>
                <w:color w:val="000000"/>
                <w:sz w:val="15"/>
                <w:szCs w:val="15"/>
                <w:highlight w:val="yellow"/>
                <w:rPrChange w:id="128" w:author="Daniel Montjoy Pita" w:date="2017-09-22T16:46:00Z">
                  <w:rPr>
                    <w:color w:val="000000"/>
                    <w:sz w:val="15"/>
                    <w:szCs w:val="15"/>
                  </w:rPr>
                </w:rPrChange>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129"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129"/>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130" w:name="_Ref478731598"/>
      <w:bookmarkStart w:id="131" w:name="_Toc491614512"/>
      <w:r w:rsidRPr="00242E3C">
        <w:lastRenderedPageBreak/>
        <w:t xml:space="preserve">Tabla </w:t>
      </w:r>
      <w:bookmarkEnd w:id="130"/>
      <w:r w:rsidR="00B20488" w:rsidRPr="00242E3C">
        <w:t>18</w:t>
      </w:r>
      <w:r w:rsidRPr="00242E3C">
        <w:t>. Matriz VRIO</w:t>
      </w:r>
      <w:bookmarkEnd w:id="131"/>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132"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132"/>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133" w:name="_Toc491614559"/>
      <w:r w:rsidRPr="00242E3C">
        <w:rPr>
          <w:b/>
        </w:rPr>
        <w:t>1.</w:t>
      </w:r>
      <w:r w:rsidRPr="00242E3C">
        <w:rPr>
          <w:b/>
        </w:rPr>
        <w:tab/>
      </w:r>
      <w:r w:rsidR="00F25D8E" w:rsidRPr="00242E3C">
        <w:rPr>
          <w:b/>
        </w:rPr>
        <w:t>Objetivo general</w:t>
      </w:r>
      <w:bookmarkEnd w:id="133"/>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134" w:name="_Toc491614560"/>
      <w:r w:rsidRPr="00242E3C">
        <w:rPr>
          <w:b/>
        </w:rPr>
        <w:t>2.</w:t>
      </w:r>
      <w:r w:rsidRPr="00242E3C">
        <w:rPr>
          <w:b/>
        </w:rPr>
        <w:tab/>
      </w:r>
      <w:r w:rsidR="00F25D8E" w:rsidRPr="00242E3C">
        <w:rPr>
          <w:b/>
        </w:rPr>
        <w:t>Objetivos específicos</w:t>
      </w:r>
      <w:bookmarkEnd w:id="134"/>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135" w:name="_Toc491614561"/>
      <w:r w:rsidRPr="00242E3C">
        <w:rPr>
          <w:b/>
        </w:rPr>
        <w:t>3.</w:t>
      </w:r>
      <w:r w:rsidRPr="00242E3C">
        <w:rPr>
          <w:b/>
        </w:rPr>
        <w:tab/>
      </w:r>
      <w:r w:rsidR="00915897" w:rsidRPr="00242E3C">
        <w:rPr>
          <w:b/>
        </w:rPr>
        <w:t>Metodología</w:t>
      </w:r>
      <w:bookmarkEnd w:id="135"/>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136" w:name="_Toc491614562"/>
      <w:r w:rsidRPr="00242E3C">
        <w:rPr>
          <w:b/>
        </w:rPr>
        <w:t>4.</w:t>
      </w:r>
      <w:r w:rsidRPr="00242E3C">
        <w:rPr>
          <w:b/>
        </w:rPr>
        <w:tab/>
      </w:r>
      <w:r w:rsidR="008C2E44" w:rsidRPr="00242E3C">
        <w:rPr>
          <w:b/>
        </w:rPr>
        <w:t>Resultados</w:t>
      </w:r>
      <w:bookmarkEnd w:id="136"/>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137" w:name="_Ref490727456"/>
      <w:bookmarkStart w:id="138" w:name="_Toc491614513"/>
      <w:r w:rsidRPr="00242E3C">
        <w:t xml:space="preserve">Tabla </w:t>
      </w:r>
      <w:bookmarkEnd w:id="137"/>
      <w:r w:rsidR="00B06594" w:rsidRPr="00242E3C">
        <w:t>19</w:t>
      </w:r>
      <w:r w:rsidRPr="00242E3C">
        <w:t>. Número de audífonos comprados por medio de contacto</w:t>
      </w:r>
      <w:bookmarkEnd w:id="138"/>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139" w:name="_Ref490591868"/>
      <w:bookmarkStart w:id="140" w:name="_Toc491549927"/>
      <w:r w:rsidRPr="00242E3C">
        <w:lastRenderedPageBreak/>
        <w:t xml:space="preserve">Gráfico </w:t>
      </w:r>
      <w:bookmarkEnd w:id="139"/>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140"/>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141" w:name="_Ref490690436"/>
      <w:bookmarkStart w:id="142" w:name="_Toc491549928"/>
      <w:r w:rsidRPr="00242E3C">
        <w:t xml:space="preserve">Gráfico </w:t>
      </w:r>
      <w:bookmarkEnd w:id="141"/>
      <w:r w:rsidR="00B06594" w:rsidRPr="00242E3C">
        <w:t>5</w:t>
      </w:r>
      <w:r w:rsidRPr="00242E3C">
        <w:t>. Recomendación de clientes usuarios de audífonos</w:t>
      </w:r>
      <w:bookmarkEnd w:id="142"/>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143" w:name="_Ref490690929"/>
      <w:bookmarkStart w:id="144" w:name="_Toc491549929"/>
      <w:r w:rsidRPr="00242E3C">
        <w:t xml:space="preserve">Gráfico </w:t>
      </w:r>
      <w:bookmarkEnd w:id="143"/>
      <w:r w:rsidR="00B06594" w:rsidRPr="00242E3C">
        <w:t>6</w:t>
      </w:r>
      <w:r w:rsidR="00671E40" w:rsidRPr="00242E3C">
        <w:t>. Porcentaje de c</w:t>
      </w:r>
      <w:r w:rsidRPr="00242E3C">
        <w:t xml:space="preserve">ompra en </w:t>
      </w:r>
      <w:r w:rsidR="006247C1" w:rsidRPr="00242E3C">
        <w:t>clientes</w:t>
      </w:r>
      <w:r w:rsidRPr="00242E3C">
        <w:t xml:space="preserve"> nuevos</w:t>
      </w:r>
      <w:bookmarkEnd w:id="144"/>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145" w:name="_Ref490691677"/>
      <w:bookmarkStart w:id="146" w:name="_Toc491549930"/>
      <w:r w:rsidRPr="00242E3C">
        <w:lastRenderedPageBreak/>
        <w:t xml:space="preserve">Gráfico </w:t>
      </w:r>
      <w:bookmarkEnd w:id="145"/>
      <w:r w:rsidR="00B06594" w:rsidRPr="00242E3C">
        <w:t>7</w:t>
      </w:r>
      <w:r w:rsidRPr="00242E3C">
        <w:t xml:space="preserve">. Principales motivos para </w:t>
      </w:r>
      <w:r w:rsidR="00E829DE" w:rsidRPr="00242E3C">
        <w:t>comprar</w:t>
      </w:r>
      <w:r w:rsidRPr="00242E3C">
        <w:t xml:space="preserve"> audífonos en nuevos clientes</w:t>
      </w:r>
      <w:bookmarkEnd w:id="146"/>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147" w:name="_Ref490692631"/>
      <w:bookmarkStart w:id="148" w:name="_Toc491549931"/>
      <w:r w:rsidRPr="00242E3C">
        <w:t xml:space="preserve">Gráfico </w:t>
      </w:r>
      <w:bookmarkEnd w:id="147"/>
      <w:r w:rsidR="00B06594" w:rsidRPr="00242E3C">
        <w:t>8</w:t>
      </w:r>
      <w:r w:rsidRPr="00242E3C">
        <w:t>. Razones de no compra en clientes nuevos</w:t>
      </w:r>
      <w:bookmarkEnd w:id="148"/>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p w:rsidR="00A90BAA" w:rsidRPr="00242E3C" w:rsidRDefault="00A90BAA" w:rsidP="00582BAE">
      <w:pPr>
        <w:pStyle w:val="Epgrafe"/>
        <w:outlineLvl w:val="0"/>
      </w:pPr>
      <w:bookmarkStart w:id="149" w:name="_Ref490691281"/>
      <w:bookmarkStart w:id="150" w:name="_Toc491549932"/>
      <w:r w:rsidRPr="00242E3C">
        <w:t xml:space="preserve">Gráfico </w:t>
      </w:r>
      <w:bookmarkEnd w:id="149"/>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150"/>
    </w:p>
    <w:p w:rsidR="00A90BAA" w:rsidRPr="00242E3C" w:rsidRDefault="00A90BAA" w:rsidP="00B06594">
      <w:pPr>
        <w:jc w:val="center"/>
      </w:pPr>
      <w:r w:rsidRPr="00242E3C">
        <w:rPr>
          <w:noProof/>
        </w:rPr>
        <w:drawing>
          <wp:inline distT="0" distB="0" distL="0" distR="0" wp14:anchorId="0BE721B5" wp14:editId="278D8E20">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151" w:name="_Ref490692179"/>
      <w:bookmarkStart w:id="152" w:name="_Toc491549933"/>
      <w:r w:rsidRPr="00242E3C">
        <w:t xml:space="preserve">Gráfico </w:t>
      </w:r>
      <w:bookmarkEnd w:id="151"/>
      <w:r w:rsidR="00B06594" w:rsidRPr="00242E3C">
        <w:t>10</w:t>
      </w:r>
      <w:r w:rsidRPr="00242E3C">
        <w:t xml:space="preserve">. Principales motivos para adquirir audífonos en </w:t>
      </w:r>
      <w:r w:rsidR="006247C1" w:rsidRPr="00242E3C">
        <w:t>clientes</w:t>
      </w:r>
      <w:r w:rsidRPr="00242E3C">
        <w:t xml:space="preserve"> de audífonos</w:t>
      </w:r>
      <w:bookmarkEnd w:id="152"/>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153" w:name="_Ref490692644"/>
      <w:bookmarkStart w:id="154" w:name="_Toc491549934"/>
      <w:r w:rsidRPr="00242E3C">
        <w:t xml:space="preserve">Gráfico </w:t>
      </w:r>
      <w:bookmarkEnd w:id="153"/>
      <w:r w:rsidR="00B06594" w:rsidRPr="00242E3C">
        <w:t>11</w:t>
      </w:r>
      <w:r w:rsidRPr="00242E3C">
        <w:t>. Razones de no compra en clientes usuarios</w:t>
      </w:r>
      <w:bookmarkEnd w:id="154"/>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155" w:name="_Toc491614563"/>
      <w:r w:rsidRPr="00242E3C">
        <w:lastRenderedPageBreak/>
        <w:t xml:space="preserve">Capítulo V. Planeamiento </w:t>
      </w:r>
      <w:r w:rsidR="00B06594" w:rsidRPr="00242E3C">
        <w:t>e</w:t>
      </w:r>
      <w:r w:rsidRPr="00242E3C">
        <w:t>stratégico</w:t>
      </w:r>
      <w:bookmarkEnd w:id="155"/>
    </w:p>
    <w:p w:rsidR="006D6258" w:rsidRPr="00242E3C" w:rsidRDefault="006D6258" w:rsidP="006D6258">
      <w:pPr>
        <w:rPr>
          <w:lang w:eastAsia="en-US"/>
        </w:rPr>
      </w:pPr>
    </w:p>
    <w:p w:rsidR="00691D3C" w:rsidRPr="00242E3C" w:rsidRDefault="00B06594" w:rsidP="002A4208">
      <w:pPr>
        <w:ind w:left="340" w:hanging="340"/>
        <w:rPr>
          <w:b/>
        </w:rPr>
      </w:pPr>
      <w:bookmarkStart w:id="156" w:name="_Toc491614564"/>
      <w:r w:rsidRPr="00242E3C">
        <w:rPr>
          <w:b/>
        </w:rPr>
        <w:t>1.</w:t>
      </w:r>
      <w:r w:rsidRPr="00242E3C">
        <w:rPr>
          <w:b/>
        </w:rPr>
        <w:tab/>
      </w:r>
      <w:r w:rsidR="00691D3C" w:rsidRPr="00242E3C">
        <w:rPr>
          <w:b/>
        </w:rPr>
        <w:t>Visión</w:t>
      </w:r>
      <w:r w:rsidR="00640D76" w:rsidRPr="00242E3C">
        <w:rPr>
          <w:b/>
        </w:rPr>
        <w:t>, misión y valores</w:t>
      </w:r>
      <w:bookmarkEnd w:id="156"/>
    </w:p>
    <w:p w:rsidR="00640D76" w:rsidRPr="00242E3C" w:rsidRDefault="00B06594" w:rsidP="002A4208">
      <w:pPr>
        <w:spacing w:line="240" w:lineRule="auto"/>
        <w:ind w:left="340" w:hanging="340"/>
      </w:pPr>
      <w:bookmarkStart w:id="157" w:name="_Toc491614565"/>
      <w:r w:rsidRPr="00242E3C">
        <w:rPr>
          <w:b/>
        </w:rPr>
        <w:t>1.1</w:t>
      </w:r>
      <w:r w:rsidRPr="00242E3C">
        <w:rPr>
          <w:b/>
        </w:rPr>
        <w:tab/>
      </w:r>
      <w:r w:rsidR="00640D76" w:rsidRPr="00242E3C">
        <w:rPr>
          <w:b/>
        </w:rPr>
        <w:t>Visión</w:t>
      </w:r>
      <w:bookmarkEnd w:id="157"/>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158" w:name="_Toc491614566"/>
      <w:r w:rsidRPr="00242E3C">
        <w:rPr>
          <w:b/>
        </w:rPr>
        <w:t>1.2</w:t>
      </w:r>
      <w:r w:rsidRPr="00242E3C">
        <w:rPr>
          <w:b/>
        </w:rPr>
        <w:tab/>
      </w:r>
      <w:r w:rsidR="00691D3C" w:rsidRPr="00242E3C">
        <w:rPr>
          <w:b/>
        </w:rPr>
        <w:t>Misión</w:t>
      </w:r>
      <w:bookmarkEnd w:id="158"/>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159" w:name="_Toc491614567"/>
      <w:r w:rsidRPr="00242E3C">
        <w:rPr>
          <w:b/>
        </w:rPr>
        <w:t>1.3</w:t>
      </w:r>
      <w:r w:rsidRPr="00242E3C">
        <w:rPr>
          <w:b/>
        </w:rPr>
        <w:tab/>
      </w:r>
      <w:r w:rsidR="008978A9" w:rsidRPr="00242E3C">
        <w:rPr>
          <w:b/>
        </w:rPr>
        <w:t>Valores</w:t>
      </w:r>
      <w:bookmarkEnd w:id="159"/>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160" w:name="_Toc491614568"/>
      <w:r w:rsidRPr="00242E3C">
        <w:rPr>
          <w:b/>
        </w:rPr>
        <w:t>2.</w:t>
      </w:r>
      <w:r w:rsidRPr="00242E3C">
        <w:rPr>
          <w:b/>
        </w:rPr>
        <w:tab/>
      </w:r>
      <w:r w:rsidR="006422EE" w:rsidRPr="00242E3C">
        <w:rPr>
          <w:b/>
        </w:rPr>
        <w:t xml:space="preserve">Objetivos </w:t>
      </w:r>
      <w:r w:rsidRPr="00242E3C">
        <w:rPr>
          <w:b/>
        </w:rPr>
        <w:t>estratégicos</w:t>
      </w:r>
      <w:bookmarkEnd w:id="160"/>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161" w:name="_Toc491614569"/>
      <w:r w:rsidRPr="00242E3C">
        <w:rPr>
          <w:b/>
        </w:rPr>
        <w:t>2.1</w:t>
      </w:r>
      <w:r w:rsidRPr="00242E3C">
        <w:rPr>
          <w:b/>
        </w:rPr>
        <w:tab/>
      </w:r>
      <w:r w:rsidR="00783E90" w:rsidRPr="00242E3C">
        <w:rPr>
          <w:b/>
        </w:rPr>
        <w:t>Objetivos estratégicos</w:t>
      </w:r>
      <w:bookmarkEnd w:id="161"/>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162"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162"/>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163" w:name="_Toc491614571"/>
      <w:r w:rsidRPr="00242E3C">
        <w:rPr>
          <w:b/>
        </w:rPr>
        <w:t>3.</w:t>
      </w:r>
      <w:r w:rsidRPr="00242E3C">
        <w:rPr>
          <w:b/>
        </w:rPr>
        <w:tab/>
      </w:r>
      <w:r w:rsidR="00C92412" w:rsidRPr="00242E3C">
        <w:rPr>
          <w:b/>
        </w:rPr>
        <w:t>Estrategia genérica</w:t>
      </w:r>
      <w:bookmarkEnd w:id="163"/>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164" w:name="_Toc491614572"/>
      <w:r w:rsidRPr="00242E3C">
        <w:rPr>
          <w:b/>
        </w:rPr>
        <w:t>4.</w:t>
      </w:r>
      <w:r w:rsidRPr="00242E3C">
        <w:rPr>
          <w:b/>
        </w:rPr>
        <w:tab/>
      </w:r>
      <w:r w:rsidR="00A739D8" w:rsidRPr="00242E3C">
        <w:rPr>
          <w:b/>
        </w:rPr>
        <w:t>Definición de estrategias</w:t>
      </w:r>
      <w:bookmarkEnd w:id="164"/>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165"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165"/>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166" w:name="_Ref478731813"/>
      <w:bookmarkStart w:id="167" w:name="_Toc491614514"/>
      <w:r w:rsidRPr="00242E3C">
        <w:lastRenderedPageBreak/>
        <w:t xml:space="preserve">Tabla </w:t>
      </w:r>
      <w:bookmarkEnd w:id="166"/>
      <w:r w:rsidR="002A4208" w:rsidRPr="00242E3C">
        <w:t>20</w:t>
      </w:r>
      <w:r w:rsidRPr="00242E3C">
        <w:t>. Matriz FODA</w:t>
      </w:r>
      <w:bookmarkEnd w:id="167"/>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O9. Crecimiento del PBI alrededor de 2,8%.</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168" w:name="_Ref491612830"/>
      <w:bookmarkStart w:id="169" w:name="_Toc491614515"/>
      <w:r w:rsidRPr="00242E3C">
        <w:lastRenderedPageBreak/>
        <w:t xml:space="preserve">Tabla </w:t>
      </w:r>
      <w:bookmarkEnd w:id="168"/>
      <w:r w:rsidR="002A4208" w:rsidRPr="00242E3C">
        <w:t>21</w:t>
      </w:r>
      <w:r w:rsidRPr="00242E3C">
        <w:t xml:space="preserve">. </w:t>
      </w:r>
      <w:bookmarkStart w:id="170" w:name="_Ref491612824"/>
      <w:r w:rsidRPr="00242E3C">
        <w:t>Estrategias cruzadas</w:t>
      </w:r>
      <w:bookmarkEnd w:id="169"/>
      <w:bookmarkEnd w:id="170"/>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171" w:name="RANGE!A7"/>
            <w:r w:rsidRPr="00D3018B">
              <w:rPr>
                <w:color w:val="000000"/>
                <w:szCs w:val="16"/>
              </w:rPr>
              <w:t xml:space="preserve">Elaborar un plan de comunicación </w:t>
            </w:r>
            <w:bookmarkEnd w:id="171"/>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172" w:name="_Toc491614574"/>
      <w:r w:rsidRPr="00242E3C">
        <w:rPr>
          <w:b/>
        </w:rPr>
        <w:t>4.2</w:t>
      </w:r>
      <w:r w:rsidR="00495F22" w:rsidRPr="00242E3C">
        <w:rPr>
          <w:b/>
        </w:rPr>
        <w:tab/>
      </w:r>
      <w:r w:rsidR="00C63B81" w:rsidRPr="00242E3C">
        <w:rPr>
          <w:b/>
        </w:rPr>
        <w:t>Matriz de posición estratégica y evaluación de la acción (PEYEA)</w:t>
      </w:r>
      <w:bookmarkEnd w:id="172"/>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2"/>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173"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174" w:name="_Ref491184620"/>
      <w:bookmarkStart w:id="175" w:name="_Toc491614516"/>
      <w:r w:rsidRPr="00242E3C">
        <w:lastRenderedPageBreak/>
        <w:t xml:space="preserve">Tabla </w:t>
      </w:r>
      <w:bookmarkEnd w:id="173"/>
      <w:bookmarkEnd w:id="174"/>
      <w:r w:rsidR="002A4208" w:rsidRPr="00242E3C">
        <w:t>22</w:t>
      </w:r>
      <w:r w:rsidRPr="00242E3C">
        <w:t>. Matriz PEYEA</w:t>
      </w:r>
      <w:bookmarkEnd w:id="175"/>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176" w:name="_Ref475615049"/>
      <w:bookmarkStart w:id="177" w:name="_Toc491549935"/>
      <w:r w:rsidRPr="00242E3C">
        <w:t xml:space="preserve">Gráfico </w:t>
      </w:r>
      <w:bookmarkEnd w:id="176"/>
      <w:r w:rsidR="002A4208" w:rsidRPr="00242E3C">
        <w:t>12</w:t>
      </w:r>
      <w:r w:rsidRPr="00242E3C">
        <w:t>. Coordenadas Matriz PEYEA</w:t>
      </w:r>
      <w:bookmarkEnd w:id="177"/>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178" w:name="_Toc491614575"/>
      <w:r w:rsidRPr="00242E3C">
        <w:rPr>
          <w:b/>
        </w:rPr>
        <w:t>4.3</w:t>
      </w:r>
      <w:r w:rsidR="008F263C" w:rsidRPr="00242E3C">
        <w:rPr>
          <w:b/>
        </w:rPr>
        <w:tab/>
      </w:r>
      <w:r w:rsidR="00C63B81" w:rsidRPr="00242E3C">
        <w:rPr>
          <w:b/>
        </w:rPr>
        <w:t>Matriz de la estrategia principal</w:t>
      </w:r>
      <w:bookmarkEnd w:id="178"/>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179" w:name="_Ref475626785"/>
      <w:bookmarkStart w:id="180" w:name="_Toc491549936"/>
      <w:r w:rsidRPr="00242E3C">
        <w:lastRenderedPageBreak/>
        <w:t xml:space="preserve">Gráfico </w:t>
      </w:r>
      <w:bookmarkEnd w:id="179"/>
      <w:r w:rsidR="002A4208" w:rsidRPr="00242E3C">
        <w:t>13</w:t>
      </w:r>
      <w:r w:rsidRPr="00242E3C">
        <w:t>. Matriz de la estrategia principal</w:t>
      </w:r>
      <w:bookmarkEnd w:id="180"/>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181" w:name="_Ref475630465"/>
      <w:bookmarkStart w:id="182" w:name="_Toc491614517"/>
      <w:r w:rsidRPr="00242E3C">
        <w:t xml:space="preserve">Tabla </w:t>
      </w:r>
      <w:bookmarkEnd w:id="181"/>
      <w:r w:rsidR="002A4208" w:rsidRPr="00242E3C">
        <w:t>23</w:t>
      </w:r>
      <w:r w:rsidRPr="00242E3C">
        <w:t>. Anál</w:t>
      </w:r>
      <w:r w:rsidR="00A36AE9" w:rsidRPr="00242E3C">
        <w:t>isis de la posición competitiva</w:t>
      </w:r>
      <w:bookmarkEnd w:id="182"/>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183" w:name="_Toc491614576"/>
      <w:r w:rsidRPr="00242E3C">
        <w:rPr>
          <w:b/>
        </w:rPr>
        <w:t>5.</w:t>
      </w:r>
      <w:r w:rsidRPr="00242E3C">
        <w:rPr>
          <w:b/>
        </w:rPr>
        <w:tab/>
      </w:r>
      <w:r w:rsidR="00B7700E" w:rsidRPr="00242E3C">
        <w:rPr>
          <w:b/>
        </w:rPr>
        <w:t>Selección de la estrategia</w:t>
      </w:r>
      <w:bookmarkEnd w:id="183"/>
    </w:p>
    <w:p w:rsidR="0084510F" w:rsidRPr="00242E3C" w:rsidRDefault="002A4208" w:rsidP="008F263C">
      <w:pPr>
        <w:spacing w:line="240" w:lineRule="auto"/>
        <w:ind w:left="340" w:hanging="340"/>
      </w:pPr>
      <w:bookmarkStart w:id="184" w:name="_Toc491614577"/>
      <w:r w:rsidRPr="00242E3C">
        <w:rPr>
          <w:b/>
        </w:rPr>
        <w:t>5.1</w:t>
      </w:r>
      <w:r w:rsidR="008F263C" w:rsidRPr="00242E3C">
        <w:rPr>
          <w:b/>
        </w:rPr>
        <w:tab/>
      </w:r>
      <w:r w:rsidR="0084510F" w:rsidRPr="00242E3C">
        <w:rPr>
          <w:b/>
        </w:rPr>
        <w:t>Priorización de las estrategias</w:t>
      </w:r>
      <w:bookmarkEnd w:id="184"/>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185" w:name="_Ref475957311"/>
      <w:bookmarkStart w:id="186" w:name="_Toc491614518"/>
      <w:r w:rsidRPr="00242E3C">
        <w:t xml:space="preserve">Tabla </w:t>
      </w:r>
      <w:bookmarkEnd w:id="185"/>
      <w:r w:rsidR="002A4208" w:rsidRPr="00242E3C">
        <w:t>24</w:t>
      </w:r>
      <w:r w:rsidRPr="00242E3C">
        <w:t>. Priorización de estrategias</w:t>
      </w:r>
      <w:bookmarkEnd w:id="186"/>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187" w:name="_Toc491614578"/>
      <w:r w:rsidRPr="00242E3C">
        <w:rPr>
          <w:b/>
        </w:rPr>
        <w:lastRenderedPageBreak/>
        <w:t>5.2</w:t>
      </w:r>
      <w:r w:rsidRPr="00242E3C">
        <w:rPr>
          <w:b/>
        </w:rPr>
        <w:tab/>
      </w:r>
      <w:r w:rsidR="00022080" w:rsidRPr="00242E3C">
        <w:rPr>
          <w:b/>
        </w:rPr>
        <w:t>Matriz cuantitativa de la planificación estratégica (MCPE)</w:t>
      </w:r>
      <w:bookmarkEnd w:id="187"/>
    </w:p>
    <w:p w:rsidR="006D6258" w:rsidRPr="00242E3C" w:rsidRDefault="006D6258" w:rsidP="006D6258">
      <w:pPr>
        <w:rPr>
          <w:lang w:eastAsia="en-US"/>
        </w:rPr>
      </w:pPr>
    </w:p>
    <w:p w:rsidR="00D02171" w:rsidRPr="00242E3C" w:rsidRDefault="00497826" w:rsidP="00D27C40">
      <w:pPr>
        <w:rPr>
          <w:lang w:eastAsia="en-US"/>
        </w:rPr>
      </w:pPr>
      <w:r w:rsidRPr="00242E3C">
        <w:rPr>
          <w:lang w:eastAsia="en-US"/>
        </w:rPr>
        <w:t xml:space="preserve">De acuerdo </w:t>
      </w:r>
      <w:r w:rsidR="004C345A" w:rsidRPr="00242E3C">
        <w:rPr>
          <w:lang w:eastAsia="en-US"/>
        </w:rPr>
        <w:t>con</w:t>
      </w:r>
      <w:r w:rsidRPr="00242E3C">
        <w:rPr>
          <w:lang w:eastAsia="en-US"/>
        </w:rPr>
        <w:t xml:space="preserve"> David (2013) aparte de la jerarquización de las estrategias, la única técnica analítica para determinar el atractivo relativo de las posibles estrategias </w:t>
      </w:r>
      <w:r w:rsidR="008734B6" w:rsidRPr="00242E3C">
        <w:rPr>
          <w:lang w:eastAsia="en-US"/>
        </w:rPr>
        <w:t xml:space="preserve">es </w:t>
      </w:r>
      <w:r w:rsidRPr="00242E3C">
        <w:rPr>
          <w:lang w:eastAsia="en-US"/>
        </w:rPr>
        <w:t xml:space="preserve">la matriz cuantitativa </w:t>
      </w:r>
      <w:r w:rsidR="008734B6" w:rsidRPr="00242E3C">
        <w:rPr>
          <w:lang w:eastAsia="en-US"/>
        </w:rPr>
        <w:t>de la planificación estratégica</w:t>
      </w:r>
      <w:r w:rsidRPr="00242E3C">
        <w:rPr>
          <w:lang w:eastAsia="en-US"/>
        </w:rPr>
        <w:t xml:space="preserve">. 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497826" w:rsidRPr="00242E3C" w:rsidRDefault="00497826" w:rsidP="00D27C40">
      <w:pPr>
        <w:rPr>
          <w:lang w:eastAsia="en-US"/>
        </w:rPr>
      </w:pPr>
    </w:p>
    <w:p w:rsidR="0010347F" w:rsidRPr="00242E3C" w:rsidRDefault="0010347F" w:rsidP="00582BAE">
      <w:pPr>
        <w:pStyle w:val="Epgrafe"/>
        <w:outlineLvl w:val="0"/>
      </w:pPr>
      <w:bookmarkStart w:id="188" w:name="_Ref475972356"/>
      <w:bookmarkStart w:id="189" w:name="_Toc491614519"/>
      <w:r w:rsidRPr="00242E3C">
        <w:t xml:space="preserve">Tabla </w:t>
      </w:r>
      <w:bookmarkEnd w:id="188"/>
      <w:r w:rsidR="002A4208" w:rsidRPr="00242E3C">
        <w:t>25</w:t>
      </w:r>
      <w:r w:rsidRPr="00242E3C">
        <w:t>. Matriz MPCE</w:t>
      </w:r>
      <w:bookmarkEnd w:id="189"/>
    </w:p>
    <w:tbl>
      <w:tblPr>
        <w:tblW w:w="0" w:type="auto"/>
        <w:tblInd w:w="113" w:type="dxa"/>
        <w:tblLook w:val="04A0" w:firstRow="1" w:lastRow="0" w:firstColumn="1" w:lastColumn="0" w:noHBand="0" w:noVBand="1"/>
      </w:tblPr>
      <w:tblGrid>
        <w:gridCol w:w="1980"/>
        <w:gridCol w:w="1220"/>
        <w:gridCol w:w="680"/>
        <w:gridCol w:w="680"/>
        <w:gridCol w:w="740"/>
        <w:gridCol w:w="660"/>
        <w:gridCol w:w="560"/>
        <w:gridCol w:w="640"/>
        <w:gridCol w:w="560"/>
        <w:gridCol w:w="660"/>
      </w:tblGrid>
      <w:tr w:rsidR="00C16898" w:rsidRPr="00242E3C" w:rsidTr="00C16898">
        <w:trPr>
          <w:cantSplit/>
          <w:trHeight w:val="206"/>
        </w:trPr>
        <w:tc>
          <w:tcPr>
            <w:tcW w:w="1980" w:type="dxa"/>
            <w:tcBorders>
              <w:top w:val="single" w:sz="4" w:space="0" w:color="auto"/>
              <w:left w:val="single" w:sz="4" w:space="0" w:color="auto"/>
              <w:bottom w:val="nil"/>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1220" w:type="dxa"/>
            <w:tcBorders>
              <w:top w:val="single" w:sz="4" w:space="0" w:color="auto"/>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p>
        </w:tc>
        <w:tc>
          <w:tcPr>
            <w:tcW w:w="136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140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120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122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C16898" w:rsidRPr="00242E3C" w:rsidTr="00C16898">
        <w:trPr>
          <w:cantSplit/>
          <w:trHeight w:val="450"/>
        </w:trPr>
        <w:tc>
          <w:tcPr>
            <w:tcW w:w="19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Fortalezas</w:t>
            </w:r>
          </w:p>
        </w:tc>
        <w:tc>
          <w:tcPr>
            <w:tcW w:w="1220" w:type="dxa"/>
            <w:tcBorders>
              <w:top w:val="nil"/>
              <w:left w:val="single" w:sz="4" w:space="0" w:color="auto"/>
              <w:bottom w:val="single" w:sz="4" w:space="0" w:color="auto"/>
              <w:right w:val="nil"/>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Ponderación</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C16898" w:rsidRPr="00242E3C"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1220" w:type="dxa"/>
            <w:tcBorders>
              <w:top w:val="nil"/>
              <w:left w:val="nil"/>
              <w:bottom w:val="single" w:sz="4" w:space="0" w:color="auto"/>
              <w:right w:val="nil"/>
            </w:tcBorders>
            <w:shd w:val="clear" w:color="000000" w:fill="FFFFFF"/>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RDefault="00D3018B" w:rsidP="00C16898">
      <w:pPr>
        <w:rPr>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Crecimiento del PBI alrededor de 3.4%.</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190" w:name="_Toc491614579"/>
      <w:r w:rsidRPr="00242E3C">
        <w:rPr>
          <w:b/>
        </w:rPr>
        <w:lastRenderedPageBreak/>
        <w:t>Capítulo VI. Plan de marketing</w:t>
      </w:r>
      <w:bookmarkEnd w:id="190"/>
    </w:p>
    <w:p w:rsidR="006D6258" w:rsidRPr="00242E3C" w:rsidRDefault="006D6258" w:rsidP="006D6258"/>
    <w:p w:rsidR="00812D79" w:rsidRPr="00242E3C" w:rsidRDefault="008F263C" w:rsidP="00602A7A">
      <w:pPr>
        <w:spacing w:line="240" w:lineRule="auto"/>
        <w:ind w:left="340" w:hanging="340"/>
      </w:pPr>
      <w:bookmarkStart w:id="191" w:name="_Toc491614580"/>
      <w:r w:rsidRPr="00242E3C">
        <w:rPr>
          <w:b/>
        </w:rPr>
        <w:t>1.</w:t>
      </w:r>
      <w:r w:rsidRPr="00242E3C">
        <w:rPr>
          <w:b/>
        </w:rPr>
        <w:tab/>
      </w:r>
      <w:r w:rsidR="00812D79" w:rsidRPr="00242E3C">
        <w:rPr>
          <w:b/>
        </w:rPr>
        <w:t>Descripción del producto</w:t>
      </w:r>
      <w:bookmarkEnd w:id="191"/>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192" w:name="_Toc491614581"/>
      <w:r w:rsidRPr="00242E3C">
        <w:rPr>
          <w:b/>
        </w:rPr>
        <w:t>2.</w:t>
      </w:r>
      <w:r w:rsidRPr="00242E3C">
        <w:rPr>
          <w:b/>
        </w:rPr>
        <w:tab/>
      </w:r>
      <w:r w:rsidR="00066DFC" w:rsidRPr="00242E3C">
        <w:rPr>
          <w:b/>
        </w:rPr>
        <w:t>Objetivos generales</w:t>
      </w:r>
      <w:bookmarkEnd w:id="192"/>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193"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193"/>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194" w:name="_Ref478372118"/>
      <w:bookmarkStart w:id="195" w:name="_Toc491614520"/>
      <w:r w:rsidRPr="00242E3C">
        <w:t xml:space="preserve">Tabla </w:t>
      </w:r>
      <w:bookmarkEnd w:id="194"/>
      <w:r w:rsidR="008F263C" w:rsidRPr="00242E3C">
        <w:t>26</w:t>
      </w:r>
      <w:r w:rsidRPr="00242E3C">
        <w:t xml:space="preserve">. Objetivos específicos de </w:t>
      </w:r>
      <w:r w:rsidR="00602A7A" w:rsidRPr="00242E3C">
        <w:t>m</w:t>
      </w:r>
      <w:r w:rsidRPr="00242E3C">
        <w:t>arketing</w:t>
      </w:r>
      <w:bookmarkEnd w:id="195"/>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196" w:name="_Toc478731698"/>
      <w:bookmarkStart w:id="197" w:name="_Toc491614583"/>
      <w:r w:rsidRPr="00242E3C">
        <w:rPr>
          <w:b/>
        </w:rPr>
        <w:t>3.1</w:t>
      </w:r>
      <w:r w:rsidRPr="00242E3C">
        <w:rPr>
          <w:b/>
        </w:rPr>
        <w:tab/>
      </w:r>
      <w:r w:rsidR="00D07606" w:rsidRPr="00242E3C">
        <w:rPr>
          <w:b/>
        </w:rPr>
        <w:t>Estrategia de segmentación y mercado meta</w:t>
      </w:r>
      <w:bookmarkEnd w:id="196"/>
      <w:bookmarkEnd w:id="197"/>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B5496D">
        <w:rPr>
          <w:highlight w:val="yellow"/>
        </w:rPr>
        <w:t>Por tanto, el merc</w:t>
      </w:r>
      <w:r w:rsidR="00E201ED" w:rsidRPr="00B5496D">
        <w:rPr>
          <w:highlight w:val="yellow"/>
        </w:rPr>
        <w:t>ado meta está conformado por</w:t>
      </w:r>
      <w:r w:rsidRPr="00B5496D">
        <w:rPr>
          <w:highlight w:val="yellow"/>
        </w:rPr>
        <w:t xml:space="preserve"> personas</w:t>
      </w:r>
      <w:r w:rsidR="00E201ED" w:rsidRPr="00B5496D">
        <w:rPr>
          <w:highlight w:val="yellow"/>
        </w:rPr>
        <w:t xml:space="preserve"> </w:t>
      </w:r>
      <w:r w:rsidR="00B5496D" w:rsidRPr="00B5496D">
        <w:rPr>
          <w:highlight w:val="yellow"/>
        </w:rPr>
        <w:t>con pérdida auditiva originada por la edad</w:t>
      </w:r>
      <w:r w:rsidRPr="00B5496D">
        <w:rPr>
          <w:highlight w:val="yellow"/>
        </w:rPr>
        <w:t xml:space="preserve"> </w:t>
      </w:r>
      <w:r w:rsidR="00B5496D">
        <w:rPr>
          <w:highlight w:val="yellow"/>
        </w:rPr>
        <w:t>en las ciudades de</w:t>
      </w:r>
      <w:r w:rsidRPr="00B5496D">
        <w:rPr>
          <w:highlight w:val="yellow"/>
        </w:rPr>
        <w:t xml:space="preserve"> Lima, Arequipa, La Libertad y Piura de los NSE A y B</w:t>
      </w:r>
      <w:r w:rsidRPr="00242E3C">
        <w:t xml:space="preserve"> (tabla 27).</w:t>
      </w:r>
    </w:p>
    <w:p w:rsidR="00BE1C3A" w:rsidRPr="00242E3C" w:rsidRDefault="00BE1C3A" w:rsidP="008822A2">
      <w:r w:rsidRPr="00242E3C">
        <w:br w:type="page"/>
      </w:r>
    </w:p>
    <w:p w:rsidR="00D07606" w:rsidRPr="00242E3C" w:rsidRDefault="00D07606" w:rsidP="00582BAE">
      <w:pPr>
        <w:pStyle w:val="Epgrafe"/>
        <w:outlineLvl w:val="0"/>
      </w:pPr>
      <w:bookmarkStart w:id="198" w:name="_Ref491179897"/>
      <w:bookmarkStart w:id="199" w:name="_Toc478731772"/>
      <w:bookmarkStart w:id="200" w:name="_Toc491614521"/>
      <w:r w:rsidRPr="00242E3C">
        <w:lastRenderedPageBreak/>
        <w:t xml:space="preserve">Tabla </w:t>
      </w:r>
      <w:bookmarkEnd w:id="198"/>
      <w:r w:rsidR="008F263C" w:rsidRPr="00242E3C">
        <w:t>27</w:t>
      </w:r>
      <w:r w:rsidRPr="00242E3C">
        <w:t>. Variables de segmentación</w:t>
      </w:r>
      <w:bookmarkEnd w:id="199"/>
      <w:bookmarkEnd w:id="200"/>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201" w:name="_Toc491614584"/>
      <w:r w:rsidRPr="00242E3C">
        <w:rPr>
          <w:b/>
        </w:rPr>
        <w:t>3.2</w:t>
      </w:r>
      <w:r w:rsidRPr="00242E3C">
        <w:rPr>
          <w:b/>
        </w:rPr>
        <w:tab/>
      </w:r>
      <w:r w:rsidR="00066DFC" w:rsidRPr="00242E3C">
        <w:rPr>
          <w:b/>
        </w:rPr>
        <w:t>Estrategia de posicionamiento</w:t>
      </w:r>
      <w:bookmarkEnd w:id="201"/>
    </w:p>
    <w:p w:rsidR="006D6258" w:rsidRPr="00242E3C" w:rsidRDefault="006D6258" w:rsidP="006D6258">
      <w:pPr>
        <w:rPr>
          <w:lang w:eastAsia="en-US"/>
        </w:rPr>
      </w:pPr>
    </w:p>
    <w:p w:rsidR="006D11ED" w:rsidRPr="00242E3C" w:rsidRDefault="00F412B1" w:rsidP="00835F44">
      <w:r w:rsidRPr="00242E3C">
        <w:t xml:space="preserve">Starkey Perú tiene como objetivo posicionar a Tecnología Auditiva Americana, como una empresa que </w:t>
      </w:r>
      <w:r w:rsidRPr="00740A9B">
        <w:rPr>
          <w:highlight w:val="yellow"/>
          <w:rPrChange w:id="202" w:author="Daniel Montjoy Pita" w:date="2017-09-22T17:08:00Z">
            <w:rPr/>
          </w:rPrChange>
        </w:rPr>
        <w:t>ofrece calidad de vida a través de productos innovadores y de alta calidad</w:t>
      </w:r>
      <w:r w:rsidRPr="00242E3C">
        <w:t>,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203" w:name="_Ref478377142"/>
      <w:bookmarkStart w:id="204" w:name="_Toc491549937"/>
      <w:r w:rsidRPr="00242E3C">
        <w:t xml:space="preserve">Gráfico </w:t>
      </w:r>
      <w:bookmarkEnd w:id="203"/>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204"/>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205" w:name="_Ref478379729"/>
      <w:bookmarkStart w:id="206" w:name="_Toc491549938"/>
      <w:r w:rsidRPr="00242E3C">
        <w:lastRenderedPageBreak/>
        <w:t xml:space="preserve">Gráfico </w:t>
      </w:r>
      <w:bookmarkEnd w:id="205"/>
      <w:r w:rsidR="002A7FFD" w:rsidRPr="00242E3C">
        <w:t>15</w:t>
      </w:r>
      <w:r w:rsidRPr="00242E3C">
        <w:t>.</w:t>
      </w:r>
      <w:r w:rsidR="008C701E" w:rsidRPr="00242E3C">
        <w:t xml:space="preserve"> Mapa perceptual</w:t>
      </w:r>
      <w:bookmarkEnd w:id="206"/>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207"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207"/>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208"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208"/>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209" w:name="_Ref478378942"/>
      <w:bookmarkStart w:id="210" w:name="_Toc491614522"/>
      <w:r w:rsidRPr="00242E3C">
        <w:lastRenderedPageBreak/>
        <w:t xml:space="preserve">Tabla </w:t>
      </w:r>
      <w:bookmarkEnd w:id="209"/>
      <w:r w:rsidR="002A7FFD" w:rsidRPr="00242E3C">
        <w:t>28</w:t>
      </w:r>
      <w:r w:rsidRPr="00242E3C">
        <w:t>. Portafolio de productos</w:t>
      </w:r>
      <w:bookmarkEnd w:id="210"/>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w:t>
      </w:r>
      <w:del w:id="211" w:author="Daniel Montjoy Pita" w:date="2017-09-22T17:15:00Z">
        <w:r w:rsidRPr="00242E3C" w:rsidDel="00E8266A">
          <w:delText xml:space="preserve">minorista </w:delText>
        </w:r>
      </w:del>
      <w:r w:rsidRPr="00242E3C">
        <w:t>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3"/>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212" w:name="_Toc491614587"/>
      <w:r w:rsidRPr="00242E3C">
        <w:rPr>
          <w:b/>
        </w:rPr>
        <w:t>3.5</w:t>
      </w:r>
      <w:r w:rsidRPr="00242E3C">
        <w:rPr>
          <w:b/>
        </w:rPr>
        <w:tab/>
      </w:r>
      <w:r w:rsidR="00066DFC" w:rsidRPr="00242E3C">
        <w:rPr>
          <w:b/>
        </w:rPr>
        <w:t>Presupuesto de marketing</w:t>
      </w:r>
      <w:bookmarkEnd w:id="212"/>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213" w:name="_Ref478545396"/>
      <w:bookmarkStart w:id="214" w:name="_Toc491614523"/>
      <w:r w:rsidRPr="00242E3C">
        <w:t xml:space="preserve">Tabla </w:t>
      </w:r>
      <w:bookmarkEnd w:id="213"/>
      <w:r w:rsidR="00602A7A" w:rsidRPr="00242E3C">
        <w:t>29</w:t>
      </w:r>
      <w:r w:rsidRPr="00242E3C">
        <w:t xml:space="preserve">. Presupuesto del plan de </w:t>
      </w:r>
      <w:r w:rsidR="00602A7A" w:rsidRPr="00242E3C">
        <w:t>m</w:t>
      </w:r>
      <w:r w:rsidRPr="00242E3C">
        <w:t>arketing</w:t>
      </w:r>
      <w:bookmarkEnd w:id="214"/>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215" w:name="_Toc491614588"/>
      <w:r w:rsidRPr="00242E3C">
        <w:rPr>
          <w:b/>
        </w:rPr>
        <w:lastRenderedPageBreak/>
        <w:t>Capítulo VII. Plan de operaciones</w:t>
      </w:r>
      <w:bookmarkEnd w:id="215"/>
    </w:p>
    <w:p w:rsidR="006D6258" w:rsidRPr="00242E3C" w:rsidRDefault="006D6258" w:rsidP="006D6258"/>
    <w:p w:rsidR="00D8276F" w:rsidRPr="00242E3C" w:rsidRDefault="006D02B0" w:rsidP="006D02B0">
      <w:pPr>
        <w:spacing w:line="240" w:lineRule="auto"/>
        <w:ind w:left="340" w:hanging="340"/>
        <w:rPr>
          <w:lang w:val="es-ES"/>
        </w:rPr>
      </w:pPr>
      <w:bookmarkStart w:id="216" w:name="_Toc491614589"/>
      <w:r w:rsidRPr="00242E3C">
        <w:rPr>
          <w:b/>
        </w:rPr>
        <w:t>1.</w:t>
      </w:r>
      <w:r w:rsidRPr="00242E3C">
        <w:rPr>
          <w:b/>
        </w:rPr>
        <w:tab/>
      </w:r>
      <w:r w:rsidR="00D8276F" w:rsidRPr="00242E3C">
        <w:rPr>
          <w:b/>
        </w:rPr>
        <w:t>Objetivo</w:t>
      </w:r>
      <w:r w:rsidR="001A2E51" w:rsidRPr="00242E3C">
        <w:rPr>
          <w:b/>
        </w:rPr>
        <w:t xml:space="preserve"> general</w:t>
      </w:r>
      <w:bookmarkEnd w:id="216"/>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217" w:name="_Toc491614590"/>
      <w:r w:rsidRPr="00242E3C">
        <w:rPr>
          <w:b/>
        </w:rPr>
        <w:t>2.</w:t>
      </w:r>
      <w:r w:rsidRPr="00242E3C">
        <w:rPr>
          <w:b/>
        </w:rPr>
        <w:tab/>
      </w:r>
      <w:r w:rsidR="00D8276F" w:rsidRPr="00242E3C">
        <w:rPr>
          <w:b/>
        </w:rPr>
        <w:t>Objetivos específicos</w:t>
      </w:r>
      <w:bookmarkEnd w:id="217"/>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218" w:name="_Toc491614591"/>
      <w:r w:rsidRPr="00242E3C">
        <w:rPr>
          <w:b/>
        </w:rPr>
        <w:t>3.</w:t>
      </w:r>
      <w:r w:rsidRPr="00242E3C">
        <w:rPr>
          <w:b/>
        </w:rPr>
        <w:tab/>
      </w:r>
      <w:r w:rsidR="00D8276F" w:rsidRPr="00242E3C">
        <w:rPr>
          <w:b/>
        </w:rPr>
        <w:t>Iniciativas</w:t>
      </w:r>
      <w:bookmarkEnd w:id="218"/>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219" w:name="_Ref476834216"/>
      <w:bookmarkStart w:id="220" w:name="_Toc491614524"/>
      <w:r w:rsidRPr="00242E3C">
        <w:lastRenderedPageBreak/>
        <w:t xml:space="preserve">Tabla </w:t>
      </w:r>
      <w:bookmarkEnd w:id="219"/>
      <w:r w:rsidR="006D02B0" w:rsidRPr="00242E3C">
        <w:t>30</w:t>
      </w:r>
      <w:r w:rsidRPr="00242E3C">
        <w:t>. Objetivos específicos</w:t>
      </w:r>
      <w:r w:rsidR="00722557" w:rsidRPr="00242E3C">
        <w:t xml:space="preserve"> de operaciones</w:t>
      </w:r>
      <w:bookmarkEnd w:id="220"/>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4"/>
            </w:r>
            <w:r w:rsidRPr="00242E3C">
              <w:rPr>
                <w:szCs w:val="16"/>
                <w:lang w:eastAsia="en-US"/>
              </w:rPr>
              <w:t xml:space="preserve"> / Valor CIP</w:t>
            </w:r>
            <w:r w:rsidRPr="00242E3C">
              <w:rPr>
                <w:rStyle w:val="Refdenotaalpie"/>
                <w:szCs w:val="16"/>
                <w:lang w:eastAsia="en-US"/>
              </w:rPr>
              <w:footnoteReference w:id="15"/>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221" w:name="_Toc491614592"/>
      <w:r w:rsidRPr="00242E3C">
        <w:rPr>
          <w:b/>
        </w:rPr>
        <w:t>4.</w:t>
      </w:r>
      <w:r w:rsidRPr="00242E3C">
        <w:rPr>
          <w:b/>
        </w:rPr>
        <w:tab/>
      </w:r>
      <w:r w:rsidR="00DC5FE2" w:rsidRPr="00242E3C">
        <w:rPr>
          <w:b/>
        </w:rPr>
        <w:t>Mapa de procesos</w:t>
      </w:r>
      <w:bookmarkEnd w:id="221"/>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222" w:name="_Ref478585797"/>
      <w:bookmarkStart w:id="223" w:name="_Toc491549939"/>
      <w:r w:rsidRPr="00242E3C">
        <w:lastRenderedPageBreak/>
        <w:t xml:space="preserve">Gráfico </w:t>
      </w:r>
      <w:bookmarkEnd w:id="222"/>
      <w:r w:rsidR="006D02B0" w:rsidRPr="00242E3C">
        <w:t>16</w:t>
      </w:r>
      <w:r w:rsidRPr="00242E3C">
        <w:t>. Mapa de procesos</w:t>
      </w:r>
      <w:bookmarkEnd w:id="223"/>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224" w:name="_Toc491614593"/>
      <w:r w:rsidRPr="00242E3C">
        <w:rPr>
          <w:b/>
        </w:rPr>
        <w:t>5.</w:t>
      </w:r>
      <w:r w:rsidRPr="00242E3C">
        <w:rPr>
          <w:b/>
        </w:rPr>
        <w:tab/>
      </w:r>
      <w:r w:rsidR="00223522" w:rsidRPr="00242E3C">
        <w:rPr>
          <w:b/>
        </w:rPr>
        <w:t>Estrategia del plan de operaciones</w:t>
      </w:r>
      <w:bookmarkEnd w:id="224"/>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225" w:name="_Toc491614594"/>
      <w:r w:rsidRPr="00242E3C">
        <w:rPr>
          <w:b/>
        </w:rPr>
        <w:t>6.</w:t>
      </w:r>
      <w:r w:rsidRPr="00242E3C">
        <w:rPr>
          <w:b/>
        </w:rPr>
        <w:tab/>
      </w:r>
      <w:r w:rsidR="002E492C" w:rsidRPr="00242E3C">
        <w:rPr>
          <w:b/>
        </w:rPr>
        <w:t>Presupuesto de operaciones</w:t>
      </w:r>
      <w:bookmarkEnd w:id="225"/>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226" w:name="_Ref478549008"/>
      <w:bookmarkStart w:id="227" w:name="_Toc491614525"/>
      <w:r w:rsidRPr="00242E3C">
        <w:t xml:space="preserve">Tabla </w:t>
      </w:r>
      <w:bookmarkEnd w:id="226"/>
      <w:r w:rsidR="006D02B0" w:rsidRPr="00242E3C">
        <w:t>31</w:t>
      </w:r>
      <w:r w:rsidRPr="00242E3C">
        <w:t>. Presupuesto de operaciones</w:t>
      </w:r>
      <w:bookmarkEnd w:id="227"/>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228" w:name="_Toc491614595"/>
      <w:r w:rsidRPr="00242E3C">
        <w:rPr>
          <w:b/>
        </w:rPr>
        <w:lastRenderedPageBreak/>
        <w:t>Capítulo VIII. Plan de recursos humanos</w:t>
      </w:r>
      <w:bookmarkEnd w:id="228"/>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229" w:name="_Toc491614596"/>
      <w:r w:rsidRPr="00242E3C">
        <w:rPr>
          <w:b/>
        </w:rPr>
        <w:t>1.</w:t>
      </w:r>
      <w:r w:rsidRPr="00242E3C">
        <w:rPr>
          <w:b/>
        </w:rPr>
        <w:tab/>
      </w:r>
      <w:r w:rsidR="003971E7" w:rsidRPr="00242E3C">
        <w:rPr>
          <w:b/>
        </w:rPr>
        <w:t>Objetivo general</w:t>
      </w:r>
      <w:bookmarkEnd w:id="229"/>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230" w:name="_Toc491614597"/>
      <w:r w:rsidRPr="00242E3C">
        <w:rPr>
          <w:b/>
        </w:rPr>
        <w:t>2.</w:t>
      </w:r>
      <w:r w:rsidRPr="00242E3C">
        <w:rPr>
          <w:b/>
        </w:rPr>
        <w:tab/>
      </w:r>
      <w:r w:rsidR="003971E7" w:rsidRPr="00242E3C">
        <w:rPr>
          <w:b/>
        </w:rPr>
        <w:t>Objetivos específicos</w:t>
      </w:r>
      <w:bookmarkEnd w:id="230"/>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231" w:name="_Ref478546084"/>
      <w:bookmarkStart w:id="232" w:name="_Toc491614526"/>
      <w:r w:rsidRPr="00242E3C">
        <w:t xml:space="preserve">Tabla </w:t>
      </w:r>
      <w:bookmarkEnd w:id="231"/>
      <w:r w:rsidR="009337F1" w:rsidRPr="00242E3C">
        <w:t>32</w:t>
      </w:r>
      <w:r w:rsidRPr="00242E3C">
        <w:t>. Objetivos específicos de recursos humanos</w:t>
      </w:r>
      <w:bookmarkEnd w:id="232"/>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233" w:name="_Toc491614598"/>
      <w:r w:rsidRPr="00242E3C">
        <w:rPr>
          <w:b/>
        </w:rPr>
        <w:t>3.</w:t>
      </w:r>
      <w:r w:rsidRPr="00242E3C">
        <w:rPr>
          <w:b/>
        </w:rPr>
        <w:tab/>
      </w:r>
      <w:r w:rsidR="003971E7" w:rsidRPr="00242E3C">
        <w:rPr>
          <w:b/>
        </w:rPr>
        <w:t xml:space="preserve">Estrategia de </w:t>
      </w:r>
      <w:r w:rsidRPr="00242E3C">
        <w:rPr>
          <w:b/>
        </w:rPr>
        <w:t>recursos humanos</w:t>
      </w:r>
      <w:bookmarkEnd w:id="233"/>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234" w:name="_Toc491614599"/>
      <w:r w:rsidRPr="00242E3C">
        <w:rPr>
          <w:b/>
        </w:rPr>
        <w:t>3.1</w:t>
      </w:r>
      <w:r w:rsidRPr="00242E3C">
        <w:rPr>
          <w:b/>
        </w:rPr>
        <w:tab/>
      </w:r>
      <w:r w:rsidR="00024698" w:rsidRPr="00242E3C">
        <w:rPr>
          <w:b/>
        </w:rPr>
        <w:t>Proceso de adquisición de competencias</w:t>
      </w:r>
      <w:bookmarkEnd w:id="234"/>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235" w:name="_Toc491614600"/>
      <w:r w:rsidRPr="00242E3C">
        <w:rPr>
          <w:b/>
        </w:rPr>
        <w:lastRenderedPageBreak/>
        <w:t>3.2</w:t>
      </w:r>
      <w:r w:rsidRPr="00242E3C">
        <w:rPr>
          <w:b/>
        </w:rPr>
        <w:tab/>
      </w:r>
      <w:r w:rsidR="005D5F29" w:rsidRPr="00242E3C">
        <w:rPr>
          <w:b/>
        </w:rPr>
        <w:t>Proceso de estimulación de las competencias</w:t>
      </w:r>
      <w:bookmarkEnd w:id="235"/>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236"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236"/>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237" w:name="_Toc491614602"/>
      <w:r w:rsidRPr="00242E3C">
        <w:rPr>
          <w:b/>
        </w:rPr>
        <w:t>4.</w:t>
      </w:r>
      <w:r w:rsidRPr="00242E3C">
        <w:rPr>
          <w:b/>
        </w:rPr>
        <w:tab/>
      </w:r>
      <w:r w:rsidR="003971E7" w:rsidRPr="00242E3C">
        <w:rPr>
          <w:b/>
        </w:rPr>
        <w:t>Diseño organizacional</w:t>
      </w:r>
      <w:bookmarkEnd w:id="237"/>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238" w:name="_Toc491614603"/>
      <w:r w:rsidRPr="00242E3C">
        <w:rPr>
          <w:b/>
        </w:rPr>
        <w:lastRenderedPageBreak/>
        <w:t>5.</w:t>
      </w:r>
      <w:r w:rsidRPr="00242E3C">
        <w:rPr>
          <w:b/>
        </w:rPr>
        <w:tab/>
      </w:r>
      <w:r w:rsidR="00A76C9E" w:rsidRPr="00242E3C">
        <w:rPr>
          <w:b/>
        </w:rPr>
        <w:t>Cultura organizacional</w:t>
      </w:r>
      <w:bookmarkEnd w:id="238"/>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239"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239"/>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240" w:name="_Ref478555931"/>
      <w:bookmarkStart w:id="241" w:name="_Toc491614527"/>
      <w:r w:rsidRPr="00242E3C">
        <w:t xml:space="preserve">Tabla </w:t>
      </w:r>
      <w:bookmarkEnd w:id="240"/>
      <w:r w:rsidR="009337F1" w:rsidRPr="00242E3C">
        <w:t>33</w:t>
      </w:r>
      <w:r w:rsidRPr="00242E3C">
        <w:t>. Presupuesto de recursos humanos</w:t>
      </w:r>
      <w:bookmarkEnd w:id="241"/>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242" w:name="_Toc491614605"/>
      <w:r w:rsidRPr="00242E3C">
        <w:rPr>
          <w:b/>
        </w:rPr>
        <w:lastRenderedPageBreak/>
        <w:t>Capítulo IX. Plan de responsabilidad social</w:t>
      </w:r>
      <w:bookmarkEnd w:id="242"/>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243" w:name="_Toc491614606"/>
      <w:r w:rsidRPr="00242E3C">
        <w:rPr>
          <w:b/>
        </w:rPr>
        <w:t>1.</w:t>
      </w:r>
      <w:r w:rsidRPr="00242E3C">
        <w:rPr>
          <w:b/>
        </w:rPr>
        <w:tab/>
      </w:r>
      <w:r w:rsidR="006F2316" w:rsidRPr="00242E3C">
        <w:rPr>
          <w:b/>
        </w:rPr>
        <w:t>Objetivos generales</w:t>
      </w:r>
      <w:bookmarkEnd w:id="243"/>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6"/>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244" w:name="_Toc491614607"/>
      <w:r w:rsidRPr="00242E3C">
        <w:rPr>
          <w:b/>
        </w:rPr>
        <w:t>2.</w:t>
      </w:r>
      <w:r w:rsidRPr="00242E3C">
        <w:rPr>
          <w:b/>
        </w:rPr>
        <w:tab/>
      </w:r>
      <w:r w:rsidR="006F2316" w:rsidRPr="00242E3C">
        <w:rPr>
          <w:b/>
        </w:rPr>
        <w:t>Objetivos específicos</w:t>
      </w:r>
      <w:bookmarkEnd w:id="244"/>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245" w:name="_Ref478636503"/>
      <w:bookmarkStart w:id="246" w:name="_Toc491614528"/>
      <w:bookmarkStart w:id="247" w:name="_Ref478557348"/>
      <w:r w:rsidRPr="00242E3C">
        <w:lastRenderedPageBreak/>
        <w:t xml:space="preserve">Tabla </w:t>
      </w:r>
      <w:bookmarkEnd w:id="245"/>
      <w:r w:rsidR="009337F1" w:rsidRPr="00242E3C">
        <w:t>34</w:t>
      </w:r>
      <w:r w:rsidRPr="00242E3C">
        <w:t>. Objetivos específicos del plan de responsabilidad social</w:t>
      </w:r>
      <w:bookmarkEnd w:id="246"/>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247"/>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248" w:name="_Toc491614608"/>
      <w:r w:rsidRPr="00242E3C">
        <w:rPr>
          <w:b/>
        </w:rPr>
        <w:t>3.</w:t>
      </w:r>
      <w:r w:rsidRPr="00242E3C">
        <w:rPr>
          <w:b/>
        </w:rPr>
        <w:tab/>
      </w:r>
      <w:r w:rsidR="006F2316" w:rsidRPr="00242E3C">
        <w:rPr>
          <w:b/>
        </w:rPr>
        <w:t>Actividades</w:t>
      </w:r>
      <w:bookmarkEnd w:id="248"/>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249" w:name="_Toc491614609"/>
      <w:r w:rsidRPr="00242E3C">
        <w:rPr>
          <w:b/>
        </w:rPr>
        <w:t>4.</w:t>
      </w:r>
      <w:r w:rsidRPr="00242E3C">
        <w:rPr>
          <w:b/>
        </w:rPr>
        <w:tab/>
      </w:r>
      <w:r w:rsidR="002E492C" w:rsidRPr="00242E3C">
        <w:rPr>
          <w:b/>
        </w:rPr>
        <w:t>Presupuesto de responsabilidad social</w:t>
      </w:r>
      <w:bookmarkEnd w:id="249"/>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250" w:name="_Ref478717185"/>
      <w:bookmarkStart w:id="251" w:name="_Toc491614529"/>
      <w:r w:rsidRPr="00242E3C">
        <w:t xml:space="preserve">Tabla </w:t>
      </w:r>
      <w:bookmarkEnd w:id="250"/>
      <w:r w:rsidR="009337F1" w:rsidRPr="00242E3C">
        <w:t>35</w:t>
      </w:r>
      <w:r w:rsidRPr="00242E3C">
        <w:t>. Presupuesto de responsabilidad social</w:t>
      </w:r>
      <w:bookmarkEnd w:id="251"/>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252" w:name="_Toc491614610"/>
      <w:r w:rsidRPr="00242E3C">
        <w:rPr>
          <w:b/>
        </w:rPr>
        <w:lastRenderedPageBreak/>
        <w:t>Capítulo X. Plan de finanzas y evaluación financiera</w:t>
      </w:r>
      <w:bookmarkEnd w:id="252"/>
    </w:p>
    <w:p w:rsidR="006D6258" w:rsidRPr="00242E3C" w:rsidRDefault="006D6258" w:rsidP="006D6258"/>
    <w:p w:rsidR="000558B4" w:rsidRPr="00242E3C" w:rsidRDefault="009337F1" w:rsidP="00D3417E">
      <w:pPr>
        <w:spacing w:line="240" w:lineRule="auto"/>
        <w:ind w:left="340" w:hanging="340"/>
      </w:pPr>
      <w:bookmarkStart w:id="253" w:name="_Toc491614611"/>
      <w:r w:rsidRPr="00242E3C">
        <w:rPr>
          <w:b/>
        </w:rPr>
        <w:t>1.</w:t>
      </w:r>
      <w:r w:rsidRPr="00242E3C">
        <w:rPr>
          <w:b/>
        </w:rPr>
        <w:tab/>
      </w:r>
      <w:r w:rsidR="000558B4" w:rsidRPr="00242E3C">
        <w:rPr>
          <w:b/>
        </w:rPr>
        <w:t>Supuestos</w:t>
      </w:r>
      <w:bookmarkEnd w:id="253"/>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254" w:name="_Toc491614612"/>
      <w:r w:rsidRPr="00242E3C">
        <w:rPr>
          <w:b/>
        </w:rPr>
        <w:t>2.</w:t>
      </w:r>
      <w:r w:rsidRPr="00242E3C">
        <w:rPr>
          <w:b/>
        </w:rPr>
        <w:tab/>
      </w:r>
      <w:r w:rsidR="00710F58" w:rsidRPr="00242E3C">
        <w:rPr>
          <w:b/>
        </w:rPr>
        <w:t>Situación actual</w:t>
      </w:r>
      <w:bookmarkEnd w:id="254"/>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255" w:name="_Toc491614613"/>
      <w:r w:rsidRPr="00242E3C">
        <w:rPr>
          <w:b/>
        </w:rPr>
        <w:t>3.</w:t>
      </w:r>
      <w:r w:rsidRPr="00242E3C">
        <w:rPr>
          <w:b/>
        </w:rPr>
        <w:tab/>
      </w:r>
      <w:r w:rsidR="000558B4" w:rsidRPr="00242E3C">
        <w:rPr>
          <w:b/>
        </w:rPr>
        <w:t>Objetivo general</w:t>
      </w:r>
      <w:bookmarkEnd w:id="255"/>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256" w:name="_Toc491614614"/>
      <w:r w:rsidRPr="00242E3C">
        <w:rPr>
          <w:b/>
        </w:rPr>
        <w:lastRenderedPageBreak/>
        <w:t>4.</w:t>
      </w:r>
      <w:r w:rsidRPr="00242E3C">
        <w:rPr>
          <w:b/>
        </w:rPr>
        <w:tab/>
      </w:r>
      <w:r w:rsidR="000558B4" w:rsidRPr="00242E3C">
        <w:rPr>
          <w:b/>
        </w:rPr>
        <w:t>Objetivos específicos</w:t>
      </w:r>
      <w:bookmarkEnd w:id="256"/>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257" w:name="_Ref478715208"/>
      <w:bookmarkStart w:id="258" w:name="_Toc491614530"/>
      <w:r w:rsidRPr="00242E3C">
        <w:t xml:space="preserve">Tabla </w:t>
      </w:r>
      <w:bookmarkEnd w:id="257"/>
      <w:r w:rsidR="00D3417E" w:rsidRPr="00242E3C">
        <w:t>36</w:t>
      </w:r>
      <w:r w:rsidRPr="00242E3C">
        <w:t>. Objetivos específicos del plan de finanzas</w:t>
      </w:r>
      <w:bookmarkEnd w:id="258"/>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259" w:name="_Toc491614615"/>
      <w:r w:rsidRPr="00242E3C">
        <w:rPr>
          <w:b/>
        </w:rPr>
        <w:t>5.</w:t>
      </w:r>
      <w:r w:rsidRPr="00242E3C">
        <w:rPr>
          <w:b/>
        </w:rPr>
        <w:tab/>
      </w:r>
      <w:r w:rsidR="000558B4" w:rsidRPr="00242E3C">
        <w:rPr>
          <w:b/>
        </w:rPr>
        <w:t>Tasa de descuento</w:t>
      </w:r>
      <w:bookmarkEnd w:id="259"/>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17"/>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C566E1"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260"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261" w:name="_Toc491614531"/>
      <w:r w:rsidRPr="00242E3C">
        <w:lastRenderedPageBreak/>
        <w:t xml:space="preserve">Tabla </w:t>
      </w:r>
      <w:bookmarkEnd w:id="260"/>
      <w:r w:rsidR="00D3417E" w:rsidRPr="00242E3C">
        <w:t>37</w:t>
      </w:r>
      <w:r w:rsidRPr="00242E3C">
        <w:t>. Variables financieras para el cálculo del Re</w:t>
      </w:r>
      <w:bookmarkEnd w:id="261"/>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18"/>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19"/>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0"/>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2"/>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3"/>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262" w:name="_Toc491614616"/>
      <w:r w:rsidRPr="00242E3C">
        <w:rPr>
          <w:b/>
        </w:rPr>
        <w:t>6.</w:t>
      </w:r>
      <w:r w:rsidRPr="00242E3C">
        <w:rPr>
          <w:b/>
        </w:rPr>
        <w:tab/>
      </w:r>
      <w:r w:rsidR="00E80F5D" w:rsidRPr="00242E3C">
        <w:rPr>
          <w:b/>
        </w:rPr>
        <w:t>Estrategia y evaluación financiera</w:t>
      </w:r>
      <w:bookmarkEnd w:id="262"/>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263" w:name="_Ref491185191"/>
      <w:bookmarkStart w:id="264" w:name="_Toc491614532"/>
      <w:r w:rsidRPr="00242E3C">
        <w:t xml:space="preserve">Tabla </w:t>
      </w:r>
      <w:bookmarkEnd w:id="263"/>
      <w:r w:rsidR="00D3417E" w:rsidRPr="00242E3C">
        <w:t>38</w:t>
      </w:r>
      <w:r w:rsidRPr="00242E3C">
        <w:t xml:space="preserve">. Resultados obtenidos con aplicación del </w:t>
      </w:r>
      <w:r w:rsidR="009337F1" w:rsidRPr="00242E3C">
        <w:t>plan estratégico</w:t>
      </w:r>
      <w:bookmarkEnd w:id="264"/>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265"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265"/>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266"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266"/>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267" w:name="_Toc491614619"/>
      <w:r w:rsidRPr="00242E3C">
        <w:rPr>
          <w:b/>
        </w:rPr>
        <w:t>6.3</w:t>
      </w:r>
      <w:r w:rsidRPr="00242E3C">
        <w:rPr>
          <w:b/>
        </w:rPr>
        <w:tab/>
      </w:r>
      <w:r w:rsidR="000A0C6E" w:rsidRPr="00242E3C">
        <w:rPr>
          <w:b/>
        </w:rPr>
        <w:t>Evaluación financiera aplicando la estrategia y sin aplicar la estrategia</w:t>
      </w:r>
      <w:bookmarkEnd w:id="267"/>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268" w:name="_Toc491614620"/>
      <w:r w:rsidRPr="00242E3C">
        <w:rPr>
          <w:b/>
        </w:rPr>
        <w:t>7.</w:t>
      </w:r>
      <w:r w:rsidRPr="00242E3C">
        <w:rPr>
          <w:b/>
        </w:rPr>
        <w:tab/>
      </w:r>
      <w:r w:rsidR="00D351AC" w:rsidRPr="00242E3C">
        <w:rPr>
          <w:b/>
        </w:rPr>
        <w:t>Mapa estratégico</w:t>
      </w:r>
      <w:bookmarkEnd w:id="268"/>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269" w:name="_Toc491614621"/>
      <w:r w:rsidRPr="00242E3C">
        <w:rPr>
          <w:b/>
        </w:rPr>
        <w:lastRenderedPageBreak/>
        <w:t>Conclusiones y recomendaciones</w:t>
      </w:r>
      <w:bookmarkEnd w:id="269"/>
    </w:p>
    <w:p w:rsidR="006D6258" w:rsidRPr="00242E3C" w:rsidRDefault="006D6258" w:rsidP="006D6258"/>
    <w:p w:rsidR="00593CDF" w:rsidRPr="00242E3C" w:rsidRDefault="009C1E99" w:rsidP="009C1E99">
      <w:pPr>
        <w:spacing w:line="240" w:lineRule="auto"/>
        <w:ind w:left="340" w:hanging="340"/>
      </w:pPr>
      <w:bookmarkStart w:id="270" w:name="_Toc491614622"/>
      <w:r w:rsidRPr="00242E3C">
        <w:rPr>
          <w:b/>
        </w:rPr>
        <w:t>1.</w:t>
      </w:r>
      <w:r w:rsidRPr="00242E3C">
        <w:rPr>
          <w:b/>
        </w:rPr>
        <w:tab/>
      </w:r>
      <w:r w:rsidR="00593CDF" w:rsidRPr="00242E3C">
        <w:rPr>
          <w:b/>
        </w:rPr>
        <w:t>Conclusiones</w:t>
      </w:r>
      <w:bookmarkEnd w:id="270"/>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271" w:name="_Toc491614623"/>
      <w:r w:rsidRPr="00242E3C">
        <w:rPr>
          <w:b/>
        </w:rPr>
        <w:t>2.</w:t>
      </w:r>
      <w:r w:rsidRPr="00242E3C">
        <w:rPr>
          <w:b/>
        </w:rPr>
        <w:tab/>
      </w:r>
      <w:r w:rsidR="00593CDF" w:rsidRPr="00242E3C">
        <w:rPr>
          <w:b/>
        </w:rPr>
        <w:t>Recomendaciones</w:t>
      </w:r>
      <w:bookmarkEnd w:id="271"/>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50"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1"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2"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3"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Pr="00242E3C" w:rsidRDefault="00E00666" w:rsidP="009C1E99">
      <w:pPr>
        <w:rPr>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Education.</w:t>
      </w:r>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4"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5"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6"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Pr="00242E3C" w:rsidRDefault="00FE5E69" w:rsidP="00582BAE">
      <w:pPr>
        <w:outlineLvl w:val="0"/>
        <w:rPr>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r w:rsidR="00065BC5" w:rsidRPr="00242E3C">
        <w:rPr>
          <w:szCs w:val="22"/>
          <w:lang w:val="en-US"/>
        </w:rPr>
        <w:t xml:space="preserve">España: </w:t>
      </w:r>
      <w:r w:rsidRPr="00242E3C">
        <w:rPr>
          <w:szCs w:val="22"/>
          <w:lang w:val="en-US"/>
        </w:rPr>
        <w:t>Pearson.</w:t>
      </w:r>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7"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xml:space="preserve">. </w:t>
      </w:r>
      <w:r w:rsidRPr="00242E3C">
        <w:rPr>
          <w:szCs w:val="22"/>
        </w:rPr>
        <w:lastRenderedPageBreak/>
        <w:t>Fecha de consulta: 09/12/2016. Disponible en &lt;</w:t>
      </w:r>
      <w:hyperlink r:id="rId58"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Pr="00242E3C" w:rsidRDefault="00AB7A20" w:rsidP="009C1E99">
      <w:pPr>
        <w:rPr>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59" w:history="1">
        <w:r w:rsidRPr="00242E3C">
          <w:rPr>
            <w:rStyle w:val="Hipervnculo"/>
            <w:szCs w:val="22"/>
          </w:rPr>
          <w:t>https://www.inei.gob.pe/media/MenuRecursivo/publicaciones_digitales/Est/Lib1171/ENEDIS%202012%20-%20COMPLETO.pdf</w:t>
        </w:r>
      </w:hyperlink>
      <w:r w:rsidRPr="00242E3C">
        <w:rPr>
          <w:szCs w:val="22"/>
        </w:rPr>
        <w:t xml:space="preserve">  &gt;</w:t>
      </w:r>
    </w:p>
    <w:p w:rsidR="007657DA" w:rsidRPr="00242E3C" w:rsidRDefault="007657DA" w:rsidP="00FE48D6">
      <w:pPr>
        <w:spacing w:line="240" w:lineRule="auto"/>
        <w:rPr>
          <w:sz w:val="18"/>
          <w:szCs w:val="22"/>
        </w:rPr>
      </w:pPr>
    </w:p>
    <w:p w:rsidR="00AA6384" w:rsidRPr="00242E3C" w:rsidRDefault="00AA6384" w:rsidP="009C1E99">
      <w:pPr>
        <w:rPr>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Fecha de consulta: 09/12/2016. Disponible en &lt;http://www.minsa.gob.pe/estadisticas/</w:t>
      </w:r>
      <w:r w:rsidR="00065BC5" w:rsidRPr="00242E3C">
        <w:rPr>
          <w:szCs w:val="22"/>
        </w:rPr>
        <w:t xml:space="preserve"> </w:t>
      </w:r>
      <w:r w:rsidRPr="00242E3C">
        <w:rPr>
          <w:szCs w:val="22"/>
        </w:rPr>
        <w:t>estadisticas/indicadoresSalud/demograficos/poblaciontotal/POBVIDMacros.asp &gt;</w:t>
      </w: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60"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1"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szCs w:val="22"/>
        </w:rPr>
      </w:pPr>
      <w:r w:rsidRPr="00242E3C">
        <w:rPr>
          <w:szCs w:val="22"/>
        </w:rPr>
        <w:t xml:space="preserve">Porter, Michael (1991). </w:t>
      </w:r>
      <w:r w:rsidRPr="00242E3C">
        <w:rPr>
          <w:i/>
          <w:szCs w:val="22"/>
        </w:rPr>
        <w:t>Ventaja Competitiva</w:t>
      </w:r>
      <w:r w:rsidRPr="00242E3C">
        <w:rPr>
          <w:szCs w:val="22"/>
        </w:rPr>
        <w:t>. Argentina: Editorial Real S.A.</w:t>
      </w:r>
      <w:r w:rsidR="00447FBB">
        <w:rPr>
          <w:szCs w:val="22"/>
        </w:rPr>
        <w:br w:type="page"/>
      </w:r>
    </w:p>
    <w:p w:rsidR="00777C76" w:rsidRPr="00242E3C" w:rsidRDefault="00023690" w:rsidP="00023690">
      <w:pPr>
        <w:rPr>
          <w:szCs w:val="22"/>
          <w:lang w:val="en-US"/>
        </w:rPr>
      </w:pPr>
      <w:r w:rsidRPr="00242E3C">
        <w:rPr>
          <w:szCs w:val="22"/>
          <w:lang w:val="en-US"/>
        </w:rPr>
        <w:lastRenderedPageBreak/>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2"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3"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4"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5"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6"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272" w:name="_Toc491614625"/>
      <w:r w:rsidRPr="00242E3C">
        <w:rPr>
          <w:rFonts w:cs="Times New Roman"/>
          <w:szCs w:val="22"/>
        </w:rPr>
        <w:t>Anexo</w:t>
      </w:r>
      <w:r w:rsidR="00B34FFB" w:rsidRPr="00242E3C">
        <w:rPr>
          <w:rFonts w:cs="Times New Roman"/>
          <w:szCs w:val="22"/>
        </w:rPr>
        <w:t>s</w:t>
      </w:r>
      <w:bookmarkEnd w:id="272"/>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273"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273"/>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274" w:name="_Ref478646358"/>
      <w:bookmarkStart w:id="275" w:name="_Toc491614627"/>
      <w:r w:rsidRPr="00242E3C">
        <w:t xml:space="preserve">Anexo </w:t>
      </w:r>
      <w:bookmarkEnd w:id="274"/>
      <w:r w:rsidR="00FE48D6" w:rsidRPr="00242E3C">
        <w:t>2</w:t>
      </w:r>
      <w:r w:rsidRPr="00242E3C">
        <w:t xml:space="preserve">. </w:t>
      </w:r>
      <w:bookmarkStart w:id="276" w:name="_Ref478646341"/>
      <w:r w:rsidRPr="00242E3C">
        <w:t>Unidades vendidas de audífonos en el mercado peruano 2000 - 2016</w:t>
      </w:r>
      <w:bookmarkEnd w:id="275"/>
      <w:bookmarkEnd w:id="276"/>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277" w:name="_Ref491250275"/>
      <w:bookmarkStart w:id="278" w:name="_Toc491614628"/>
      <w:r w:rsidRPr="00242E3C">
        <w:lastRenderedPageBreak/>
        <w:t xml:space="preserve">Anexo </w:t>
      </w:r>
      <w:bookmarkEnd w:id="277"/>
      <w:r w:rsidR="00FE48D6" w:rsidRPr="00242E3C">
        <w:t>3</w:t>
      </w:r>
      <w:r w:rsidRPr="00242E3C">
        <w:t>. Cantidad de audífonos importada por año</w:t>
      </w:r>
      <w:bookmarkEnd w:id="278"/>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7">
                      <a:extLst>
                        <a:ext uri="{BEBA8EAE-BF5A-486C-A8C5-ECC9F3942E4B}">
                          <a14:imgProps xmlns:a14="http://schemas.microsoft.com/office/drawing/2010/main">
                            <a14:imgLayer r:embed="rId68">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279" w:name="_Ref491250328"/>
      <w:bookmarkStart w:id="280" w:name="_Toc491614629"/>
      <w:r w:rsidRPr="00242E3C">
        <w:t xml:space="preserve">Anexo </w:t>
      </w:r>
      <w:bookmarkEnd w:id="279"/>
      <w:r w:rsidR="00FE48D6" w:rsidRPr="00242E3C">
        <w:t>4</w:t>
      </w:r>
      <w:r w:rsidRPr="00242E3C">
        <w:t>. Cantidad de importadores por año</w:t>
      </w:r>
      <w:bookmarkEnd w:id="280"/>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69">
                      <a:extLst>
                        <a:ext uri="{BEBA8EAE-BF5A-486C-A8C5-ECC9F3942E4B}">
                          <a14:imgProps xmlns:a14="http://schemas.microsoft.com/office/drawing/2010/main">
                            <a14:imgLayer r:embed="rId70">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281" w:name="_Ref491548106"/>
      <w:bookmarkStart w:id="282" w:name="_Toc491614630"/>
      <w:r w:rsidRPr="00242E3C">
        <w:rPr>
          <w:b/>
          <w:sz w:val="22"/>
        </w:rPr>
        <w:lastRenderedPageBreak/>
        <w:t xml:space="preserve">Anexo </w:t>
      </w:r>
      <w:bookmarkEnd w:id="281"/>
      <w:r w:rsidRPr="00242E3C">
        <w:rPr>
          <w:b/>
          <w:sz w:val="22"/>
        </w:rPr>
        <w:t>5. Audífonos importados por gama en el 2014-2016</w:t>
      </w:r>
      <w:bookmarkEnd w:id="282"/>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283"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283"/>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284" w:name="_Ref478716939"/>
      <w:bookmarkStart w:id="285" w:name="_Toc491614632"/>
      <w:r w:rsidRPr="00242E3C">
        <w:rPr>
          <w:b/>
          <w:sz w:val="22"/>
        </w:rPr>
        <w:lastRenderedPageBreak/>
        <w:t xml:space="preserve">Anexo </w:t>
      </w:r>
      <w:bookmarkEnd w:id="284"/>
      <w:r w:rsidR="0045359E" w:rsidRPr="00242E3C">
        <w:rPr>
          <w:b/>
          <w:sz w:val="22"/>
        </w:rPr>
        <w:t>7.</w:t>
      </w:r>
      <w:r w:rsidRPr="00242E3C">
        <w:rPr>
          <w:b/>
          <w:sz w:val="22"/>
        </w:rPr>
        <w:t xml:space="preserve"> Número de tiendas por principales competidores</w:t>
      </w:r>
      <w:bookmarkEnd w:id="285"/>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4"/>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286" w:name="_Ref478398174"/>
      <w:bookmarkStart w:id="287" w:name="_Toc491614633"/>
      <w:r w:rsidRPr="00242E3C">
        <w:lastRenderedPageBreak/>
        <w:t xml:space="preserve">Anexo </w:t>
      </w:r>
      <w:bookmarkEnd w:id="286"/>
      <w:r w:rsidR="0045359E" w:rsidRPr="00242E3C">
        <w:t>8</w:t>
      </w:r>
      <w:r w:rsidRPr="00242E3C">
        <w:t>. Personas con limitación auditiva permanente ocasionada por edad avanzada del NSE A y B</w:t>
      </w:r>
      <w:bookmarkEnd w:id="287"/>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288" w:name="_Ref490746357"/>
      <w:bookmarkStart w:id="289" w:name="_Toc491614634"/>
      <w:r w:rsidRPr="00242E3C">
        <w:rPr>
          <w:szCs w:val="22"/>
        </w:rPr>
        <w:lastRenderedPageBreak/>
        <w:t xml:space="preserve">Anexo </w:t>
      </w:r>
      <w:bookmarkEnd w:id="288"/>
      <w:r w:rsidR="00CE2648" w:rsidRPr="00242E3C">
        <w:rPr>
          <w:szCs w:val="22"/>
        </w:rPr>
        <w:t>9</w:t>
      </w:r>
      <w:r w:rsidRPr="00242E3C">
        <w:rPr>
          <w:szCs w:val="22"/>
        </w:rPr>
        <w:t>. Herramientas de estudio de mercado</w:t>
      </w:r>
      <w:bookmarkEnd w:id="289"/>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290" w:name="_Ref478567662"/>
      <w:bookmarkStart w:id="291" w:name="_Toc491614635"/>
      <w:r w:rsidRPr="00242E3C">
        <w:lastRenderedPageBreak/>
        <w:t xml:space="preserve">Anexo </w:t>
      </w:r>
      <w:bookmarkEnd w:id="290"/>
      <w:r w:rsidR="00CE2648" w:rsidRPr="00242E3C">
        <w:t>10</w:t>
      </w:r>
      <w:r w:rsidRPr="00242E3C">
        <w:t>. Identificación de las acciones sociales de acuerdo con su impacto total y factibilidad</w:t>
      </w:r>
      <w:bookmarkEnd w:id="291"/>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292" w:name="_Ref478673925"/>
      <w:bookmarkStart w:id="293" w:name="_Toc491614636"/>
      <w:r w:rsidRPr="00242E3C">
        <w:lastRenderedPageBreak/>
        <w:t xml:space="preserve">Anexo </w:t>
      </w:r>
      <w:bookmarkEnd w:id="292"/>
      <w:r w:rsidR="00FB27C2" w:rsidRPr="00242E3C">
        <w:t>11</w:t>
      </w:r>
      <w:r w:rsidRPr="00242E3C">
        <w:t>. Estado de pérdidas y ganancias para los años 2014, 2015, 2016</w:t>
      </w:r>
      <w:bookmarkEnd w:id="293"/>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294" w:name="_Ref478679625"/>
      <w:bookmarkStart w:id="295" w:name="_Ref478679620"/>
      <w:bookmarkStart w:id="296" w:name="_Toc491614637"/>
      <w:r w:rsidRPr="00242E3C">
        <w:t xml:space="preserve">Anexo </w:t>
      </w:r>
      <w:bookmarkEnd w:id="294"/>
      <w:r w:rsidR="00630D39" w:rsidRPr="00242E3C">
        <w:t>12</w:t>
      </w:r>
      <w:r w:rsidRPr="00242E3C">
        <w:t>. Balance general 2016</w:t>
      </w:r>
      <w:bookmarkEnd w:id="295"/>
      <w:bookmarkEnd w:id="296"/>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297" w:name="_Ref478727569"/>
      <w:bookmarkStart w:id="298" w:name="_Toc491614638"/>
      <w:r w:rsidRPr="00242E3C">
        <w:t xml:space="preserve">Anexo </w:t>
      </w:r>
      <w:bookmarkEnd w:id="297"/>
      <w:r w:rsidR="00630D39" w:rsidRPr="00242E3C">
        <w:t>13</w:t>
      </w:r>
      <w:r w:rsidRPr="00242E3C">
        <w:t>. Flujo de caja proyectado con estrategia</w:t>
      </w:r>
      <w:bookmarkEnd w:id="298"/>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299" w:name="_Ref478727846"/>
      <w:bookmarkStart w:id="300" w:name="_Toc491614639"/>
      <w:r w:rsidRPr="00242E3C">
        <w:lastRenderedPageBreak/>
        <w:t xml:space="preserve">Anexo </w:t>
      </w:r>
      <w:bookmarkEnd w:id="299"/>
      <w:r w:rsidR="00630D39" w:rsidRPr="00242E3C">
        <w:t>14</w:t>
      </w:r>
      <w:r w:rsidRPr="00242E3C">
        <w:t>. Estado de resultados proyectado con estrategia</w:t>
      </w:r>
      <w:bookmarkEnd w:id="300"/>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301" w:name="_Ref478728050"/>
      <w:bookmarkStart w:id="302" w:name="_Toc491614640"/>
      <w:bookmarkStart w:id="303" w:name="_Ref478727423"/>
      <w:r w:rsidRPr="00242E3C">
        <w:lastRenderedPageBreak/>
        <w:t xml:space="preserve">Anexo </w:t>
      </w:r>
      <w:bookmarkEnd w:id="301"/>
      <w:r w:rsidR="00630D39" w:rsidRPr="00242E3C">
        <w:t>15</w:t>
      </w:r>
      <w:r w:rsidRPr="00242E3C">
        <w:t>. Balance general proyectado con estrategia</w:t>
      </w:r>
      <w:bookmarkEnd w:id="302"/>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304" w:name="_Toc491614641"/>
      <w:r w:rsidRPr="00242E3C">
        <w:t xml:space="preserve">Anexo </w:t>
      </w:r>
      <w:bookmarkEnd w:id="303"/>
      <w:r w:rsidR="00630D39" w:rsidRPr="00242E3C">
        <w:t>16</w:t>
      </w:r>
      <w:r w:rsidRPr="00242E3C">
        <w:t>. Análisis ROA</w:t>
      </w:r>
      <w:bookmarkEnd w:id="304"/>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305" w:name="_Ref478728655"/>
      <w:bookmarkStart w:id="306" w:name="_Ref491183017"/>
      <w:bookmarkStart w:id="307" w:name="_Toc491614642"/>
      <w:r w:rsidRPr="00242E3C">
        <w:lastRenderedPageBreak/>
        <w:t xml:space="preserve">Anexo </w:t>
      </w:r>
      <w:bookmarkEnd w:id="305"/>
      <w:r w:rsidR="00630D39" w:rsidRPr="00242E3C">
        <w:t>17</w:t>
      </w:r>
      <w:r w:rsidRPr="00242E3C">
        <w:t xml:space="preserve">. Flujo de caja de Starkey Perú sin aplicar el </w:t>
      </w:r>
      <w:r w:rsidR="003C7A36" w:rsidRPr="00242E3C">
        <w:t>plan estratégico</w:t>
      </w:r>
      <w:bookmarkEnd w:id="306"/>
      <w:bookmarkEnd w:id="307"/>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308" w:name="_Ref491183419"/>
      <w:bookmarkStart w:id="309" w:name="_Toc491614643"/>
      <w:r w:rsidRPr="00242E3C">
        <w:t xml:space="preserve">Anexo </w:t>
      </w:r>
      <w:bookmarkEnd w:id="308"/>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309"/>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310" w:name="_Ref478725841"/>
      <w:bookmarkStart w:id="311"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310"/>
      <w:r w:rsidR="00864735">
        <w:t>20</w:t>
      </w:r>
      <w:r w:rsidRPr="00242E3C">
        <w:t>. Mapa estratégico de Starkey Perú</w:t>
      </w:r>
      <w:bookmarkEnd w:id="311"/>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6E1" w:rsidRDefault="00C566E1" w:rsidP="00267C82">
      <w:r>
        <w:separator/>
      </w:r>
    </w:p>
  </w:endnote>
  <w:endnote w:type="continuationSeparator" w:id="0">
    <w:p w:rsidR="00C566E1" w:rsidRDefault="00C566E1"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5FC" w:rsidRDefault="001875F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EndPr/>
    <w:sdtContent>
      <w:p w:rsidR="001875FC" w:rsidRDefault="001875FC">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1875FC" w:rsidRDefault="001875F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5FC" w:rsidRDefault="001875F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1875FC" w:rsidRPr="00DF4465" w:rsidRDefault="001875FC">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C23428" w:rsidRPr="00C23428">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1875FC" w:rsidRDefault="001875F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EndPr/>
    <w:sdtContent>
      <w:p w:rsidR="001875FC" w:rsidRDefault="001875FC">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1875FC" w:rsidRDefault="001875F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EndPr/>
    <w:sdtContent>
      <w:p w:rsidR="001875FC" w:rsidRDefault="001875FC">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96754C" w:rsidRPr="0096754C">
          <w:rPr>
            <w:rFonts w:ascii="Times New Roman" w:hAnsi="Times New Roman" w:cs="Times New Roman"/>
            <w:noProof/>
            <w:sz w:val="18"/>
            <w:szCs w:val="18"/>
            <w:lang w:val="es-ES"/>
          </w:rPr>
          <w:t>3</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EndPr/>
    <w:sdtContent>
      <w:p w:rsidR="001875FC" w:rsidRDefault="001875FC">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23428" w:rsidRPr="00C23428">
          <w:rPr>
            <w:rFonts w:ascii="Times New Roman" w:hAnsi="Times New Roman" w:cs="Times New Roman"/>
            <w:noProof/>
            <w:sz w:val="18"/>
            <w:szCs w:val="18"/>
            <w:lang w:val="es-ES"/>
          </w:rPr>
          <w:t>1</w:t>
        </w:r>
        <w:r w:rsidRPr="00A855DA">
          <w:rPr>
            <w:rFonts w:ascii="Times New Roman" w:hAnsi="Times New Roman" w:cs="Times New Roman"/>
            <w:sz w:val="18"/>
            <w:szCs w:val="18"/>
          </w:rPr>
          <w:fldChar w:fldCharType="end"/>
        </w:r>
      </w:p>
    </w:sdtContent>
  </w:sdt>
  <w:p w:rsidR="001875FC" w:rsidRDefault="001875FC">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1875FC" w:rsidRPr="00BE2A10" w:rsidRDefault="001875FC">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C23428" w:rsidRPr="00C23428">
          <w:rPr>
            <w:rFonts w:ascii="Times New Roman" w:hAnsi="Times New Roman" w:cs="Times New Roman"/>
            <w:noProof/>
            <w:color w:val="000000" w:themeColor="text1"/>
            <w:sz w:val="18"/>
            <w:szCs w:val="18"/>
            <w:lang w:val="es-ES"/>
          </w:rPr>
          <w:t>76</w:t>
        </w:r>
        <w:r w:rsidRPr="00FE48D6">
          <w:rPr>
            <w:rFonts w:ascii="Times New Roman" w:hAnsi="Times New Roman" w:cs="Times New Roman"/>
            <w:color w:val="000000" w:themeColor="text1"/>
            <w:sz w:val="18"/>
            <w:szCs w:val="18"/>
          </w:rPr>
          <w:fldChar w:fldCharType="end"/>
        </w:r>
      </w:p>
    </w:sdtContent>
  </w:sdt>
  <w:p w:rsidR="001875FC" w:rsidRDefault="001875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6E1" w:rsidRDefault="00C566E1" w:rsidP="00267C82">
      <w:r>
        <w:separator/>
      </w:r>
    </w:p>
  </w:footnote>
  <w:footnote w:type="continuationSeparator" w:id="0">
    <w:p w:rsidR="00C566E1" w:rsidRDefault="00C566E1" w:rsidP="00267C82">
      <w:r>
        <w:continuationSeparator/>
      </w:r>
    </w:p>
  </w:footnote>
  <w:footnote w:id="1">
    <w:p w:rsidR="001875FC" w:rsidRDefault="001875FC" w:rsidP="00444F5D">
      <w:pPr>
        <w:pStyle w:val="Textonotapie"/>
        <w:spacing w:line="240" w:lineRule="auto"/>
      </w:pPr>
      <w:r>
        <w:rPr>
          <w:rStyle w:val="Refdenotaalpie"/>
        </w:rPr>
        <w:footnoteRef/>
      </w:r>
      <w:r>
        <w:t xml:space="preserve"> Datos obtenidos de fuente interna.</w:t>
      </w:r>
    </w:p>
  </w:footnote>
  <w:footnote w:id="2">
    <w:p w:rsidR="001875FC" w:rsidRDefault="001875FC"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1875FC" w:rsidRDefault="001875FC"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1875FC" w:rsidRDefault="001875FC"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1875FC" w:rsidRDefault="001875FC"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1875FC" w:rsidRDefault="001875FC" w:rsidP="006273BD">
      <w:pPr>
        <w:pStyle w:val="Textonotapie"/>
        <w:spacing w:line="240" w:lineRule="auto"/>
      </w:pPr>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p>
  </w:footnote>
  <w:footnote w:id="7">
    <w:p w:rsidR="001875FC" w:rsidRDefault="001875FC" w:rsidP="006273BD">
      <w:pPr>
        <w:pStyle w:val="Textonotapie"/>
        <w:spacing w:line="240" w:lineRule="auto"/>
      </w:pPr>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p>
  </w:footnote>
  <w:footnote w:id="8">
    <w:p w:rsidR="001875FC" w:rsidRPr="008B235A" w:rsidRDefault="001875FC"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9">
    <w:p w:rsidR="001875FC" w:rsidRDefault="001875FC" w:rsidP="008B235A">
      <w:pPr>
        <w:pStyle w:val="Nota"/>
      </w:pPr>
      <w:r>
        <w:rPr>
          <w:rStyle w:val="Refdenotaalpie"/>
        </w:rPr>
        <w:footnoteRef/>
      </w:r>
      <w:r>
        <w:t xml:space="preserve"> La importación se realiza con la partida audífonos, excepto sus partes y accesorios, con código 9021.40.00.00</w:t>
      </w:r>
    </w:p>
  </w:footnote>
  <w:footnote w:id="10">
    <w:p w:rsidR="001875FC" w:rsidRDefault="001875FC"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1">
    <w:p w:rsidR="001875FC" w:rsidRDefault="001875FC"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2">
    <w:p w:rsidR="001875FC" w:rsidRDefault="001875FC"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3">
    <w:p w:rsidR="001875FC" w:rsidRDefault="001875FC"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4">
    <w:p w:rsidR="001875FC" w:rsidRPr="00066E68" w:rsidRDefault="001875FC"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5">
    <w:p w:rsidR="001875FC" w:rsidRPr="002C026B" w:rsidRDefault="001875FC"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6">
    <w:p w:rsidR="001875FC" w:rsidRDefault="001875FC"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17">
    <w:p w:rsidR="001875FC" w:rsidRDefault="001875FC"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18">
    <w:p w:rsidR="001875FC" w:rsidRPr="00D3417E" w:rsidRDefault="001875FC"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19">
    <w:p w:rsidR="001875FC" w:rsidRPr="00D3417E" w:rsidRDefault="001875FC"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0">
    <w:p w:rsidR="001875FC" w:rsidRPr="00D3417E" w:rsidRDefault="001875FC"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1">
    <w:p w:rsidR="001875FC" w:rsidRPr="00D3417E" w:rsidRDefault="001875FC"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2">
    <w:p w:rsidR="001875FC" w:rsidRPr="00D3417E" w:rsidRDefault="001875FC"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3">
    <w:p w:rsidR="001875FC" w:rsidRPr="00D3417E" w:rsidRDefault="001875FC"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5FC" w:rsidRDefault="001875F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5FC" w:rsidRDefault="001875FC"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5FC" w:rsidRDefault="001875F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hideSpellingErrors/>
  <w:hideGrammaticalErrors/>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09D0"/>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92725"/>
    <w:rsid w:val="00093293"/>
    <w:rsid w:val="000A0C6E"/>
    <w:rsid w:val="000A14B7"/>
    <w:rsid w:val="000A6EA6"/>
    <w:rsid w:val="000B04B9"/>
    <w:rsid w:val="000B1E64"/>
    <w:rsid w:val="000B2A89"/>
    <w:rsid w:val="000B2F32"/>
    <w:rsid w:val="000B381A"/>
    <w:rsid w:val="000B38F3"/>
    <w:rsid w:val="000B3E98"/>
    <w:rsid w:val="000B6075"/>
    <w:rsid w:val="000B7116"/>
    <w:rsid w:val="000C1D53"/>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875FC"/>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017D"/>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60CD2"/>
    <w:rsid w:val="0026120C"/>
    <w:rsid w:val="00261377"/>
    <w:rsid w:val="0026208F"/>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AA"/>
    <w:rsid w:val="002968DB"/>
    <w:rsid w:val="00296D66"/>
    <w:rsid w:val="002970CE"/>
    <w:rsid w:val="002A107F"/>
    <w:rsid w:val="002A1A5D"/>
    <w:rsid w:val="002A1EBB"/>
    <w:rsid w:val="002A4208"/>
    <w:rsid w:val="002A4921"/>
    <w:rsid w:val="002A4C6B"/>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67BC6"/>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B0F"/>
    <w:rsid w:val="00650B9A"/>
    <w:rsid w:val="0065111A"/>
    <w:rsid w:val="00652349"/>
    <w:rsid w:val="00655B85"/>
    <w:rsid w:val="00656F4E"/>
    <w:rsid w:val="00660013"/>
    <w:rsid w:val="00660DAC"/>
    <w:rsid w:val="00662298"/>
    <w:rsid w:val="00663D86"/>
    <w:rsid w:val="00666A09"/>
    <w:rsid w:val="00670B53"/>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F2316"/>
    <w:rsid w:val="006F44E1"/>
    <w:rsid w:val="006F46F4"/>
    <w:rsid w:val="00700707"/>
    <w:rsid w:val="007012BB"/>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9B"/>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C62"/>
    <w:rsid w:val="00780CEB"/>
    <w:rsid w:val="007815C8"/>
    <w:rsid w:val="0078257D"/>
    <w:rsid w:val="00782803"/>
    <w:rsid w:val="007828A6"/>
    <w:rsid w:val="00782B3E"/>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452"/>
    <w:rsid w:val="008905C3"/>
    <w:rsid w:val="00890735"/>
    <w:rsid w:val="00890889"/>
    <w:rsid w:val="00891153"/>
    <w:rsid w:val="00891187"/>
    <w:rsid w:val="00891834"/>
    <w:rsid w:val="00891BF9"/>
    <w:rsid w:val="008925F5"/>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6754C"/>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428"/>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66E1"/>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155F"/>
    <w:rsid w:val="00E22DC1"/>
    <w:rsid w:val="00E235C2"/>
    <w:rsid w:val="00E2749B"/>
    <w:rsid w:val="00E30686"/>
    <w:rsid w:val="00E31343"/>
    <w:rsid w:val="00E3251C"/>
    <w:rsid w:val="00E32B92"/>
    <w:rsid w:val="00E3317E"/>
    <w:rsid w:val="00E34DBA"/>
    <w:rsid w:val="00E35A41"/>
    <w:rsid w:val="00E35B82"/>
    <w:rsid w:val="00E36257"/>
    <w:rsid w:val="00E36767"/>
    <w:rsid w:val="00E40374"/>
    <w:rsid w:val="00E40816"/>
    <w:rsid w:val="00E40A3E"/>
    <w:rsid w:val="00E40FE1"/>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66A"/>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142A"/>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30464"/>
    <w:rsid w:val="00F30606"/>
    <w:rsid w:val="00F30DFF"/>
    <w:rsid w:val="00F31ABF"/>
    <w:rsid w:val="00F320E8"/>
    <w:rsid w:val="00F33083"/>
    <w:rsid w:val="00F336D4"/>
    <w:rsid w:val="00F33B91"/>
    <w:rsid w:val="00F37C78"/>
    <w:rsid w:val="00F405EA"/>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png"/><Relationship Id="rId39" Type="http://schemas.microsoft.com/office/2007/relationships/hdphoto" Target="media/hdphoto9.wdp"/><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microsoft.com/office/2007/relationships/hdphoto" Target="media/hdphoto13.wdp"/><Relationship Id="rId50" Type="http://schemas.openxmlformats.org/officeDocument/2006/relationships/hyperlink" Target="http://www.bcrp.gob.pe/docs/Publicaciones/Notas-Estudios/2016/nota-de-estudios-85-2016.pdf" TargetMode="External"/><Relationship Id="rId55" Type="http://schemas.openxmlformats.org/officeDocument/2006/relationships/hyperlink" Target="http://pages.stern.nyu.edu/~adamodar/New_Home_Page/datafile/totalbeta.html" TargetMode="External"/><Relationship Id="rId63" Type="http://schemas.openxmlformats.org/officeDocument/2006/relationships/hyperlink" Target="https://www.whitehouse.gov/sites/default/files/microsites/ostp/PCAST/pcast_hearing_%20tech_%20letterreport_final.pdf" TargetMode="External"/><Relationship Id="rId68" Type="http://schemas.microsoft.com/office/2007/relationships/hdphoto" Target="media/hdphoto14.wdp"/><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9" Type="http://schemas.microsoft.com/office/2007/relationships/hdphoto" Target="media/hdphoto4.wd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microsoft.com/office/2007/relationships/hdphoto" Target="media/hdphoto8.wdp"/><Relationship Id="rId40" Type="http://schemas.openxmlformats.org/officeDocument/2006/relationships/image" Target="media/image13.png"/><Relationship Id="rId45" Type="http://schemas.microsoft.com/office/2007/relationships/hdphoto" Target="media/hdphoto12.wdp"/><Relationship Id="rId53" Type="http://schemas.openxmlformats.org/officeDocument/2006/relationships/hyperlink" Target="http://www.iadb.org/research/dia/2010/files/DIA_2010_Spanish.pdf" TargetMode="External"/><Relationship Id="rId58" Type="http://schemas.openxmlformats.org/officeDocument/2006/relationships/hyperlink" Target="http://proyectos.inei.gob.pe/%20web/biblioineipub/bancopub/Est/Lib1039/libro.pdf" TargetMode="External"/><Relationship Id="rId66" Type="http://schemas.openxmlformats.org/officeDocument/2006/relationships/hyperlink" Target="http://reports.weforum.org/global-competitiveness-index/country-profiles/" TargetMode="External"/><Relationship Id="rId74"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yperlink" Target="http://store.eiu.com/" TargetMode="External"/><Relationship Id="rId61" Type="http://schemas.openxmlformats.org/officeDocument/2006/relationships/hyperlink" Target="http://www.who.int/mediacentre" TargetMode="External"/><Relationship Id="rId10" Type="http://schemas.openxmlformats.org/officeDocument/2006/relationships/header" Target="header1.xml"/><Relationship Id="rId19" Type="http://schemas.microsoft.com/office/2007/relationships/hdphoto" Target="media/hdphoto1.wdp"/><Relationship Id="rId31" Type="http://schemas.microsoft.com/office/2007/relationships/hdphoto" Target="media/hdphoto5.wdp"/><Relationship Id="rId44" Type="http://schemas.openxmlformats.org/officeDocument/2006/relationships/image" Target="media/image15.png"/><Relationship Id="rId52" Type="http://schemas.openxmlformats.org/officeDocument/2006/relationships/hyperlink" Target="http://www.bcrp.gob.pe/docs/Publicaciones/Reporte-Inflacion/2016/setiembre/reporte-de-inflacion-setiembre-2016-presentacion.pdf" TargetMode="External"/><Relationship Id="rId60" Type="http://schemas.openxmlformats.org/officeDocument/2006/relationships/hyperlink" Target="http://www.acuerdoscomerciales.gob.pe/" TargetMode="External"/><Relationship Id="rId65" Type="http://schemas.openxmlformats.org/officeDocument/2006/relationships/hyperlink" Target="http://espanol.doingbusiness.org/~/media/WBG/DoingBusiness/Documents/Annual-Reports/English/DB17-Full-Report.pdf" TargetMode="External"/><Relationship Id="rId73" Type="http://schemas.microsoft.com/office/2007/relationships/hdphoto" Target="media/hdphoto16.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8.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7.png"/><Relationship Id="rId56" Type="http://schemas.openxmlformats.org/officeDocument/2006/relationships/hyperlink" Target="http://pages.stern.nyu.edu/~adamodar/%20New_Home_Page/datafile/histretSP.html" TargetMode="External"/><Relationship Id="rId64" Type="http://schemas.openxmlformats.org/officeDocument/2006/relationships/hyperlink" Target="http://elcomercio.pe/opinion/colaboradores/shock-integridad-y-inversion-alfredo-thorne-noticia-1965934" TargetMode="External"/><Relationship Id="rId69" Type="http://schemas.openxmlformats.org/officeDocument/2006/relationships/image" Target="media/image2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bcrp.gob.pe/docs/Transparencia/Notas-Informativas/2016/nota-informativa-2016-11-10.pdf"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5.png"/><Relationship Id="rId33" Type="http://schemas.microsoft.com/office/2007/relationships/hdphoto" Target="media/hdphoto6.wdp"/><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www.inei.gob.pe/media/MenuRecursivo/publicaciones_digitales/Est/Lib1171/ENEDIS%202012%20-%20COMPLETO.pdf" TargetMode="External"/><Relationship Id="rId67" Type="http://schemas.openxmlformats.org/officeDocument/2006/relationships/image" Target="media/image19.png"/><Relationship Id="rId20" Type="http://schemas.openxmlformats.org/officeDocument/2006/relationships/image" Target="media/image3.png"/><Relationship Id="rId41" Type="http://schemas.microsoft.com/office/2007/relationships/hdphoto" Target="media/hdphoto10.wdp"/><Relationship Id="rId54" Type="http://schemas.openxmlformats.org/officeDocument/2006/relationships/hyperlink" Target="http://www.conadisperu.gob.pe/observatorio/images/articulos/pdf/version_1_AuditivaJP.pdf" TargetMode="External"/><Relationship Id="rId62" Type="http://schemas.openxmlformats.org/officeDocument/2006/relationships/hyperlink" Target="https://www.pwc.com/mx/es/publicaciones%20/archivo/2014-10-alianza-pacifico-baja.pdf" TargetMode="External"/><Relationship Id="rId70" Type="http://schemas.microsoft.com/office/2007/relationships/hdphoto" Target="media/hdphoto15.wdp"/><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331C3-B46F-491A-8755-DFDC48EF4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87</Pages>
  <Words>25534</Words>
  <Characters>140443</Characters>
  <Application>Microsoft Office Word</Application>
  <DocSecurity>0</DocSecurity>
  <Lines>1170</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7</cp:revision>
  <cp:lastPrinted>2017-09-10T15:24:00Z</cp:lastPrinted>
  <dcterms:created xsi:type="dcterms:W3CDTF">2017-09-19T23:31:00Z</dcterms:created>
  <dcterms:modified xsi:type="dcterms:W3CDTF">2017-10-06T18:35:00Z</dcterms:modified>
</cp:coreProperties>
</file>